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695A45" w14:textId="77777777" w:rsidR="007B4AF5" w:rsidRDefault="007B4AF5" w:rsidP="007B4AF5">
      <w:pPr>
        <w:pStyle w:val="NormalWeb"/>
        <w:spacing w:before="0" w:beforeAutospacing="0" w:after="0" w:afterAutospacing="0"/>
        <w:contextualSpacing/>
        <w:jc w:val="center"/>
        <w:rPr>
          <w:b/>
        </w:rPr>
      </w:pPr>
      <w:r>
        <w:rPr>
          <w:b/>
        </w:rPr>
        <w:t>SUPPLEMENTAL MATERIALS</w:t>
      </w:r>
    </w:p>
    <w:p w14:paraId="0AB8F15F" w14:textId="77777777" w:rsidR="0043148C" w:rsidRDefault="0043148C" w:rsidP="007B4AF5">
      <w:pPr>
        <w:pStyle w:val="NormalWeb"/>
        <w:spacing w:before="0" w:beforeAutospacing="0" w:after="0" w:afterAutospacing="0"/>
        <w:contextualSpacing/>
        <w:jc w:val="center"/>
        <w:rPr>
          <w:b/>
        </w:rPr>
      </w:pPr>
    </w:p>
    <w:p w14:paraId="36B1D1EE" w14:textId="008800A4" w:rsidR="0043148C" w:rsidRPr="00B07844" w:rsidRDefault="0043148C" w:rsidP="00B07844">
      <w:pPr>
        <w:spacing w:line="480" w:lineRule="auto"/>
        <w:contextualSpacing/>
        <w:jc w:val="center"/>
        <w:rPr>
          <w:b/>
          <w:i/>
        </w:rPr>
      </w:pPr>
      <w:r w:rsidRPr="0043148C">
        <w:rPr>
          <w:b/>
          <w:i/>
        </w:rPr>
        <w:t>Empathic and Numerate Giving:</w:t>
      </w:r>
      <w:r>
        <w:rPr>
          <w:b/>
          <w:i/>
        </w:rPr>
        <w:t xml:space="preserve"> </w:t>
      </w:r>
      <w:r w:rsidRPr="0043148C">
        <w:rPr>
          <w:b/>
          <w:i/>
        </w:rPr>
        <w:t>The Joint Effects of Images and Charity Evaluations</w:t>
      </w:r>
    </w:p>
    <w:p w14:paraId="7C8D34EB" w14:textId="77777777" w:rsidR="00B07844" w:rsidRDefault="00B07844" w:rsidP="00B07844">
      <w:pPr>
        <w:jc w:val="center"/>
        <w:rPr>
          <w:b/>
        </w:rPr>
      </w:pPr>
    </w:p>
    <w:p w14:paraId="07921B93" w14:textId="77777777" w:rsidR="00B07844" w:rsidRDefault="00B07844" w:rsidP="00B07844">
      <w:pPr>
        <w:spacing w:line="480" w:lineRule="auto"/>
        <w:contextualSpacing/>
        <w:jc w:val="center"/>
        <w:rPr>
          <w:b/>
          <w:sz w:val="28"/>
          <w:szCs w:val="28"/>
        </w:rPr>
      </w:pPr>
      <w:r w:rsidRPr="006F5FD1">
        <w:rPr>
          <w:b/>
          <w:sz w:val="28"/>
          <w:szCs w:val="28"/>
        </w:rPr>
        <w:t>Additional Method Information</w:t>
      </w:r>
    </w:p>
    <w:p w14:paraId="0B3893EC" w14:textId="77777777" w:rsidR="00B07844" w:rsidRPr="006F5FD1" w:rsidRDefault="00B07844" w:rsidP="00B07844">
      <w:pPr>
        <w:spacing w:line="480" w:lineRule="auto"/>
        <w:ind w:left="-284"/>
        <w:contextualSpacing/>
        <w:jc w:val="center"/>
        <w:rPr>
          <w:b/>
        </w:rPr>
      </w:pPr>
      <w:r>
        <w:rPr>
          <w:b/>
        </w:rPr>
        <w:t>Overview of study methods</w:t>
      </w:r>
    </w:p>
    <w:tbl>
      <w:tblPr>
        <w:tblW w:w="9938" w:type="dxa"/>
        <w:tblInd w:w="-176" w:type="dxa"/>
        <w:tblLayout w:type="fixed"/>
        <w:tblLook w:val="04A0" w:firstRow="1" w:lastRow="0" w:firstColumn="1" w:lastColumn="0" w:noHBand="0" w:noVBand="1"/>
      </w:tblPr>
      <w:tblGrid>
        <w:gridCol w:w="724"/>
        <w:gridCol w:w="567"/>
        <w:gridCol w:w="690"/>
        <w:gridCol w:w="869"/>
        <w:gridCol w:w="1134"/>
        <w:gridCol w:w="1843"/>
        <w:gridCol w:w="1985"/>
        <w:gridCol w:w="2126"/>
      </w:tblGrid>
      <w:tr w:rsidR="00B07844" w:rsidRPr="00434270" w14:paraId="6E0F4751" w14:textId="77777777" w:rsidTr="002B502C">
        <w:trPr>
          <w:trHeight w:val="510"/>
        </w:trPr>
        <w:tc>
          <w:tcPr>
            <w:tcW w:w="724" w:type="dxa"/>
            <w:tcBorders>
              <w:top w:val="single" w:sz="4" w:space="0" w:color="auto"/>
              <w:bottom w:val="single" w:sz="4" w:space="0" w:color="auto"/>
            </w:tcBorders>
            <w:shd w:val="clear" w:color="auto" w:fill="auto"/>
            <w:vAlign w:val="center"/>
            <w:hideMark/>
          </w:tcPr>
          <w:p w14:paraId="148F7D15" w14:textId="77777777" w:rsidR="00B07844" w:rsidRPr="000960E2" w:rsidRDefault="00B07844" w:rsidP="00B4515D">
            <w:pPr>
              <w:jc w:val="center"/>
              <w:rPr>
                <w:rFonts w:eastAsia="Times New Roman"/>
                <w:b/>
                <w:bCs/>
                <w:color w:val="000000"/>
                <w:sz w:val="18"/>
                <w:szCs w:val="18"/>
              </w:rPr>
            </w:pPr>
            <w:r w:rsidRPr="000960E2">
              <w:rPr>
                <w:rFonts w:eastAsia="Times New Roman"/>
                <w:b/>
                <w:bCs/>
                <w:color w:val="000000"/>
                <w:sz w:val="18"/>
                <w:szCs w:val="18"/>
              </w:rPr>
              <w:t>Study</w:t>
            </w:r>
          </w:p>
        </w:tc>
        <w:tc>
          <w:tcPr>
            <w:tcW w:w="567" w:type="dxa"/>
            <w:tcBorders>
              <w:top w:val="single" w:sz="4" w:space="0" w:color="auto"/>
              <w:bottom w:val="single" w:sz="4" w:space="0" w:color="auto"/>
            </w:tcBorders>
            <w:shd w:val="clear" w:color="auto" w:fill="auto"/>
            <w:vAlign w:val="center"/>
            <w:hideMark/>
          </w:tcPr>
          <w:p w14:paraId="5FBE58E2" w14:textId="77777777" w:rsidR="00B07844" w:rsidRPr="000960E2" w:rsidRDefault="00B07844" w:rsidP="00B4515D">
            <w:pPr>
              <w:jc w:val="center"/>
              <w:rPr>
                <w:rFonts w:eastAsia="Times New Roman"/>
                <w:b/>
                <w:bCs/>
                <w:color w:val="000000"/>
                <w:sz w:val="18"/>
                <w:szCs w:val="18"/>
              </w:rPr>
            </w:pPr>
            <w:r w:rsidRPr="000960E2">
              <w:rPr>
                <w:rFonts w:eastAsia="Times New Roman"/>
                <w:b/>
                <w:bCs/>
                <w:color w:val="000000"/>
                <w:sz w:val="18"/>
                <w:szCs w:val="18"/>
              </w:rPr>
              <w:t>N</w:t>
            </w:r>
          </w:p>
        </w:tc>
        <w:tc>
          <w:tcPr>
            <w:tcW w:w="690" w:type="dxa"/>
            <w:tcBorders>
              <w:top w:val="single" w:sz="4" w:space="0" w:color="auto"/>
              <w:bottom w:val="single" w:sz="4" w:space="0" w:color="auto"/>
            </w:tcBorders>
            <w:shd w:val="clear" w:color="auto" w:fill="auto"/>
            <w:vAlign w:val="center"/>
            <w:hideMark/>
          </w:tcPr>
          <w:p w14:paraId="2464B02B" w14:textId="77777777" w:rsidR="00B07844" w:rsidRPr="000960E2" w:rsidRDefault="00B07844" w:rsidP="00B4515D">
            <w:pPr>
              <w:jc w:val="center"/>
              <w:rPr>
                <w:rFonts w:eastAsia="Times New Roman"/>
                <w:b/>
                <w:bCs/>
                <w:color w:val="000000"/>
                <w:sz w:val="18"/>
                <w:szCs w:val="18"/>
              </w:rPr>
            </w:pPr>
            <w:r w:rsidRPr="000960E2">
              <w:rPr>
                <w:rFonts w:eastAsia="Times New Roman"/>
                <w:b/>
                <w:bCs/>
                <w:color w:val="000000"/>
                <w:sz w:val="18"/>
                <w:szCs w:val="18"/>
              </w:rPr>
              <w:t>Base $/£</w:t>
            </w:r>
          </w:p>
        </w:tc>
        <w:tc>
          <w:tcPr>
            <w:tcW w:w="869" w:type="dxa"/>
            <w:tcBorders>
              <w:top w:val="single" w:sz="4" w:space="0" w:color="auto"/>
              <w:bottom w:val="single" w:sz="4" w:space="0" w:color="auto"/>
            </w:tcBorders>
            <w:shd w:val="clear" w:color="auto" w:fill="auto"/>
            <w:vAlign w:val="center"/>
            <w:hideMark/>
          </w:tcPr>
          <w:p w14:paraId="45C721D6" w14:textId="77777777" w:rsidR="00B07844" w:rsidRPr="000960E2" w:rsidRDefault="00B07844" w:rsidP="00B4515D">
            <w:pPr>
              <w:jc w:val="center"/>
              <w:rPr>
                <w:rFonts w:eastAsia="Times New Roman"/>
                <w:b/>
                <w:bCs/>
                <w:color w:val="000000"/>
                <w:sz w:val="18"/>
                <w:szCs w:val="18"/>
              </w:rPr>
            </w:pPr>
            <w:r w:rsidRPr="000960E2">
              <w:rPr>
                <w:rFonts w:eastAsia="Times New Roman"/>
                <w:b/>
                <w:bCs/>
                <w:color w:val="000000"/>
                <w:sz w:val="18"/>
                <w:szCs w:val="18"/>
              </w:rPr>
              <w:t>Bonus/ raffle?</w:t>
            </w:r>
          </w:p>
        </w:tc>
        <w:tc>
          <w:tcPr>
            <w:tcW w:w="1134" w:type="dxa"/>
            <w:tcBorders>
              <w:top w:val="single" w:sz="4" w:space="0" w:color="auto"/>
              <w:bottom w:val="single" w:sz="4" w:space="0" w:color="auto"/>
            </w:tcBorders>
            <w:shd w:val="clear" w:color="auto" w:fill="auto"/>
            <w:vAlign w:val="center"/>
            <w:hideMark/>
          </w:tcPr>
          <w:p w14:paraId="0369DBC6" w14:textId="77777777" w:rsidR="00B07844" w:rsidRPr="000960E2" w:rsidRDefault="00B07844" w:rsidP="00B4515D">
            <w:pPr>
              <w:jc w:val="center"/>
              <w:rPr>
                <w:rFonts w:eastAsia="Times New Roman"/>
                <w:b/>
                <w:bCs/>
                <w:color w:val="000000"/>
                <w:sz w:val="18"/>
                <w:szCs w:val="18"/>
              </w:rPr>
            </w:pPr>
            <w:r w:rsidRPr="000960E2">
              <w:rPr>
                <w:rFonts w:eastAsia="Times New Roman"/>
                <w:b/>
                <w:bCs/>
                <w:color w:val="000000"/>
                <w:sz w:val="18"/>
                <w:szCs w:val="18"/>
              </w:rPr>
              <w:t>Charity(s)</w:t>
            </w:r>
          </w:p>
        </w:tc>
        <w:tc>
          <w:tcPr>
            <w:tcW w:w="1843" w:type="dxa"/>
            <w:tcBorders>
              <w:top w:val="single" w:sz="4" w:space="0" w:color="auto"/>
              <w:bottom w:val="single" w:sz="4" w:space="0" w:color="auto"/>
            </w:tcBorders>
            <w:shd w:val="clear" w:color="auto" w:fill="auto"/>
            <w:vAlign w:val="center"/>
            <w:hideMark/>
          </w:tcPr>
          <w:p w14:paraId="0F20E3EB" w14:textId="77777777" w:rsidR="00B07844" w:rsidRPr="000960E2" w:rsidRDefault="00B07844" w:rsidP="00B4515D">
            <w:pPr>
              <w:jc w:val="center"/>
              <w:rPr>
                <w:rFonts w:eastAsia="Times New Roman"/>
                <w:b/>
                <w:bCs/>
                <w:color w:val="CC4125"/>
                <w:sz w:val="18"/>
                <w:szCs w:val="18"/>
              </w:rPr>
            </w:pPr>
            <w:r w:rsidRPr="000960E2">
              <w:rPr>
                <w:rFonts w:eastAsia="Times New Roman"/>
                <w:b/>
                <w:bCs/>
                <w:sz w:val="18"/>
                <w:szCs w:val="18"/>
              </w:rPr>
              <w:t>Image manipulation</w:t>
            </w:r>
          </w:p>
        </w:tc>
        <w:tc>
          <w:tcPr>
            <w:tcW w:w="1985" w:type="dxa"/>
            <w:tcBorders>
              <w:top w:val="single" w:sz="4" w:space="0" w:color="auto"/>
              <w:bottom w:val="single" w:sz="4" w:space="0" w:color="auto"/>
            </w:tcBorders>
            <w:shd w:val="clear" w:color="auto" w:fill="auto"/>
            <w:vAlign w:val="center"/>
            <w:hideMark/>
          </w:tcPr>
          <w:p w14:paraId="7BD46F8E" w14:textId="77777777" w:rsidR="00B07844" w:rsidRPr="000960E2" w:rsidRDefault="00B07844" w:rsidP="00B4515D">
            <w:pPr>
              <w:jc w:val="center"/>
              <w:rPr>
                <w:rFonts w:eastAsia="Times New Roman"/>
                <w:b/>
                <w:bCs/>
                <w:color w:val="000000"/>
                <w:sz w:val="18"/>
                <w:szCs w:val="18"/>
              </w:rPr>
            </w:pPr>
            <w:r w:rsidRPr="000960E2">
              <w:rPr>
                <w:rFonts w:eastAsia="Times New Roman"/>
                <w:b/>
                <w:bCs/>
                <w:color w:val="000000"/>
                <w:sz w:val="18"/>
                <w:szCs w:val="18"/>
              </w:rPr>
              <w:t>Efficiency/effectiveness info manipulation(s)</w:t>
            </w:r>
          </w:p>
        </w:tc>
        <w:tc>
          <w:tcPr>
            <w:tcW w:w="2126" w:type="dxa"/>
            <w:tcBorders>
              <w:top w:val="single" w:sz="4" w:space="0" w:color="auto"/>
              <w:bottom w:val="single" w:sz="4" w:space="0" w:color="auto"/>
            </w:tcBorders>
            <w:shd w:val="clear" w:color="auto" w:fill="auto"/>
            <w:vAlign w:val="center"/>
            <w:hideMark/>
          </w:tcPr>
          <w:p w14:paraId="1FC89BD7" w14:textId="77777777" w:rsidR="00B07844" w:rsidRPr="000960E2" w:rsidRDefault="00B07844" w:rsidP="00B4515D">
            <w:pPr>
              <w:jc w:val="center"/>
              <w:rPr>
                <w:rFonts w:eastAsia="Times New Roman"/>
                <w:b/>
                <w:bCs/>
                <w:color w:val="000000"/>
                <w:sz w:val="18"/>
                <w:szCs w:val="18"/>
              </w:rPr>
            </w:pPr>
            <w:r w:rsidRPr="000960E2">
              <w:rPr>
                <w:rFonts w:eastAsia="Times New Roman"/>
                <w:b/>
                <w:bCs/>
                <w:color w:val="000000"/>
                <w:sz w:val="18"/>
                <w:szCs w:val="18"/>
              </w:rPr>
              <w:t xml:space="preserve">Commitment placement </w:t>
            </w:r>
            <w:r w:rsidRPr="000960E2">
              <w:rPr>
                <w:rFonts w:eastAsia="Times New Roman"/>
                <w:b/>
                <w:bCs/>
                <w:color w:val="000000"/>
                <w:sz w:val="18"/>
                <w:szCs w:val="18"/>
                <w:vertAlign w:val="superscript"/>
              </w:rPr>
              <w:t>a</w:t>
            </w:r>
          </w:p>
        </w:tc>
      </w:tr>
      <w:tr w:rsidR="00B07844" w:rsidRPr="00434270" w14:paraId="6773303F" w14:textId="77777777" w:rsidTr="002B502C">
        <w:trPr>
          <w:trHeight w:val="1080"/>
        </w:trPr>
        <w:tc>
          <w:tcPr>
            <w:tcW w:w="724" w:type="dxa"/>
            <w:tcBorders>
              <w:top w:val="single" w:sz="4" w:space="0" w:color="auto"/>
            </w:tcBorders>
            <w:shd w:val="clear" w:color="auto" w:fill="auto"/>
            <w:vAlign w:val="center"/>
            <w:hideMark/>
          </w:tcPr>
          <w:p w14:paraId="5B2FE1D0" w14:textId="77777777" w:rsidR="00B07844" w:rsidRPr="000960E2" w:rsidRDefault="00B07844" w:rsidP="00B4515D">
            <w:pPr>
              <w:jc w:val="center"/>
              <w:rPr>
                <w:rFonts w:eastAsia="Times New Roman"/>
                <w:bCs/>
                <w:color w:val="000000"/>
                <w:sz w:val="18"/>
                <w:szCs w:val="18"/>
              </w:rPr>
            </w:pPr>
            <w:r w:rsidRPr="000960E2">
              <w:rPr>
                <w:rFonts w:eastAsia="Times New Roman"/>
                <w:bCs/>
                <w:color w:val="000000"/>
                <w:sz w:val="18"/>
                <w:szCs w:val="18"/>
              </w:rPr>
              <w:t>1</w:t>
            </w:r>
          </w:p>
        </w:tc>
        <w:tc>
          <w:tcPr>
            <w:tcW w:w="567" w:type="dxa"/>
            <w:tcBorders>
              <w:top w:val="single" w:sz="4" w:space="0" w:color="auto"/>
            </w:tcBorders>
            <w:shd w:val="clear" w:color="auto" w:fill="auto"/>
            <w:vAlign w:val="center"/>
            <w:hideMark/>
          </w:tcPr>
          <w:p w14:paraId="56F6DE46"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398</w:t>
            </w:r>
          </w:p>
        </w:tc>
        <w:tc>
          <w:tcPr>
            <w:tcW w:w="690" w:type="dxa"/>
            <w:tcBorders>
              <w:top w:val="single" w:sz="4" w:space="0" w:color="auto"/>
            </w:tcBorders>
            <w:shd w:val="clear" w:color="auto" w:fill="auto"/>
            <w:vAlign w:val="center"/>
            <w:hideMark/>
          </w:tcPr>
          <w:p w14:paraId="57BA0AFB"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$1.50</w:t>
            </w:r>
          </w:p>
        </w:tc>
        <w:tc>
          <w:tcPr>
            <w:tcW w:w="869" w:type="dxa"/>
            <w:tcBorders>
              <w:top w:val="single" w:sz="4" w:space="0" w:color="auto"/>
            </w:tcBorders>
            <w:shd w:val="clear" w:color="auto" w:fill="auto"/>
            <w:vAlign w:val="center"/>
            <w:hideMark/>
          </w:tcPr>
          <w:p w14:paraId="17441A13"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$3</w:t>
            </w:r>
          </w:p>
        </w:tc>
        <w:tc>
          <w:tcPr>
            <w:tcW w:w="1134" w:type="dxa"/>
            <w:tcBorders>
              <w:top w:val="single" w:sz="4" w:space="0" w:color="auto"/>
            </w:tcBorders>
            <w:shd w:val="clear" w:color="auto" w:fill="auto"/>
            <w:vAlign w:val="center"/>
            <w:hideMark/>
          </w:tcPr>
          <w:p w14:paraId="2AA90B0B"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Syria Fund of Save the Children</w:t>
            </w:r>
          </w:p>
        </w:tc>
        <w:tc>
          <w:tcPr>
            <w:tcW w:w="1843" w:type="dxa"/>
            <w:tcBorders>
              <w:top w:val="single" w:sz="4" w:space="0" w:color="auto"/>
            </w:tcBorders>
            <w:shd w:val="clear" w:color="auto" w:fill="auto"/>
            <w:vAlign w:val="center"/>
            <w:hideMark/>
          </w:tcPr>
          <w:p w14:paraId="32196B0E"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Named boy in ambulance following airstrike vs. no image</w:t>
            </w:r>
          </w:p>
        </w:tc>
        <w:tc>
          <w:tcPr>
            <w:tcW w:w="1985" w:type="dxa"/>
            <w:tcBorders>
              <w:top w:val="single" w:sz="4" w:space="0" w:color="auto"/>
            </w:tcBorders>
            <w:shd w:val="clear" w:color="auto" w:fill="auto"/>
            <w:vAlign w:val="center"/>
            <w:hideMark/>
          </w:tcPr>
          <w:p w14:paraId="142CCB8F"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Charity Navigator (CN) positive efficiency evaluations</w:t>
            </w:r>
          </w:p>
        </w:tc>
        <w:tc>
          <w:tcPr>
            <w:tcW w:w="2126" w:type="dxa"/>
            <w:tcBorders>
              <w:top w:val="single" w:sz="4" w:space="0" w:color="auto"/>
            </w:tcBorders>
            <w:shd w:val="clear" w:color="auto" w:fill="auto"/>
            <w:vAlign w:val="center"/>
            <w:hideMark/>
          </w:tcPr>
          <w:p w14:paraId="1589EDC4"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B07844" w:rsidRPr="00434270" w14:paraId="7FA3B1A2" w14:textId="77777777" w:rsidTr="002B502C">
        <w:trPr>
          <w:trHeight w:val="1020"/>
        </w:trPr>
        <w:tc>
          <w:tcPr>
            <w:tcW w:w="724" w:type="dxa"/>
            <w:shd w:val="clear" w:color="auto" w:fill="auto"/>
            <w:vAlign w:val="center"/>
            <w:hideMark/>
          </w:tcPr>
          <w:p w14:paraId="490EDBFE" w14:textId="77777777" w:rsidR="00B07844" w:rsidRPr="000960E2" w:rsidRDefault="00B07844" w:rsidP="00B4515D">
            <w:pPr>
              <w:jc w:val="center"/>
              <w:rPr>
                <w:rFonts w:eastAsia="Times New Roman"/>
                <w:bCs/>
                <w:color w:val="000000"/>
                <w:sz w:val="18"/>
                <w:szCs w:val="18"/>
              </w:rPr>
            </w:pPr>
            <w:r w:rsidRPr="000960E2">
              <w:rPr>
                <w:rFonts w:eastAsia="Times New Roman"/>
                <w:bCs/>
                <w:color w:val="000000"/>
                <w:sz w:val="18"/>
                <w:szCs w:val="18"/>
              </w:rPr>
              <w:t>2</w:t>
            </w:r>
          </w:p>
        </w:tc>
        <w:tc>
          <w:tcPr>
            <w:tcW w:w="567" w:type="dxa"/>
            <w:shd w:val="clear" w:color="auto" w:fill="auto"/>
            <w:vAlign w:val="center"/>
            <w:hideMark/>
          </w:tcPr>
          <w:p w14:paraId="5A1A89D2"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614</w:t>
            </w:r>
          </w:p>
        </w:tc>
        <w:tc>
          <w:tcPr>
            <w:tcW w:w="690" w:type="dxa"/>
            <w:shd w:val="clear" w:color="auto" w:fill="auto"/>
            <w:vAlign w:val="center"/>
            <w:hideMark/>
          </w:tcPr>
          <w:p w14:paraId="4726225E" w14:textId="77777777" w:rsidR="00B07844" w:rsidRPr="000960E2" w:rsidRDefault="00B07844" w:rsidP="00B4515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$1.50</w:t>
            </w:r>
          </w:p>
        </w:tc>
        <w:tc>
          <w:tcPr>
            <w:tcW w:w="869" w:type="dxa"/>
            <w:shd w:val="clear" w:color="auto" w:fill="auto"/>
            <w:vAlign w:val="center"/>
            <w:hideMark/>
          </w:tcPr>
          <w:p w14:paraId="1D014B44" w14:textId="77777777" w:rsidR="00B07844" w:rsidRPr="000960E2" w:rsidRDefault="00B07844" w:rsidP="00B4515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$3</w:t>
            </w:r>
          </w:p>
        </w:tc>
        <w:tc>
          <w:tcPr>
            <w:tcW w:w="1134" w:type="dxa"/>
            <w:shd w:val="clear" w:color="auto" w:fill="auto"/>
            <w:vAlign w:val="center"/>
            <w:hideMark/>
          </w:tcPr>
          <w:p w14:paraId="55B11E62" w14:textId="77777777" w:rsidR="00B07844" w:rsidRPr="000960E2" w:rsidRDefault="00B07844" w:rsidP="00B4515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Syria Fund of Save the Children</w:t>
            </w:r>
          </w:p>
        </w:tc>
        <w:tc>
          <w:tcPr>
            <w:tcW w:w="1843" w:type="dxa"/>
            <w:shd w:val="clear" w:color="auto" w:fill="auto"/>
            <w:vAlign w:val="center"/>
            <w:hideMark/>
          </w:tcPr>
          <w:p w14:paraId="06E775AA" w14:textId="77777777" w:rsidR="00B07844" w:rsidRPr="000960E2" w:rsidRDefault="00B07844" w:rsidP="00B4515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
          <w:p w14:paraId="7899A8FC"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 xml:space="preserve">CN pos. efficiency vs. no info vs. </w:t>
            </w:r>
            <w:r w:rsidRPr="000960E2">
              <w:rPr>
                <w:rFonts w:eastAsia="Times New Roman"/>
                <w:color w:val="000000"/>
                <w:sz w:val="18"/>
                <w:szCs w:val="18"/>
              </w:rPr>
              <w:br/>
              <w:t>negative info manip. (aid convoy not reaching destination)</w:t>
            </w:r>
          </w:p>
        </w:tc>
        <w:tc>
          <w:tcPr>
            <w:tcW w:w="2126" w:type="dxa"/>
            <w:shd w:val="clear" w:color="auto" w:fill="auto"/>
            <w:vAlign w:val="center"/>
            <w:hideMark/>
          </w:tcPr>
          <w:p w14:paraId="39F4CE86"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Commitment to donate consistently after both image and efficiency information</w:t>
            </w:r>
          </w:p>
        </w:tc>
      </w:tr>
      <w:tr w:rsidR="00B07844" w:rsidRPr="00434270" w14:paraId="63DDF9D0" w14:textId="77777777" w:rsidTr="002B502C">
        <w:trPr>
          <w:trHeight w:val="1020"/>
        </w:trPr>
        <w:tc>
          <w:tcPr>
            <w:tcW w:w="724" w:type="dxa"/>
            <w:shd w:val="clear" w:color="auto" w:fill="auto"/>
            <w:vAlign w:val="center"/>
            <w:hideMark/>
          </w:tcPr>
          <w:p w14:paraId="45E29494" w14:textId="77777777" w:rsidR="00B07844" w:rsidRPr="000960E2" w:rsidRDefault="00B07844" w:rsidP="00B4515D">
            <w:pPr>
              <w:jc w:val="center"/>
              <w:rPr>
                <w:rFonts w:eastAsia="Times New Roman"/>
                <w:bCs/>
                <w:color w:val="000000"/>
                <w:sz w:val="18"/>
                <w:szCs w:val="18"/>
              </w:rPr>
            </w:pPr>
            <w:r w:rsidRPr="000960E2">
              <w:rPr>
                <w:rFonts w:eastAsia="Times New Roman"/>
                <w:bCs/>
                <w:color w:val="000000"/>
                <w:sz w:val="18"/>
                <w:szCs w:val="18"/>
              </w:rPr>
              <w:t>3</w:t>
            </w:r>
          </w:p>
        </w:tc>
        <w:tc>
          <w:tcPr>
            <w:tcW w:w="567" w:type="dxa"/>
            <w:shd w:val="clear" w:color="auto" w:fill="auto"/>
            <w:vAlign w:val="center"/>
            <w:hideMark/>
          </w:tcPr>
          <w:p w14:paraId="206ACDDB"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611</w:t>
            </w:r>
          </w:p>
        </w:tc>
        <w:tc>
          <w:tcPr>
            <w:tcW w:w="690" w:type="dxa"/>
            <w:shd w:val="clear" w:color="auto" w:fill="auto"/>
            <w:vAlign w:val="center"/>
            <w:hideMark/>
          </w:tcPr>
          <w:p w14:paraId="3C68071A" w14:textId="77777777" w:rsidR="00B07844" w:rsidRPr="000960E2" w:rsidRDefault="00B07844" w:rsidP="00B4515D">
            <w:pPr>
              <w:jc w:val="center"/>
              <w:rPr>
                <w:rFonts w:eastAsia="Times New Roman"/>
                <w:color w:val="999999"/>
                <w:sz w:val="18"/>
                <w:szCs w:val="18"/>
              </w:rPr>
            </w:pPr>
            <w:r w:rsidRPr="000960E2">
              <w:rPr>
                <w:rFonts w:eastAsia="Times New Roman"/>
                <w:color w:val="999999"/>
                <w:sz w:val="18"/>
                <w:szCs w:val="18"/>
              </w:rPr>
              <w:t>$1.50</w:t>
            </w:r>
          </w:p>
        </w:tc>
        <w:tc>
          <w:tcPr>
            <w:tcW w:w="869" w:type="dxa"/>
            <w:shd w:val="clear" w:color="auto" w:fill="auto"/>
            <w:vAlign w:val="center"/>
            <w:hideMark/>
          </w:tcPr>
          <w:p w14:paraId="7DE5414A"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1/25 odds for $50</w:t>
            </w:r>
          </w:p>
        </w:tc>
        <w:tc>
          <w:tcPr>
            <w:tcW w:w="1134" w:type="dxa"/>
            <w:shd w:val="clear" w:color="auto" w:fill="auto"/>
            <w:vAlign w:val="center"/>
            <w:hideMark/>
          </w:tcPr>
          <w:p w14:paraId="5F06B3B5" w14:textId="77777777" w:rsidR="00B07844" w:rsidRPr="000960E2" w:rsidRDefault="00B07844" w:rsidP="00B4515D">
            <w:pPr>
              <w:jc w:val="center"/>
              <w:rPr>
                <w:rFonts w:eastAsia="Times New Roman"/>
                <w:color w:val="A6A6A6" w:themeColor="background1" w:themeShade="A6"/>
                <w:sz w:val="18"/>
                <w:szCs w:val="18"/>
              </w:rPr>
            </w:pPr>
            <w:r w:rsidRPr="000960E2">
              <w:rPr>
                <w:rFonts w:eastAsia="Times New Roman"/>
                <w:color w:val="A6A6A6" w:themeColor="background1" w:themeShade="A6"/>
                <w:sz w:val="18"/>
                <w:szCs w:val="18"/>
              </w:rPr>
              <w:t>Syria Fund of Save the Children</w:t>
            </w:r>
          </w:p>
        </w:tc>
        <w:tc>
          <w:tcPr>
            <w:tcW w:w="1843" w:type="dxa"/>
            <w:shd w:val="clear" w:color="auto" w:fill="auto"/>
            <w:vAlign w:val="center"/>
            <w:hideMark/>
          </w:tcPr>
          <w:p w14:paraId="1F292250" w14:textId="77777777" w:rsidR="00B07844" w:rsidRPr="000960E2" w:rsidRDefault="00B07844" w:rsidP="00B4515D">
            <w:pPr>
              <w:jc w:val="center"/>
              <w:rPr>
                <w:rFonts w:eastAsia="Times New Roman"/>
                <w:color w:val="999999"/>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
          <w:p w14:paraId="08161EB3" w14:textId="77777777" w:rsidR="00B07844" w:rsidRPr="000960E2" w:rsidRDefault="00B07844" w:rsidP="00B4515D">
            <w:pPr>
              <w:jc w:val="center"/>
              <w:rPr>
                <w:rFonts w:eastAsia="Times New Roman"/>
                <w:color w:val="999999"/>
                <w:sz w:val="18"/>
                <w:szCs w:val="18"/>
              </w:rPr>
            </w:pPr>
            <w:r w:rsidRPr="000960E2">
              <w:rPr>
                <w:rFonts w:eastAsia="Times New Roman"/>
                <w:color w:val="A6A6A6" w:themeColor="background1" w:themeShade="A6"/>
                <w:sz w:val="18"/>
                <w:szCs w:val="18"/>
              </w:rPr>
              <w:t xml:space="preserve">CN pos. efficiency vs. no info vs. </w:t>
            </w:r>
            <w:r w:rsidRPr="000960E2">
              <w:rPr>
                <w:rFonts w:eastAsia="Times New Roman"/>
                <w:color w:val="A6A6A6" w:themeColor="background1" w:themeShade="A6"/>
                <w:sz w:val="18"/>
                <w:szCs w:val="18"/>
              </w:rPr>
              <w:br/>
              <w:t>negative info manip. (aid convoy not reaching destination)</w:t>
            </w:r>
          </w:p>
        </w:tc>
        <w:tc>
          <w:tcPr>
            <w:tcW w:w="2126" w:type="dxa"/>
            <w:shd w:val="clear" w:color="auto" w:fill="auto"/>
            <w:vAlign w:val="center"/>
            <w:hideMark/>
          </w:tcPr>
          <w:p w14:paraId="53A45F04" w14:textId="77777777" w:rsidR="00B07844" w:rsidRPr="000960E2" w:rsidRDefault="00B07844" w:rsidP="00B4515D">
            <w:pPr>
              <w:jc w:val="center"/>
              <w:rPr>
                <w:rFonts w:eastAsia="Times New Roman"/>
                <w:color w:val="999999"/>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B07844" w:rsidRPr="00434270" w14:paraId="518FA9A4" w14:textId="77777777" w:rsidTr="002B502C">
        <w:trPr>
          <w:trHeight w:val="1275"/>
        </w:trPr>
        <w:tc>
          <w:tcPr>
            <w:tcW w:w="724" w:type="dxa"/>
            <w:shd w:val="clear" w:color="auto" w:fill="auto"/>
            <w:vAlign w:val="center"/>
            <w:hideMark/>
          </w:tcPr>
          <w:p w14:paraId="55C586D7" w14:textId="77777777" w:rsidR="00B07844" w:rsidRPr="000960E2" w:rsidRDefault="00B07844" w:rsidP="00B4515D">
            <w:pPr>
              <w:jc w:val="center"/>
              <w:rPr>
                <w:rFonts w:eastAsia="Times New Roman"/>
                <w:bCs/>
                <w:color w:val="000000"/>
                <w:sz w:val="18"/>
                <w:szCs w:val="18"/>
              </w:rPr>
            </w:pPr>
            <w:r w:rsidRPr="000960E2">
              <w:rPr>
                <w:rFonts w:eastAsia="Times New Roman"/>
                <w:bCs/>
                <w:color w:val="000000"/>
                <w:sz w:val="18"/>
                <w:szCs w:val="18"/>
              </w:rPr>
              <w:t>4</w:t>
            </w:r>
          </w:p>
        </w:tc>
        <w:tc>
          <w:tcPr>
            <w:tcW w:w="567" w:type="dxa"/>
            <w:shd w:val="clear" w:color="auto" w:fill="auto"/>
            <w:vAlign w:val="center"/>
            <w:hideMark/>
          </w:tcPr>
          <w:p w14:paraId="15D2BDA0"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608</w:t>
            </w:r>
          </w:p>
        </w:tc>
        <w:tc>
          <w:tcPr>
            <w:tcW w:w="690" w:type="dxa"/>
            <w:shd w:val="clear" w:color="auto" w:fill="auto"/>
            <w:vAlign w:val="center"/>
            <w:hideMark/>
          </w:tcPr>
          <w:p w14:paraId="50C15C98"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$2</w:t>
            </w:r>
          </w:p>
        </w:tc>
        <w:tc>
          <w:tcPr>
            <w:tcW w:w="869" w:type="dxa"/>
            <w:shd w:val="clear" w:color="auto" w:fill="auto"/>
            <w:vAlign w:val="center"/>
            <w:hideMark/>
          </w:tcPr>
          <w:p w14:paraId="250A1946" w14:textId="77777777" w:rsidR="00B07844" w:rsidRPr="000960E2" w:rsidRDefault="00B07844" w:rsidP="00B4515D">
            <w:pPr>
              <w:jc w:val="center"/>
              <w:rPr>
                <w:rFonts w:eastAsia="Times New Roman"/>
                <w:color w:val="999999"/>
                <w:sz w:val="18"/>
                <w:szCs w:val="18"/>
              </w:rPr>
            </w:pPr>
            <w:r w:rsidRPr="000960E2">
              <w:rPr>
                <w:rFonts w:eastAsia="Times New Roman"/>
                <w:sz w:val="18"/>
                <w:szCs w:val="18"/>
              </w:rPr>
              <w:t>1/100 odds for $50</w:t>
            </w:r>
          </w:p>
        </w:tc>
        <w:tc>
          <w:tcPr>
            <w:tcW w:w="1134" w:type="dxa"/>
            <w:shd w:val="clear" w:color="auto" w:fill="auto"/>
            <w:vAlign w:val="center"/>
            <w:hideMark/>
          </w:tcPr>
          <w:p w14:paraId="0F78550B"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Syria, 2 un-named charities (choice)</w:t>
            </w:r>
          </w:p>
        </w:tc>
        <w:tc>
          <w:tcPr>
            <w:tcW w:w="1843" w:type="dxa"/>
            <w:shd w:val="clear" w:color="auto" w:fill="auto"/>
            <w:vAlign w:val="center"/>
            <w:hideMark/>
          </w:tcPr>
          <w:p w14:paraId="16634CD5" w14:textId="77777777" w:rsidR="00B07844" w:rsidRPr="000960E2" w:rsidRDefault="00B07844" w:rsidP="00B4515D">
            <w:pPr>
              <w:jc w:val="center"/>
              <w:rPr>
                <w:rFonts w:eastAsia="Times New Roman"/>
                <w:color w:val="999999"/>
                <w:sz w:val="18"/>
                <w:szCs w:val="18"/>
              </w:rPr>
            </w:pPr>
            <w:r w:rsidRPr="000960E2">
              <w:rPr>
                <w:rFonts w:eastAsia="Times New Roman"/>
                <w:color w:val="A6A6A6" w:themeColor="background1" w:themeShade="A6"/>
                <w:sz w:val="18"/>
                <w:szCs w:val="18"/>
              </w:rPr>
              <w:t>Named boy in ambulance…</w:t>
            </w:r>
          </w:p>
        </w:tc>
        <w:tc>
          <w:tcPr>
            <w:tcW w:w="1985" w:type="dxa"/>
            <w:shd w:val="clear" w:color="auto" w:fill="auto"/>
            <w:vAlign w:val="center"/>
            <w:hideMark/>
          </w:tcPr>
          <w:p w14:paraId="7A8745F1"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Conjoint eval. of 2 charities,  CN efficiency (high/low)</w:t>
            </w:r>
          </w:p>
        </w:tc>
        <w:tc>
          <w:tcPr>
            <w:tcW w:w="2126" w:type="dxa"/>
            <w:shd w:val="clear" w:color="auto" w:fill="auto"/>
            <w:vAlign w:val="center"/>
            <w:hideMark/>
          </w:tcPr>
          <w:p w14:paraId="32932217"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Placement of commitment experimentally varied to be before vs after efficiency information. </w:t>
            </w:r>
          </w:p>
        </w:tc>
      </w:tr>
      <w:tr w:rsidR="00B07844" w:rsidRPr="00434270" w14:paraId="2914E909" w14:textId="77777777" w:rsidTr="004034CC">
        <w:trPr>
          <w:trHeight w:val="1056"/>
        </w:trPr>
        <w:tc>
          <w:tcPr>
            <w:tcW w:w="724" w:type="dxa"/>
            <w:shd w:val="clear" w:color="auto" w:fill="auto"/>
            <w:vAlign w:val="center"/>
            <w:hideMark/>
          </w:tcPr>
          <w:p w14:paraId="0F6BD7E4" w14:textId="77777777" w:rsidR="00B07844" w:rsidRPr="000960E2" w:rsidRDefault="00B07844" w:rsidP="00B4515D">
            <w:pPr>
              <w:jc w:val="center"/>
              <w:rPr>
                <w:rFonts w:eastAsia="Times New Roman"/>
                <w:bCs/>
                <w:color w:val="000000"/>
                <w:sz w:val="18"/>
                <w:szCs w:val="18"/>
              </w:rPr>
            </w:pPr>
            <w:r w:rsidRPr="000960E2">
              <w:rPr>
                <w:rFonts w:eastAsia="Times New Roman"/>
                <w:bCs/>
                <w:color w:val="000000"/>
                <w:sz w:val="18"/>
                <w:szCs w:val="18"/>
              </w:rPr>
              <w:t>5</w:t>
            </w:r>
          </w:p>
        </w:tc>
        <w:tc>
          <w:tcPr>
            <w:tcW w:w="567" w:type="dxa"/>
            <w:shd w:val="clear" w:color="auto" w:fill="auto"/>
            <w:vAlign w:val="center"/>
            <w:hideMark/>
          </w:tcPr>
          <w:p w14:paraId="3745FB1A"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433</w:t>
            </w:r>
          </w:p>
        </w:tc>
        <w:tc>
          <w:tcPr>
            <w:tcW w:w="690" w:type="dxa"/>
            <w:shd w:val="clear" w:color="auto" w:fill="auto"/>
            <w:vAlign w:val="center"/>
            <w:hideMark/>
          </w:tcPr>
          <w:p w14:paraId="12BEF3E8"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$1.50</w:t>
            </w:r>
          </w:p>
        </w:tc>
        <w:tc>
          <w:tcPr>
            <w:tcW w:w="869" w:type="dxa"/>
            <w:shd w:val="clear" w:color="auto" w:fill="auto"/>
            <w:vAlign w:val="center"/>
            <w:hideMark/>
          </w:tcPr>
          <w:p w14:paraId="429FCE7E"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$5</w:t>
            </w:r>
          </w:p>
        </w:tc>
        <w:tc>
          <w:tcPr>
            <w:tcW w:w="1134" w:type="dxa"/>
            <w:shd w:val="clear" w:color="auto" w:fill="auto"/>
            <w:vAlign w:val="center"/>
            <w:hideMark/>
          </w:tcPr>
          <w:p w14:paraId="07C18EFE"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Polio Eradication Initiative</w:t>
            </w:r>
          </w:p>
        </w:tc>
        <w:tc>
          <w:tcPr>
            <w:tcW w:w="1843" w:type="dxa"/>
            <w:shd w:val="clear" w:color="auto" w:fill="auto"/>
            <w:vAlign w:val="center"/>
            <w:hideMark/>
          </w:tcPr>
          <w:p w14:paraId="27976A3C"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Child with polio in hospital (un-named) vs. no image</w:t>
            </w:r>
          </w:p>
        </w:tc>
        <w:tc>
          <w:tcPr>
            <w:tcW w:w="1985" w:type="dxa"/>
            <w:shd w:val="clear" w:color="auto" w:fill="auto"/>
            <w:vAlign w:val="center"/>
            <w:hideMark/>
          </w:tcPr>
          <w:p w14:paraId="76D34FF8"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Costs/ benefit anal. for Polio Eradication (favorable)</w:t>
            </w:r>
          </w:p>
        </w:tc>
        <w:tc>
          <w:tcPr>
            <w:tcW w:w="2126" w:type="dxa"/>
            <w:shd w:val="clear" w:color="auto" w:fill="auto"/>
            <w:vAlign w:val="center"/>
            <w:hideMark/>
          </w:tcPr>
          <w:p w14:paraId="23AFC492"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Commitment question asked between image and efficiency information in the combined condition.</w:t>
            </w:r>
            <w:r w:rsidRPr="000960E2">
              <w:rPr>
                <w:rFonts w:eastAsia="Times New Roman"/>
                <w:color w:val="999999"/>
                <w:sz w:val="18"/>
                <w:szCs w:val="18"/>
              </w:rPr>
              <w:t> </w:t>
            </w:r>
          </w:p>
        </w:tc>
      </w:tr>
      <w:tr w:rsidR="00B07844" w:rsidRPr="00434270" w14:paraId="4D8C6B07" w14:textId="77777777" w:rsidTr="002B502C">
        <w:trPr>
          <w:trHeight w:val="1245"/>
        </w:trPr>
        <w:tc>
          <w:tcPr>
            <w:tcW w:w="724" w:type="dxa"/>
            <w:tcBorders>
              <w:bottom w:val="single" w:sz="4" w:space="0" w:color="auto"/>
            </w:tcBorders>
            <w:shd w:val="clear" w:color="auto" w:fill="auto"/>
            <w:vAlign w:val="center"/>
            <w:hideMark/>
          </w:tcPr>
          <w:p w14:paraId="223CC980" w14:textId="77777777" w:rsidR="00B07844" w:rsidRPr="000960E2" w:rsidRDefault="00B07844" w:rsidP="00B4515D">
            <w:pPr>
              <w:jc w:val="center"/>
              <w:rPr>
                <w:rFonts w:eastAsia="Times New Roman"/>
                <w:bCs/>
                <w:color w:val="000000"/>
                <w:sz w:val="18"/>
                <w:szCs w:val="18"/>
              </w:rPr>
            </w:pPr>
            <w:r w:rsidRPr="000960E2">
              <w:rPr>
                <w:rFonts w:eastAsia="Times New Roman"/>
                <w:bCs/>
                <w:color w:val="000000"/>
                <w:sz w:val="18"/>
                <w:szCs w:val="18"/>
              </w:rPr>
              <w:t>6</w:t>
            </w:r>
          </w:p>
        </w:tc>
        <w:tc>
          <w:tcPr>
            <w:tcW w:w="567" w:type="dxa"/>
            <w:tcBorders>
              <w:bottom w:val="single" w:sz="4" w:space="0" w:color="auto"/>
            </w:tcBorders>
            <w:shd w:val="clear" w:color="auto" w:fill="auto"/>
            <w:vAlign w:val="center"/>
            <w:hideMark/>
          </w:tcPr>
          <w:p w14:paraId="110AF511"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378</w:t>
            </w:r>
          </w:p>
        </w:tc>
        <w:tc>
          <w:tcPr>
            <w:tcW w:w="690" w:type="dxa"/>
            <w:tcBorders>
              <w:bottom w:val="single" w:sz="4" w:space="0" w:color="auto"/>
            </w:tcBorders>
            <w:shd w:val="clear" w:color="auto" w:fill="auto"/>
            <w:vAlign w:val="center"/>
            <w:hideMark/>
          </w:tcPr>
          <w:p w14:paraId="6C683E2D"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0</w:t>
            </w:r>
          </w:p>
        </w:tc>
        <w:tc>
          <w:tcPr>
            <w:tcW w:w="869" w:type="dxa"/>
            <w:tcBorders>
              <w:bottom w:val="single" w:sz="4" w:space="0" w:color="auto"/>
            </w:tcBorders>
            <w:shd w:val="clear" w:color="auto" w:fill="auto"/>
            <w:vAlign w:val="center"/>
            <w:hideMark/>
          </w:tcPr>
          <w:p w14:paraId="7A96C516" w14:textId="1E76454E" w:rsidR="002B502C" w:rsidRPr="002B502C" w:rsidRDefault="002B502C" w:rsidP="002B502C">
            <w:pPr>
              <w:jc w:val="center"/>
              <w:rPr>
                <w:rFonts w:eastAsia="Times New Roman"/>
                <w:sz w:val="18"/>
                <w:szCs w:val="18"/>
              </w:rPr>
            </w:pPr>
            <w:r w:rsidRPr="002B502C">
              <w:rPr>
                <w:rFonts w:eastAsia="Times New Roman"/>
                <w:color w:val="000000"/>
                <w:sz w:val="18"/>
                <w:szCs w:val="18"/>
                <w:shd w:val="clear" w:color="auto" w:fill="FFFFFF"/>
              </w:rPr>
              <w:t>1/20</w:t>
            </w:r>
            <w:r>
              <w:rPr>
                <w:rFonts w:eastAsia="Times New Roman"/>
                <w:color w:val="000000"/>
                <w:sz w:val="18"/>
                <w:szCs w:val="18"/>
                <w:shd w:val="clear" w:color="auto" w:fill="FFFFFF"/>
              </w:rPr>
              <w:t xml:space="preserve"> odds</w:t>
            </w:r>
            <w:r w:rsidRPr="002B502C">
              <w:rPr>
                <w:rFonts w:eastAsia="Times New Roman"/>
                <w:color w:val="000000"/>
                <w:sz w:val="18"/>
                <w:szCs w:val="18"/>
                <w:shd w:val="clear" w:color="auto" w:fill="FFFFFF"/>
              </w:rPr>
              <w:t xml:space="preserve"> (ex-post) </w:t>
            </w:r>
            <w:r>
              <w:rPr>
                <w:rFonts w:eastAsia="Times New Roman"/>
                <w:color w:val="000000"/>
                <w:sz w:val="18"/>
                <w:szCs w:val="18"/>
                <w:shd w:val="clear" w:color="auto" w:fill="FFFFFF"/>
              </w:rPr>
              <w:t>for</w:t>
            </w:r>
            <w:r w:rsidRPr="002B502C">
              <w:rPr>
                <w:rFonts w:eastAsia="Times New Roman"/>
                <w:color w:val="000000"/>
                <w:sz w:val="18"/>
                <w:szCs w:val="18"/>
                <w:shd w:val="clear" w:color="auto" w:fill="FFFFFF"/>
              </w:rPr>
              <w:t xml:space="preserve"> £50 Amazon</w:t>
            </w:r>
          </w:p>
          <w:p w14:paraId="76263C9B" w14:textId="0D5B173A" w:rsidR="00B07844" w:rsidRPr="000960E2" w:rsidRDefault="00B07844" w:rsidP="002B502C">
            <w:pPr>
              <w:jc w:val="center"/>
              <w:rPr>
                <w:rFonts w:eastAsia="Times New Roman"/>
                <w:color w:val="000000"/>
                <w:sz w:val="18"/>
                <w:szCs w:val="18"/>
              </w:rPr>
            </w:pPr>
          </w:p>
        </w:tc>
        <w:tc>
          <w:tcPr>
            <w:tcW w:w="1134" w:type="dxa"/>
            <w:tcBorders>
              <w:bottom w:val="single" w:sz="4" w:space="0" w:color="auto"/>
            </w:tcBorders>
            <w:shd w:val="clear" w:color="auto" w:fill="auto"/>
            <w:vAlign w:val="center"/>
            <w:hideMark/>
          </w:tcPr>
          <w:p w14:paraId="33EFF4AE"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River-blindness or Guide dogs (choice)</w:t>
            </w:r>
          </w:p>
        </w:tc>
        <w:tc>
          <w:tcPr>
            <w:tcW w:w="1843" w:type="dxa"/>
            <w:tcBorders>
              <w:bottom w:val="single" w:sz="4" w:space="0" w:color="auto"/>
            </w:tcBorders>
            <w:shd w:val="clear" w:color="auto" w:fill="auto"/>
            <w:vAlign w:val="center"/>
            <w:hideMark/>
          </w:tcPr>
          <w:p w14:paraId="178A801E" w14:textId="77777777" w:rsidR="00B07844" w:rsidRPr="000960E2" w:rsidRDefault="00B07844" w:rsidP="00B4515D">
            <w:pPr>
              <w:jc w:val="center"/>
              <w:rPr>
                <w:rFonts w:eastAsia="Times New Roman"/>
                <w:color w:val="000000"/>
                <w:sz w:val="18"/>
                <w:szCs w:val="18"/>
              </w:rPr>
            </w:pPr>
            <w:r w:rsidRPr="000960E2">
              <w:rPr>
                <w:rFonts w:eastAsia="Times New Roman"/>
                <w:color w:val="000000"/>
                <w:sz w:val="18"/>
                <w:szCs w:val="18"/>
              </w:rPr>
              <w:t>Blind 12-yo girl picture (unnamed) vs. no image</w:t>
            </w:r>
          </w:p>
        </w:tc>
        <w:tc>
          <w:tcPr>
            <w:tcW w:w="1985" w:type="dxa"/>
            <w:tcBorders>
              <w:bottom w:val="single" w:sz="4" w:space="0" w:color="auto"/>
            </w:tcBorders>
            <w:shd w:val="clear" w:color="auto" w:fill="auto"/>
            <w:vAlign w:val="center"/>
            <w:hideMark/>
          </w:tcPr>
          <w:p w14:paraId="3761CE9F" w14:textId="35DF5705" w:rsidR="00B07844" w:rsidRPr="000960E2" w:rsidRDefault="00B07844" w:rsidP="002B502C">
            <w:pPr>
              <w:jc w:val="center"/>
              <w:rPr>
                <w:rFonts w:eastAsia="Times New Roman"/>
                <w:color w:val="000000"/>
                <w:sz w:val="18"/>
                <w:szCs w:val="18"/>
              </w:rPr>
            </w:pPr>
            <w:commentRangeStart w:id="0"/>
            <w:r w:rsidRPr="000960E2">
              <w:rPr>
                <w:rFonts w:eastAsia="Times New Roman"/>
                <w:color w:val="000000"/>
                <w:sz w:val="18"/>
                <w:szCs w:val="18"/>
              </w:rPr>
              <w:t>Cost/output (dog-</w:t>
            </w:r>
            <w:r w:rsidR="002B502C">
              <w:rPr>
                <w:rFonts w:eastAsia="Times New Roman"/>
                <w:color w:val="000000"/>
                <w:sz w:val="18"/>
                <w:szCs w:val="18"/>
              </w:rPr>
              <w:t>day</w:t>
            </w:r>
            <w:r w:rsidRPr="000960E2">
              <w:rPr>
                <w:rFonts w:eastAsia="Times New Roman"/>
                <w:color w:val="000000"/>
                <w:sz w:val="18"/>
                <w:szCs w:val="18"/>
              </w:rPr>
              <w:t>/ RB med) &amp; cost/outcome (dog-</w:t>
            </w:r>
            <w:r w:rsidR="002B502C">
              <w:rPr>
                <w:rFonts w:eastAsia="Times New Roman"/>
                <w:color w:val="000000"/>
                <w:sz w:val="18"/>
                <w:szCs w:val="18"/>
              </w:rPr>
              <w:t>life</w:t>
            </w:r>
            <w:r w:rsidRPr="000960E2">
              <w:rPr>
                <w:rFonts w:eastAsia="Times New Roman"/>
                <w:color w:val="000000"/>
                <w:sz w:val="18"/>
                <w:szCs w:val="18"/>
              </w:rPr>
              <w:t>/ avoided-blindness)</w:t>
            </w:r>
            <w:commentRangeEnd w:id="0"/>
            <w:r w:rsidR="005D7D73">
              <w:rPr>
                <w:rStyle w:val="CommentReference"/>
                <w:rFonts w:asciiTheme="minorHAnsi" w:hAnsiTheme="minorHAnsi" w:cstheme="minorBidi"/>
              </w:rPr>
              <w:commentReference w:id="0"/>
            </w:r>
          </w:p>
        </w:tc>
        <w:tc>
          <w:tcPr>
            <w:tcW w:w="2126" w:type="dxa"/>
            <w:tcBorders>
              <w:bottom w:val="single" w:sz="4" w:space="0" w:color="auto"/>
            </w:tcBorders>
            <w:shd w:val="clear" w:color="auto" w:fill="auto"/>
            <w:vAlign w:val="center"/>
            <w:hideMark/>
          </w:tcPr>
          <w:p w14:paraId="3E408DCB" w14:textId="77777777" w:rsidR="00B07844" w:rsidRPr="000960E2" w:rsidRDefault="00B07844" w:rsidP="00B4515D">
            <w:pPr>
              <w:jc w:val="center"/>
              <w:rPr>
                <w:rFonts w:eastAsia="Times New Roman"/>
                <w:color w:val="000000"/>
                <w:sz w:val="18"/>
                <w:szCs w:val="18"/>
              </w:rPr>
            </w:pPr>
            <w:commentRangeStart w:id="1"/>
            <w:r w:rsidRPr="000960E2">
              <w:rPr>
                <w:rFonts w:eastAsia="Times New Roman"/>
                <w:color w:val="000000"/>
                <w:sz w:val="18"/>
                <w:szCs w:val="18"/>
              </w:rPr>
              <w:t>No question about commitment.</w:t>
            </w:r>
            <w:commentRangeEnd w:id="1"/>
            <w:r w:rsidR="002B502C">
              <w:rPr>
                <w:rStyle w:val="CommentReference"/>
                <w:rFonts w:asciiTheme="minorHAnsi" w:hAnsiTheme="minorHAnsi" w:cstheme="minorBidi"/>
              </w:rPr>
              <w:commentReference w:id="1"/>
            </w:r>
          </w:p>
        </w:tc>
      </w:tr>
      <w:tr w:rsidR="00B07844" w:rsidRPr="00434270" w14:paraId="64B8B92F" w14:textId="77777777" w:rsidTr="00B4515D">
        <w:trPr>
          <w:trHeight w:val="1245"/>
        </w:trPr>
        <w:tc>
          <w:tcPr>
            <w:tcW w:w="9938" w:type="dxa"/>
            <w:gridSpan w:val="8"/>
            <w:tcBorders>
              <w:top w:val="single" w:sz="4" w:space="0" w:color="auto"/>
            </w:tcBorders>
            <w:shd w:val="clear" w:color="auto" w:fill="auto"/>
            <w:vAlign w:val="center"/>
          </w:tcPr>
          <w:p w14:paraId="1EF2D3EC" w14:textId="541A2332" w:rsidR="00B07844" w:rsidRDefault="00B07844" w:rsidP="00B4515D">
            <w:pPr>
              <w:rPr>
                <w:rFonts w:eastAsia="Times New Roman"/>
                <w:color w:val="000000"/>
                <w:sz w:val="20"/>
                <w:szCs w:val="20"/>
              </w:rPr>
            </w:pPr>
            <w:r>
              <w:rPr>
                <w:rFonts w:eastAsia="Times New Roman"/>
                <w:color w:val="000000"/>
                <w:sz w:val="20"/>
                <w:szCs w:val="20"/>
              </w:rPr>
              <w:t>Note. Gray represents materials that are identical to the previous study. Rationales for varying the placement of the commitment</w:t>
            </w:r>
            <w:r w:rsidR="002B502C">
              <w:rPr>
                <w:rFonts w:eastAsia="Times New Roman"/>
                <w:color w:val="000000"/>
                <w:sz w:val="20"/>
                <w:szCs w:val="20"/>
              </w:rPr>
              <w:t>. In study 6 the odds</w:t>
            </w:r>
            <w:r w:rsidR="00237D3F">
              <w:rPr>
                <w:rFonts w:eastAsia="Times New Roman"/>
                <w:color w:val="000000"/>
                <w:sz w:val="20"/>
                <w:szCs w:val="20"/>
              </w:rPr>
              <w:t xml:space="preserve"> were ambiguous: 20 total prizes were advertised, with an uncertain response rate; ex-post these odds were roughly 1/20.</w:t>
            </w:r>
            <w:r w:rsidR="002B502C">
              <w:rPr>
                <w:rFonts w:eastAsia="Times New Roman"/>
                <w:color w:val="000000"/>
                <w:sz w:val="20"/>
                <w:szCs w:val="20"/>
              </w:rPr>
              <w:t xml:space="preserve"> </w:t>
            </w:r>
            <w:r w:rsidRPr="000960E2">
              <w:rPr>
                <w:rFonts w:eastAsia="Times New Roman"/>
                <w:color w:val="000000"/>
                <w:sz w:val="20"/>
                <w:szCs w:val="20"/>
                <w:highlight w:val="red"/>
              </w:rPr>
              <w:t>… [Add</w:t>
            </w:r>
            <w:r>
              <w:rPr>
                <w:rFonts w:eastAsia="Times New Roman"/>
                <w:color w:val="000000"/>
                <w:sz w:val="20"/>
                <w:szCs w:val="20"/>
                <w:highlight w:val="red"/>
              </w:rPr>
              <w:t xml:space="preserve"> here</w:t>
            </w:r>
            <w:r w:rsidRPr="000960E2">
              <w:rPr>
                <w:rFonts w:eastAsia="Times New Roman"/>
                <w:color w:val="000000"/>
                <w:sz w:val="20"/>
                <w:szCs w:val="20"/>
                <w:highlight w:val="red"/>
              </w:rPr>
              <w:t>!!]</w:t>
            </w:r>
          </w:p>
        </w:tc>
      </w:tr>
    </w:tbl>
    <w:p w14:paraId="1DA51F9C" w14:textId="77777777" w:rsidR="00B07844" w:rsidRDefault="00B07844" w:rsidP="00B07844">
      <w:pPr>
        <w:spacing w:after="200" w:line="276" w:lineRule="auto"/>
        <w:rPr>
          <w:rFonts w:eastAsia="Times New Roman"/>
          <w:b/>
        </w:rPr>
      </w:pPr>
      <w:r>
        <w:rPr>
          <w:b/>
        </w:rPr>
        <w:br w:type="page"/>
      </w:r>
    </w:p>
    <w:p w14:paraId="320D4DC4" w14:textId="77777777" w:rsidR="00B07844" w:rsidRPr="004D1F7F" w:rsidRDefault="00B07844" w:rsidP="00B07844">
      <w:pPr>
        <w:jc w:val="center"/>
        <w:rPr>
          <w:b/>
        </w:rPr>
      </w:pPr>
      <w:r w:rsidRPr="004D1F7F">
        <w:rPr>
          <w:b/>
        </w:rPr>
        <w:lastRenderedPageBreak/>
        <w:t>Donation questions</w:t>
      </w:r>
    </w:p>
    <w:p w14:paraId="436D3830" w14:textId="77777777" w:rsidR="00B07844" w:rsidRDefault="00B07844" w:rsidP="00B07844"/>
    <w:p w14:paraId="50115710" w14:textId="77777777" w:rsidR="00B07844" w:rsidRDefault="00B07844" w:rsidP="00B07844">
      <w:pPr>
        <w:rPr>
          <w:rFonts w:eastAsia="Times New Roman"/>
        </w:rPr>
      </w:pPr>
      <w:r>
        <w:rPr>
          <w:rFonts w:eastAsia="Times New Roman"/>
        </w:rPr>
        <w:t>In all studies, except the last one, participants were asked if they would be willing to donate (yes/no) before being asked about amounts to donate. For each study, participants in all conditions were asked the same questions. The studies varied in terms of whether donations were made from a bonus (study 1,2, and 5) or prospective raffle winnings (study 3,4, and 6). The amounts and odds of winning the raffle also varied, as well as the particular cause the participants could support (see manuscript for more information).</w:t>
      </w:r>
    </w:p>
    <w:p w14:paraId="4445E18C" w14:textId="77777777" w:rsidR="00B07844" w:rsidRDefault="00B07844" w:rsidP="00B07844">
      <w:pPr>
        <w:rPr>
          <w:rFonts w:eastAsia="Times New Roman"/>
        </w:rPr>
      </w:pPr>
    </w:p>
    <w:p w14:paraId="47EA7E71" w14:textId="77777777" w:rsidR="00B07844" w:rsidRDefault="00B07844" w:rsidP="00B07844">
      <w:pPr>
        <w:rPr>
          <w:rFonts w:eastAsia="Times New Roman"/>
        </w:rPr>
      </w:pPr>
      <w:r>
        <w:rPr>
          <w:rFonts w:eastAsia="Times New Roman"/>
        </w:rPr>
        <w:t xml:space="preserve">Below is an example from study 3. </w:t>
      </w:r>
    </w:p>
    <w:p w14:paraId="0A0192F1" w14:textId="77777777" w:rsidR="00B07844" w:rsidRDefault="00B07844" w:rsidP="00B07844">
      <w:pPr>
        <w:rPr>
          <w:rFonts w:eastAsia="Times New Roman"/>
        </w:rPr>
      </w:pPr>
    </w:p>
    <w:p w14:paraId="796ECB83" w14:textId="77777777" w:rsidR="00B07844" w:rsidRPr="004D1F7F" w:rsidRDefault="00B07844" w:rsidP="00B07844">
      <w:pPr>
        <w:rPr>
          <w:rFonts w:eastAsia="Times New Roman"/>
        </w:rPr>
      </w:pPr>
      <w:r>
        <w:rPr>
          <w:rFonts w:eastAsia="Times New Roman"/>
          <w:noProof/>
        </w:rPr>
        <w:drawing>
          <wp:inline distT="0" distB="0" distL="0" distR="0" wp14:anchorId="2A8267FD" wp14:editId="67DC1113">
            <wp:extent cx="5972810" cy="3726815"/>
            <wp:effectExtent l="0" t="0" r="8890" b="6985"/>
            <wp:docPr id="5" name="Bildobjek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ation ask1.PNG"/>
                    <pic:cNvPicPr/>
                  </pic:nvPicPr>
                  <pic:blipFill>
                    <a:blip r:embed="rId9">
                      <a:extLst>
                        <a:ext uri="{28A0092B-C50C-407E-A947-70E740481C1C}">
                          <a14:useLocalDpi xmlns:a14="http://schemas.microsoft.com/office/drawing/2010/main" val="0"/>
                        </a:ext>
                      </a:extLst>
                    </a:blip>
                    <a:stretch>
                      <a:fillRect/>
                    </a:stretch>
                  </pic:blipFill>
                  <pic:spPr>
                    <a:xfrm>
                      <a:off x="0" y="0"/>
                      <a:ext cx="5972810" cy="3726815"/>
                    </a:xfrm>
                    <a:prstGeom prst="rect">
                      <a:avLst/>
                    </a:prstGeom>
                  </pic:spPr>
                </pic:pic>
              </a:graphicData>
            </a:graphic>
          </wp:inline>
        </w:drawing>
      </w:r>
      <w:r>
        <w:rPr>
          <w:rFonts w:eastAsia="Times New Roman"/>
        </w:rPr>
        <w:t xml:space="preserve"> </w:t>
      </w:r>
    </w:p>
    <w:p w14:paraId="5ECF616A" w14:textId="77777777" w:rsidR="007B4AF5" w:rsidRDefault="007B4AF5" w:rsidP="008C063B">
      <w:pPr>
        <w:pStyle w:val="NormalWeb"/>
        <w:spacing w:before="0" w:beforeAutospacing="0" w:after="0" w:afterAutospacing="0"/>
        <w:contextualSpacing/>
        <w:rPr>
          <w:b/>
        </w:rPr>
      </w:pPr>
    </w:p>
    <w:p w14:paraId="5E1A4D1E" w14:textId="77777777" w:rsidR="00B07844" w:rsidRDefault="00B07844" w:rsidP="008C063B">
      <w:pPr>
        <w:pStyle w:val="NormalWeb"/>
        <w:spacing w:before="0" w:beforeAutospacing="0" w:after="0" w:afterAutospacing="0"/>
        <w:contextualSpacing/>
        <w:rPr>
          <w:b/>
        </w:rPr>
      </w:pPr>
    </w:p>
    <w:p w14:paraId="6C3CE4CE" w14:textId="77777777" w:rsidR="00B07844" w:rsidRDefault="00B07844">
      <w:pPr>
        <w:spacing w:after="200" w:line="276" w:lineRule="auto"/>
        <w:rPr>
          <w:rFonts w:eastAsia="Times New Roman"/>
          <w:b/>
        </w:rPr>
      </w:pPr>
      <w:r>
        <w:rPr>
          <w:b/>
        </w:rPr>
        <w:br w:type="page"/>
      </w:r>
    </w:p>
    <w:p w14:paraId="54D90410" w14:textId="58AFD2F5" w:rsidR="007B4AF5" w:rsidRDefault="007B4AF5" w:rsidP="007B4AF5">
      <w:pPr>
        <w:pStyle w:val="NormalWeb"/>
        <w:spacing w:before="0" w:beforeAutospacing="0" w:after="0" w:afterAutospacing="0"/>
        <w:contextualSpacing/>
        <w:jc w:val="center"/>
        <w:rPr>
          <w:b/>
        </w:rPr>
      </w:pPr>
      <w:r w:rsidRPr="007B4AF5">
        <w:rPr>
          <w:b/>
        </w:rPr>
        <w:lastRenderedPageBreak/>
        <w:t>Example of Efficiency Manipulation</w:t>
      </w:r>
    </w:p>
    <w:p w14:paraId="247DAA83" w14:textId="77777777" w:rsidR="007B4AF5" w:rsidRPr="007B4AF5" w:rsidRDefault="007B4AF5" w:rsidP="007B4AF5">
      <w:pPr>
        <w:pStyle w:val="NormalWeb"/>
        <w:spacing w:before="0" w:beforeAutospacing="0" w:after="0" w:afterAutospacing="0"/>
        <w:contextualSpacing/>
        <w:jc w:val="center"/>
        <w:rPr>
          <w:b/>
        </w:rPr>
      </w:pPr>
      <w:r w:rsidRPr="007B4AF5">
        <w:rPr>
          <w:b/>
        </w:rPr>
        <w:t xml:space="preserve">(From Study 4, conjoint </w:t>
      </w:r>
      <w:r>
        <w:rPr>
          <w:b/>
        </w:rPr>
        <w:t>evaluation</w:t>
      </w:r>
      <w:r w:rsidRPr="007B4AF5">
        <w:rPr>
          <w:b/>
        </w:rPr>
        <w:t>)</w:t>
      </w:r>
    </w:p>
    <w:p w14:paraId="04032F1F" w14:textId="77777777" w:rsidR="007B4AF5" w:rsidRDefault="007B4AF5" w:rsidP="007B4AF5">
      <w:pPr>
        <w:pStyle w:val="NormalWeb"/>
        <w:spacing w:before="0" w:beforeAutospacing="0" w:after="0" w:afterAutospacing="0"/>
        <w:contextualSpacing/>
      </w:pPr>
    </w:p>
    <w:p w14:paraId="09336F56" w14:textId="77777777" w:rsidR="007B4AF5" w:rsidRPr="007B4AF5" w:rsidRDefault="007B4AF5" w:rsidP="007B4AF5">
      <w:pPr>
        <w:pStyle w:val="NormalWeb"/>
        <w:spacing w:before="0" w:beforeAutospacing="0" w:after="0" w:afterAutospacing="0"/>
        <w:contextualSpacing/>
        <w:rPr>
          <w:rStyle w:val="Strong"/>
          <w:b w:val="0"/>
        </w:rPr>
      </w:pPr>
      <w:r>
        <w:t>There are several international charities operating in Syria, and here you some find information about two of them, from an organization rating charities in terms of efficiency. Please review this information for a moment, before you move on to the next question.</w:t>
      </w:r>
      <w:r>
        <w:br/>
      </w:r>
      <w:r>
        <w:br/>
      </w:r>
      <w:r>
        <w:rPr>
          <w:noProof/>
        </w:rPr>
        <w:drawing>
          <wp:inline distT="0" distB="0" distL="0" distR="0" wp14:anchorId="1C973195" wp14:editId="6F55E8AF">
            <wp:extent cx="5934582" cy="3058271"/>
            <wp:effectExtent l="0" t="0" r="9525" b="8890"/>
            <wp:docPr id="1" name="Bildobjekt 1" descr="https://harvard.az1.qualtrics.com/CP/Graphic.php?IM=IM_3wocfXhEWixck5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rvard.az1.qualtrics.com/CP/Graphic.php?IM=IM_3wocfXhEWixck5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543" cy="3058251"/>
                    </a:xfrm>
                    <a:prstGeom prst="rect">
                      <a:avLst/>
                    </a:prstGeom>
                    <a:noFill/>
                    <a:ln>
                      <a:noFill/>
                    </a:ln>
                  </pic:spPr>
                </pic:pic>
              </a:graphicData>
            </a:graphic>
          </wp:inline>
        </w:drawing>
      </w:r>
    </w:p>
    <w:p w14:paraId="1542FD21" w14:textId="77777777" w:rsidR="0083326C" w:rsidRDefault="0083326C">
      <w:pPr>
        <w:rPr>
          <w:rStyle w:val="Strong"/>
        </w:rPr>
      </w:pPr>
    </w:p>
    <w:p w14:paraId="45F58805" w14:textId="77777777" w:rsidR="007B4AF5" w:rsidRDefault="007B4AF5">
      <w:pPr>
        <w:rPr>
          <w:rStyle w:val="Strong"/>
          <w:rFonts w:eastAsia="Times New Roman"/>
        </w:rPr>
      </w:pPr>
      <w:r>
        <w:rPr>
          <w:rStyle w:val="Strong"/>
        </w:rPr>
        <w:br w:type="page"/>
      </w:r>
    </w:p>
    <w:p w14:paraId="77700805" w14:textId="77777777" w:rsidR="005C253B" w:rsidRDefault="005C253B" w:rsidP="005C253B">
      <w:pPr>
        <w:pStyle w:val="NormalWeb"/>
        <w:spacing w:before="0" w:beforeAutospacing="0" w:after="0" w:afterAutospacing="0"/>
        <w:contextualSpacing/>
        <w:jc w:val="center"/>
        <w:rPr>
          <w:rStyle w:val="Strong"/>
        </w:rPr>
      </w:pPr>
      <w:bookmarkStart w:id="2" w:name="OLE_LINK39"/>
      <w:r w:rsidRPr="005C253B">
        <w:rPr>
          <w:rStyle w:val="Strong"/>
        </w:rPr>
        <w:lastRenderedPageBreak/>
        <w:t>Effectiveness manipulation</w:t>
      </w:r>
      <w:r w:rsidR="008C063B">
        <w:rPr>
          <w:rStyle w:val="Strong"/>
        </w:rPr>
        <w:t>,</w:t>
      </w:r>
      <w:r>
        <w:rPr>
          <w:rStyle w:val="Strong"/>
        </w:rPr>
        <w:t xml:space="preserve"> Study </w:t>
      </w:r>
      <w:r w:rsidR="008C063B">
        <w:rPr>
          <w:rStyle w:val="Strong"/>
        </w:rPr>
        <w:t>5</w:t>
      </w:r>
    </w:p>
    <w:bookmarkEnd w:id="2"/>
    <w:p w14:paraId="1FF0B0B6" w14:textId="77777777" w:rsidR="008C063B" w:rsidRDefault="008C063B" w:rsidP="005C253B">
      <w:pPr>
        <w:pStyle w:val="NormalWeb"/>
        <w:spacing w:before="0" w:beforeAutospacing="0" w:after="0" w:afterAutospacing="0"/>
        <w:contextualSpacing/>
        <w:jc w:val="center"/>
        <w:rPr>
          <w:rStyle w:val="Strong"/>
        </w:rPr>
      </w:pPr>
      <w:r>
        <w:rPr>
          <w:rStyle w:val="Strong"/>
        </w:rPr>
        <w:t>(grey introductory text is the same as in the control condition)</w:t>
      </w:r>
    </w:p>
    <w:p w14:paraId="6FB80A8F" w14:textId="77777777" w:rsidR="005C253B" w:rsidRDefault="005C253B" w:rsidP="005C253B">
      <w:pPr>
        <w:pStyle w:val="NormalWeb"/>
        <w:spacing w:before="0" w:beforeAutospacing="0" w:after="0" w:afterAutospacing="0"/>
        <w:contextualSpacing/>
        <w:rPr>
          <w:rStyle w:val="Strong"/>
          <w:color w:val="A6A6A6" w:themeColor="background1" w:themeShade="A6"/>
        </w:rPr>
      </w:pPr>
    </w:p>
    <w:p w14:paraId="027A04FE"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What is polio? </w:t>
      </w:r>
    </w:p>
    <w:p w14:paraId="1E1E2D43"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Poliomyelitis (polio) is a highly infectious disease caused by the polio virus. It invades the nervous system, and can cause paralysis or even death in a matter of hours.</w:t>
      </w:r>
    </w:p>
    <w:p w14:paraId="06BB2489"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547540EF"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Who is at risk of catching polio? </w:t>
      </w:r>
    </w:p>
    <w:p w14:paraId="3148EE43"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xml:space="preserve">Polio mainly affects children under 5 years of age. </w:t>
      </w:r>
    </w:p>
    <w:p w14:paraId="55E94739"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715E2919"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 xml:space="preserve">What are the effects of polio? </w:t>
      </w:r>
    </w:p>
    <w:p w14:paraId="445BAAA7"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One in every 200 persons infected with polio leads to irreversible paralysis (usually in the legs). Among those paralysed, 5-10% die when their breathing muscles are immobilized by the virus.</w:t>
      </w:r>
    </w:p>
    <w:p w14:paraId="0BAEAB34"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color w:val="A6A6A6" w:themeColor="background1" w:themeShade="A6"/>
        </w:rPr>
        <w:t> </w:t>
      </w:r>
    </w:p>
    <w:p w14:paraId="46EA97E6" w14:textId="77777777" w:rsidR="005C253B" w:rsidRPr="005C253B" w:rsidRDefault="005C253B" w:rsidP="005C253B">
      <w:pPr>
        <w:pStyle w:val="NormalWeb"/>
        <w:spacing w:before="0" w:beforeAutospacing="0" w:after="0" w:afterAutospacing="0"/>
        <w:contextualSpacing/>
        <w:rPr>
          <w:color w:val="A6A6A6" w:themeColor="background1" w:themeShade="A6"/>
        </w:rPr>
      </w:pPr>
      <w:r w:rsidRPr="005C253B">
        <w:rPr>
          <w:rStyle w:val="Strong"/>
          <w:color w:val="A6A6A6" w:themeColor="background1" w:themeShade="A6"/>
        </w:rPr>
        <w:t>Is there a cure for polio?</w:t>
      </w:r>
      <w:r w:rsidRPr="005C253B">
        <w:rPr>
          <w:color w:val="A6A6A6" w:themeColor="background1" w:themeShade="A6"/>
        </w:rPr>
        <w:t> </w:t>
      </w:r>
    </w:p>
    <w:p w14:paraId="30D21A43" w14:textId="77777777" w:rsidR="005C253B" w:rsidRPr="005C253B" w:rsidRDefault="005C253B" w:rsidP="005C253B">
      <w:pPr>
        <w:pStyle w:val="NormalWeb"/>
        <w:spacing w:before="0" w:beforeAutospacing="0" w:after="0" w:afterAutospacing="0"/>
        <w:contextualSpacing/>
      </w:pPr>
      <w:r w:rsidRPr="005C253B">
        <w:rPr>
          <w:color w:val="A6A6A6" w:themeColor="background1" w:themeShade="A6"/>
        </w:rPr>
        <w:t xml:space="preserve">Once contracted there is no cure for polio. </w:t>
      </w:r>
      <w:r w:rsidRPr="005C253B">
        <w:t>However, polio can be prevented by immunization. A safe and effective vaccine exists - the oral polio vaccine (OPV). Given multiple times, it protects a child for life. One dose of OPV can cost as little as 14 US cents.</w:t>
      </w:r>
    </w:p>
    <w:p w14:paraId="07464FAA" w14:textId="77777777" w:rsidR="005C253B" w:rsidRPr="005C253B" w:rsidRDefault="005C253B" w:rsidP="005C253B">
      <w:pPr>
        <w:pStyle w:val="NormalWeb"/>
        <w:spacing w:before="0" w:beforeAutospacing="0" w:after="0" w:afterAutospacing="0"/>
        <w:contextualSpacing/>
      </w:pPr>
      <w:r w:rsidRPr="005C253B">
        <w:t> </w:t>
      </w:r>
    </w:p>
    <w:p w14:paraId="2F6ADFA3" w14:textId="77777777" w:rsidR="005C253B" w:rsidRPr="005C253B" w:rsidRDefault="005C253B" w:rsidP="005C253B">
      <w:pPr>
        <w:pStyle w:val="NormalWeb"/>
        <w:spacing w:before="0" w:beforeAutospacing="0" w:after="0" w:afterAutospacing="0"/>
        <w:contextualSpacing/>
      </w:pPr>
      <w:r w:rsidRPr="005C253B">
        <w:rPr>
          <w:rStyle w:val="Strong"/>
        </w:rPr>
        <w:t xml:space="preserve">Why is so much focus placed on polio, but not on other diseases? </w:t>
      </w:r>
    </w:p>
    <w:p w14:paraId="32123081" w14:textId="77777777" w:rsidR="005C253B" w:rsidRDefault="005C253B" w:rsidP="005C253B">
      <w:pPr>
        <w:pStyle w:val="NormalWeb"/>
        <w:spacing w:before="0" w:beforeAutospacing="0" w:after="0" w:afterAutospacing="0"/>
        <w:contextualSpacing/>
      </w:pPr>
      <w:r w:rsidRPr="005C253B">
        <w:t>Polio is one of only a few diseases which can be completely eradicated, such as was the case with smallpox. There are 3 strains of wild poliovirus, none of which can survive for long periods outside of the human body. If the virus cannot find an unvaccinated person to infect, it will die out. Polio eradication infrastructures are also used for the provision of other health services such as deworming tablets, vitamin A and bednets.</w:t>
      </w:r>
      <w:r w:rsidRPr="005C253B">
        <w:br/>
      </w:r>
      <w:r>
        <w:br/>
      </w:r>
      <w:r>
        <w:rPr>
          <w:rStyle w:val="Strong"/>
        </w:rPr>
        <w:t>How far have we come in the process of eradicating polio?</w:t>
      </w:r>
      <w:r>
        <w:br/>
        <w:t>In 1988, when the Global Polio Eradication Initiative was formed, polio paralysed more than 350,000 people a year. In 2013, only 416 polio cases reported. We are 99% of the way to eradicating polio globally. The world can be freed of the threat of polio - with everyone's commitment to overcome the last 1%.</w:t>
      </w:r>
    </w:p>
    <w:p w14:paraId="7EDB98DB" w14:textId="77777777" w:rsidR="005C253B" w:rsidRDefault="005C253B" w:rsidP="005C253B">
      <w:pPr>
        <w:pStyle w:val="NormalWeb"/>
        <w:spacing w:before="0" w:beforeAutospacing="0" w:after="0" w:afterAutospacing="0"/>
        <w:contextualSpacing/>
      </w:pPr>
      <w:r>
        <w:t xml:space="preserve">  </w:t>
      </w:r>
    </w:p>
    <w:p w14:paraId="4983FB26" w14:textId="77777777" w:rsidR="005C253B" w:rsidRDefault="005C253B" w:rsidP="005C253B">
      <w:pPr>
        <w:pStyle w:val="NormalWeb"/>
        <w:spacing w:before="0" w:beforeAutospacing="0" w:after="0" w:afterAutospacing="0"/>
        <w:contextualSpacing/>
      </w:pPr>
      <w:r>
        <w:rPr>
          <w:rStyle w:val="Strong"/>
        </w:rPr>
        <w:t>Is the quest to eradicate polio worth all the money invested in it?</w:t>
      </w:r>
      <w:r>
        <w:t> </w:t>
      </w:r>
    </w:p>
    <w:p w14:paraId="6746C8BA" w14:textId="77777777" w:rsidR="005C253B" w:rsidRDefault="005C253B" w:rsidP="005C253B">
      <w:pPr>
        <w:pStyle w:val="NormalWeb"/>
        <w:spacing w:before="0" w:beforeAutospacing="0" w:after="0" w:afterAutospacing="0"/>
        <w:contextualSpacing/>
      </w:pPr>
      <w:r>
        <w:t>Yes, at least according to economists evaluating these efforts. The following is part of a summary from a scientific paper examining that very question:</w:t>
      </w:r>
    </w:p>
    <w:p w14:paraId="218F854D" w14:textId="77777777" w:rsidR="005C253B" w:rsidRDefault="005C253B" w:rsidP="005C253B">
      <w:pPr>
        <w:pStyle w:val="NormalWeb"/>
        <w:spacing w:before="0" w:beforeAutospacing="0" w:after="0" w:afterAutospacing="0"/>
        <w:contextualSpacing/>
      </w:pPr>
      <w:r>
        <w:t> </w:t>
      </w:r>
    </w:p>
    <w:p w14:paraId="19F9ACDF" w14:textId="77777777" w:rsidR="005C253B" w:rsidRDefault="005C253B" w:rsidP="005C253B">
      <w:pPr>
        <w:pStyle w:val="NormalWeb"/>
        <w:spacing w:before="0" w:beforeAutospacing="0" w:after="0" w:afterAutospacing="0"/>
        <w:contextualSpacing/>
      </w:pPr>
      <w:r>
        <w:t>"We estimate incremental net benefits of the GPEI [global polio eradication initiative] between 1988 and 2035 of approximately 40–50 billion dollars (2008 US dollars; 1988 net present values). […] The total economic costs saved per prevented paralytic poliomyelitis case drive t</w:t>
      </w:r>
      <w:r w:rsidR="008C063B">
        <w:t>he incremental net benefits […]</w:t>
      </w:r>
      <w:r>
        <w:t xml:space="preserve"> This study finds a strong economic justification for the GPEI despite the rising costs of the initiative”.</w:t>
      </w:r>
    </w:p>
    <w:p w14:paraId="1A69AEF2" w14:textId="77777777" w:rsidR="005C253B" w:rsidRDefault="005C253B" w:rsidP="005C253B">
      <w:pPr>
        <w:contextualSpacing/>
        <w:rPr>
          <w:rFonts w:eastAsia="Times New Roman"/>
          <w:b/>
          <w:bCs/>
          <w:color w:val="A6A6A6" w:themeColor="background1" w:themeShade="A6"/>
        </w:rPr>
      </w:pPr>
    </w:p>
    <w:p w14:paraId="63693BC6" w14:textId="77777777" w:rsidR="005C253B" w:rsidRDefault="005C253B" w:rsidP="005C253B">
      <w:pPr>
        <w:contextualSpacing/>
        <w:rPr>
          <w:rFonts w:eastAsia="Times New Roman"/>
          <w:b/>
          <w:bCs/>
          <w:color w:val="A6A6A6" w:themeColor="background1" w:themeShade="A6"/>
        </w:rPr>
      </w:pPr>
    </w:p>
    <w:p w14:paraId="57270E2B" w14:textId="77777777" w:rsidR="005C253B" w:rsidRDefault="005C253B" w:rsidP="005C253B">
      <w:pPr>
        <w:contextualSpacing/>
        <w:rPr>
          <w:rFonts w:eastAsia="Times New Roman"/>
          <w:b/>
          <w:bCs/>
          <w:color w:val="A6A6A6" w:themeColor="background1" w:themeShade="A6"/>
        </w:rPr>
      </w:pPr>
    </w:p>
    <w:p w14:paraId="10576F66" w14:textId="77777777" w:rsidR="005C253B" w:rsidRDefault="005C253B">
      <w:pPr>
        <w:rPr>
          <w:rFonts w:eastAsia="Times New Roman"/>
          <w:b/>
          <w:bCs/>
          <w:color w:val="A6A6A6" w:themeColor="background1" w:themeShade="A6"/>
        </w:rPr>
      </w:pPr>
      <w:r>
        <w:rPr>
          <w:rFonts w:eastAsia="Times New Roman"/>
          <w:b/>
          <w:bCs/>
          <w:color w:val="A6A6A6" w:themeColor="background1" w:themeShade="A6"/>
        </w:rPr>
        <w:br w:type="page"/>
      </w:r>
    </w:p>
    <w:p w14:paraId="0559657D" w14:textId="77777777" w:rsidR="008C063B" w:rsidRDefault="007B4AF5" w:rsidP="008C063B">
      <w:pPr>
        <w:pStyle w:val="NormalWeb"/>
        <w:spacing w:before="0" w:beforeAutospacing="0" w:after="0" w:afterAutospacing="0"/>
        <w:contextualSpacing/>
        <w:jc w:val="center"/>
        <w:rPr>
          <w:rStyle w:val="Strong"/>
        </w:rPr>
      </w:pPr>
      <w:r>
        <w:rPr>
          <w:rStyle w:val="Strong"/>
        </w:rPr>
        <w:lastRenderedPageBreak/>
        <w:t>Control condition</w:t>
      </w:r>
      <w:r w:rsidR="008C063B">
        <w:rPr>
          <w:rStyle w:val="Strong"/>
        </w:rPr>
        <w:t>, Study 5</w:t>
      </w:r>
    </w:p>
    <w:p w14:paraId="5197202F" w14:textId="77777777" w:rsidR="007B4AF5" w:rsidRDefault="007B4AF5" w:rsidP="005C253B">
      <w:pPr>
        <w:contextualSpacing/>
        <w:rPr>
          <w:rFonts w:eastAsia="Times New Roman"/>
          <w:b/>
          <w:bCs/>
          <w:color w:val="A6A6A6" w:themeColor="background1" w:themeShade="A6"/>
        </w:rPr>
      </w:pPr>
    </w:p>
    <w:p w14:paraId="2DBA989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xml:space="preserve">What is polio? </w:t>
      </w:r>
    </w:p>
    <w:p w14:paraId="6A7DD4AA"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Poliomyelitis (polio) is a highly infectious disease caused by the polio virus. It invades the nervous system, and can cause paralysis or even death in a matter of hours.</w:t>
      </w:r>
    </w:p>
    <w:p w14:paraId="785473D7"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w:t>
      </w:r>
    </w:p>
    <w:p w14:paraId="5AED097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xml:space="preserve">Who is at risk of catching polio? </w:t>
      </w:r>
    </w:p>
    <w:p w14:paraId="529239DB"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xml:space="preserve">Polio mainly affects children under 5 years of age. </w:t>
      </w:r>
    </w:p>
    <w:p w14:paraId="4EC275E7"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 </w:t>
      </w:r>
    </w:p>
    <w:p w14:paraId="1531F59D"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What are the effects of polio?</w:t>
      </w:r>
    </w:p>
    <w:p w14:paraId="38A84195"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One in every 200 persons infected with polio leads to irreversible paralysis (usually in the legs). Among those paralysed, 5%-10% die when their breathing muscles are immobilized by the virus.</w:t>
      </w:r>
    </w:p>
    <w:p w14:paraId="29E8B7CA"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w:t>
      </w:r>
    </w:p>
    <w:p w14:paraId="5FDF7EDF"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Is there a cure for polio?</w:t>
      </w:r>
    </w:p>
    <w:p w14:paraId="1C131D96" w14:textId="77777777" w:rsidR="005C253B" w:rsidRPr="005C253B" w:rsidRDefault="005C253B" w:rsidP="005C253B">
      <w:pPr>
        <w:contextualSpacing/>
        <w:rPr>
          <w:rFonts w:eastAsia="Times New Roman"/>
          <w:color w:val="A6A6A6" w:themeColor="background1" w:themeShade="A6"/>
        </w:rPr>
      </w:pPr>
      <w:r w:rsidRPr="005C253B">
        <w:rPr>
          <w:rFonts w:eastAsia="Times New Roman"/>
          <w:color w:val="A6A6A6" w:themeColor="background1" w:themeShade="A6"/>
        </w:rPr>
        <w:t>Once contracted there is no cure for polio.</w:t>
      </w:r>
    </w:p>
    <w:p w14:paraId="2462BE8A" w14:textId="77777777" w:rsidR="005C253B" w:rsidRPr="005C253B" w:rsidRDefault="005C253B" w:rsidP="005C253B">
      <w:pPr>
        <w:contextualSpacing/>
        <w:rPr>
          <w:rFonts w:eastAsia="Times New Roman"/>
          <w:color w:val="A6A6A6" w:themeColor="background1" w:themeShade="A6"/>
        </w:rPr>
      </w:pPr>
      <w:r w:rsidRPr="005C253B">
        <w:rPr>
          <w:rFonts w:eastAsia="Times New Roman"/>
          <w:b/>
          <w:bCs/>
          <w:color w:val="A6A6A6" w:themeColor="background1" w:themeShade="A6"/>
        </w:rPr>
        <w:t> </w:t>
      </w:r>
    </w:p>
    <w:p w14:paraId="7B346CB3" w14:textId="77777777" w:rsidR="005C253B" w:rsidRPr="005C253B" w:rsidRDefault="005C253B" w:rsidP="005C253B">
      <w:pPr>
        <w:contextualSpacing/>
        <w:rPr>
          <w:rFonts w:eastAsia="Times New Roman"/>
        </w:rPr>
      </w:pPr>
      <w:r w:rsidRPr="005C253B">
        <w:rPr>
          <w:rFonts w:eastAsia="Times New Roman"/>
          <w:b/>
          <w:bCs/>
        </w:rPr>
        <w:t>How does Polio spread?</w:t>
      </w:r>
    </w:p>
    <w:p w14:paraId="253B148D" w14:textId="77777777" w:rsidR="005C253B" w:rsidRPr="005C253B" w:rsidRDefault="005C253B" w:rsidP="005C253B">
      <w:pPr>
        <w:contextualSpacing/>
        <w:rPr>
          <w:rFonts w:eastAsia="Times New Roman"/>
        </w:rPr>
      </w:pPr>
      <w:r w:rsidRPr="005C253B">
        <w:rPr>
          <w:rFonts w:eastAsia="Times New Roman"/>
        </w:rPr>
        <w:t xml:space="preserve">Polio is spread through person-to-person contact. When a child is infected with wild poliovirus, the virus enters the body through the mouth and multiplies in the intestine. It is then shed into the environment through the faeces where it can spread rapidly through a community, especially in situations of poor hygiene and sanitation. </w:t>
      </w:r>
    </w:p>
    <w:p w14:paraId="66903312" w14:textId="77777777" w:rsidR="005C253B" w:rsidRPr="005C253B" w:rsidRDefault="005C253B" w:rsidP="005C253B">
      <w:pPr>
        <w:contextualSpacing/>
        <w:rPr>
          <w:rFonts w:eastAsia="Times New Roman"/>
        </w:rPr>
      </w:pPr>
      <w:r w:rsidRPr="005C253B">
        <w:rPr>
          <w:rFonts w:eastAsia="Times New Roman"/>
        </w:rPr>
        <w:br/>
        <w:t>Young children who are not yet toilet-trained are a ready source of transmission, regardless of their environment. Polio can be spread when food or drink is contaminated by faeces. There is also evidence that flies can passively transfer poliovirus from faeces to food.</w:t>
      </w:r>
      <w:r w:rsidRPr="005C253B">
        <w:rPr>
          <w:rFonts w:eastAsia="Times New Roman"/>
        </w:rPr>
        <w:br/>
      </w:r>
      <w:r w:rsidRPr="005C253B">
        <w:rPr>
          <w:rFonts w:eastAsia="Times New Roman"/>
        </w:rPr>
        <w:br/>
        <w:t>Even symptomless people carry the virus in their intestines and can “silently” spread the infection to thousands of others before the first case of polio paralysis emerges. For this reason, WHO considers a single confirmed case of polio paralysis to be evidence of an epidemic – particularly in countries where very few cases occur.</w:t>
      </w:r>
    </w:p>
    <w:p w14:paraId="45042F2D" w14:textId="77777777" w:rsidR="005C253B" w:rsidRPr="005C253B" w:rsidRDefault="005C253B" w:rsidP="005C253B">
      <w:pPr>
        <w:contextualSpacing/>
        <w:rPr>
          <w:rFonts w:eastAsia="Times New Roman"/>
        </w:rPr>
      </w:pPr>
      <w:r w:rsidRPr="005C253B">
        <w:rPr>
          <w:rFonts w:eastAsia="Times New Roman"/>
        </w:rPr>
        <w:t> </w:t>
      </w:r>
    </w:p>
    <w:p w14:paraId="4C92B1EE" w14:textId="77777777" w:rsidR="005C253B" w:rsidRPr="005C253B" w:rsidRDefault="005C253B" w:rsidP="005C253B">
      <w:pPr>
        <w:contextualSpacing/>
        <w:rPr>
          <w:rFonts w:eastAsia="Times New Roman"/>
        </w:rPr>
      </w:pPr>
      <w:r w:rsidRPr="005C253B">
        <w:rPr>
          <w:rFonts w:eastAsia="Times New Roman"/>
          <w:b/>
          <w:bCs/>
        </w:rPr>
        <w:t>What are the standards for detecting a circulation of poliovirus?</w:t>
      </w:r>
    </w:p>
    <w:p w14:paraId="32C0D679" w14:textId="77777777" w:rsidR="005C253B" w:rsidRPr="005C253B" w:rsidRDefault="005C253B" w:rsidP="005C253B">
      <w:pPr>
        <w:contextualSpacing/>
        <w:rPr>
          <w:rFonts w:eastAsia="Times New Roman"/>
        </w:rPr>
      </w:pPr>
      <w:r w:rsidRPr="005C253B">
        <w:rPr>
          <w:rFonts w:eastAsia="Times New Roman"/>
        </w:rPr>
        <w:t>Among other things, all acute flaccid paralysis (AFP) cases under 15 years of age or with paralytic illness at an age where polio is suspected should be reported immediately and investigated within 48 hours, and two stool specimens should be collected 24-48 hours apart and within 14 days of the onset of paralysis.</w:t>
      </w:r>
    </w:p>
    <w:p w14:paraId="2AF09FB9" w14:textId="77777777" w:rsidR="005C253B" w:rsidRPr="005C253B" w:rsidRDefault="005C253B" w:rsidP="005C253B">
      <w:pPr>
        <w:contextualSpacing/>
        <w:rPr>
          <w:rFonts w:eastAsia="Times New Roman"/>
        </w:rPr>
      </w:pPr>
      <w:r w:rsidRPr="005C253B">
        <w:rPr>
          <w:rFonts w:eastAsia="Times New Roman"/>
        </w:rPr>
        <w:t> </w:t>
      </w:r>
    </w:p>
    <w:p w14:paraId="6C2C45C9" w14:textId="77777777" w:rsidR="005C253B" w:rsidRPr="005C253B" w:rsidRDefault="005C253B" w:rsidP="005C253B">
      <w:pPr>
        <w:contextualSpacing/>
        <w:rPr>
          <w:rFonts w:eastAsia="Times New Roman"/>
        </w:rPr>
      </w:pPr>
      <w:r w:rsidRPr="005C253B">
        <w:rPr>
          <w:rFonts w:eastAsia="Times New Roman"/>
          <w:b/>
          <w:bCs/>
        </w:rPr>
        <w:t>What can be done in terms of basic hygiene to avoid polio?</w:t>
      </w:r>
    </w:p>
    <w:p w14:paraId="797E1817" w14:textId="77777777" w:rsidR="008A564C" w:rsidRDefault="005C253B" w:rsidP="005C253B">
      <w:pPr>
        <w:contextualSpacing/>
        <w:rPr>
          <w:rFonts w:eastAsia="Times New Roman"/>
        </w:rPr>
      </w:pPr>
      <w:r w:rsidRPr="005C253B">
        <w:rPr>
          <w:rFonts w:eastAsia="Times New Roman"/>
        </w:rPr>
        <w:t>Wash your hands often.</w:t>
      </w:r>
      <w:r w:rsidR="008C063B">
        <w:rPr>
          <w:rFonts w:eastAsia="Times New Roman"/>
        </w:rPr>
        <w:t xml:space="preserve"> </w:t>
      </w:r>
      <w:r w:rsidRPr="005C253B">
        <w:rPr>
          <w:rFonts w:eastAsia="Times New Roman"/>
        </w:rPr>
        <w:t>If soap and water aren’t available, clean hands with hand sanitizer (containing at least 60% alcohol).</w:t>
      </w:r>
      <w:r>
        <w:rPr>
          <w:rFonts w:eastAsia="Times New Roman"/>
        </w:rPr>
        <w:t xml:space="preserve"> </w:t>
      </w:r>
      <w:r w:rsidRPr="005C253B">
        <w:rPr>
          <w:rFonts w:eastAsia="Times New Roman"/>
        </w:rPr>
        <w:t>Don’t touch your eyes, nose, or mouth. If you need to touch your face, make sure your hands are clean.</w:t>
      </w:r>
    </w:p>
    <w:p w14:paraId="756F3618" w14:textId="77777777" w:rsidR="00036F4E" w:rsidRDefault="00036F4E" w:rsidP="005C253B">
      <w:pPr>
        <w:contextualSpacing/>
        <w:rPr>
          <w:rFonts w:eastAsia="Times New Roman"/>
        </w:rPr>
      </w:pPr>
    </w:p>
    <w:p w14:paraId="467B2DC8" w14:textId="77777777" w:rsidR="00036F4E" w:rsidRDefault="00036F4E">
      <w:pPr>
        <w:rPr>
          <w:rFonts w:eastAsia="Times New Roman"/>
        </w:rPr>
      </w:pPr>
      <w:r>
        <w:rPr>
          <w:rFonts w:eastAsia="Times New Roman"/>
        </w:rPr>
        <w:br w:type="page"/>
      </w:r>
    </w:p>
    <w:p w14:paraId="7625AD4A" w14:textId="110E81EE" w:rsidR="00565AC2" w:rsidRDefault="00565AC2" w:rsidP="00416D80">
      <w:pPr>
        <w:pStyle w:val="Heading1"/>
        <w:rPr>
          <w:rStyle w:val="Strong"/>
        </w:rPr>
      </w:pPr>
      <w:r w:rsidRPr="005C253B">
        <w:rPr>
          <w:rStyle w:val="Strong"/>
        </w:rPr>
        <w:lastRenderedPageBreak/>
        <w:t xml:space="preserve">Effectiveness </w:t>
      </w:r>
      <w:r>
        <w:rPr>
          <w:rStyle w:val="Strong"/>
        </w:rPr>
        <w:t xml:space="preserve">and Image </w:t>
      </w:r>
      <w:r w:rsidRPr="005C253B">
        <w:rPr>
          <w:rStyle w:val="Strong"/>
        </w:rPr>
        <w:t>manipulation</w:t>
      </w:r>
      <w:r>
        <w:rPr>
          <w:rStyle w:val="Strong"/>
        </w:rPr>
        <w:t>s, Study 6</w:t>
      </w:r>
    </w:p>
    <w:p w14:paraId="16F62700" w14:textId="77777777" w:rsidR="00416D80" w:rsidRDefault="00416D80" w:rsidP="00565AC2">
      <w:pPr>
        <w:pStyle w:val="NormalWeb"/>
        <w:spacing w:before="0" w:beforeAutospacing="0" w:after="0" w:afterAutospacing="0"/>
        <w:contextualSpacing/>
        <w:jc w:val="center"/>
        <w:rPr>
          <w:rStyle w:val="Strong"/>
        </w:rPr>
      </w:pPr>
    </w:p>
    <w:p w14:paraId="72B26C97" w14:textId="22CDE739" w:rsidR="0016134E" w:rsidRDefault="00416D80" w:rsidP="0016134E">
      <w:pPr>
        <w:rPr>
          <w:rFonts w:eastAsia="Times New Roman"/>
        </w:rPr>
      </w:pPr>
      <w:r>
        <w:rPr>
          <w:rStyle w:val="Strong"/>
          <w:b w:val="0"/>
        </w:rPr>
        <w:t>Below we display the image treatment from Study 6, as well as the screen containing the Effectiveness Information treatment</w:t>
      </w:r>
      <w:r w:rsidR="0016134E">
        <w:rPr>
          <w:rStyle w:val="Strong"/>
          <w:b w:val="0"/>
        </w:rPr>
        <w:t xml:space="preserve"> (along with the donation choice/commitment), followed by the donation amount slider)</w:t>
      </w:r>
      <w:r>
        <w:rPr>
          <w:rStyle w:val="Strong"/>
          <w:b w:val="0"/>
        </w:rPr>
        <w:t>.</w:t>
      </w:r>
      <w:r w:rsidR="00B4515D">
        <w:rPr>
          <w:rStyle w:val="Strong"/>
          <w:b w:val="0"/>
        </w:rPr>
        <w:t xml:space="preserve"> These occur after </w:t>
      </w:r>
      <w:r w:rsidR="00C8765B">
        <w:rPr>
          <w:rStyle w:val="Strong"/>
          <w:b w:val="0"/>
        </w:rPr>
        <w:t>a screen reminding participants of the prizes and discussing the problem of blindness.</w:t>
      </w:r>
      <w:r w:rsidR="00B4515D">
        <w:rPr>
          <w:rStyle w:val="Strong"/>
          <w:b w:val="0"/>
        </w:rPr>
        <w:t xml:space="preserve"> </w:t>
      </w:r>
      <w:r>
        <w:rPr>
          <w:rStyle w:val="Strong"/>
          <w:b w:val="0"/>
        </w:rPr>
        <w:t xml:space="preserve"> Further </w:t>
      </w:r>
      <w:r w:rsidR="00920236">
        <w:rPr>
          <w:rStyle w:val="Strong"/>
          <w:b w:val="0"/>
        </w:rPr>
        <w:t xml:space="preserve">implementation and design </w:t>
      </w:r>
      <w:r>
        <w:rPr>
          <w:rStyle w:val="Strong"/>
          <w:b w:val="0"/>
        </w:rPr>
        <w:t>details</w:t>
      </w:r>
      <w:r w:rsidR="00920236">
        <w:rPr>
          <w:rStyle w:val="Strong"/>
          <w:b w:val="0"/>
        </w:rPr>
        <w:t xml:space="preserve"> </w:t>
      </w:r>
      <w:r>
        <w:rPr>
          <w:rStyle w:val="Strong"/>
          <w:b w:val="0"/>
        </w:rPr>
        <w:t xml:space="preserve">can be found on our OSF preregistration </w:t>
      </w:r>
      <w:r w:rsidR="0016134E">
        <w:rPr>
          <w:rStyle w:val="Strong"/>
          <w:b w:val="0"/>
        </w:rPr>
        <w:t>(</w:t>
      </w:r>
      <w:commentRangeStart w:id="3"/>
      <w:r w:rsidR="00B4515D">
        <w:fldChar w:fldCharType="begin"/>
      </w:r>
      <w:r w:rsidR="00B4515D">
        <w:instrText xml:space="preserve"> HYPERLINK "https://osf.io/pjm5n/" </w:instrText>
      </w:r>
      <w:r w:rsidR="00B4515D">
        <w:fldChar w:fldCharType="separate"/>
      </w:r>
      <w:r w:rsidR="0016134E">
        <w:rPr>
          <w:rStyle w:val="Hyperlink"/>
          <w:rFonts w:eastAsia="Times New Roman"/>
        </w:rPr>
        <w:t>https://osf.i</w:t>
      </w:r>
      <w:r w:rsidR="0016134E">
        <w:rPr>
          <w:rStyle w:val="Hyperlink"/>
          <w:rFonts w:eastAsia="Times New Roman"/>
        </w:rPr>
        <w:t>o</w:t>
      </w:r>
      <w:r w:rsidR="0016134E">
        <w:rPr>
          <w:rStyle w:val="Hyperlink"/>
          <w:rFonts w:eastAsia="Times New Roman"/>
        </w:rPr>
        <w:t>/pjm5n/</w:t>
      </w:r>
      <w:r w:rsidR="00B4515D">
        <w:rPr>
          <w:rStyle w:val="Hyperlink"/>
          <w:rFonts w:eastAsia="Times New Roman"/>
        </w:rPr>
        <w:fldChar w:fldCharType="end"/>
      </w:r>
      <w:commentRangeEnd w:id="3"/>
      <w:r w:rsidR="0070465C">
        <w:rPr>
          <w:rStyle w:val="CommentReference"/>
          <w:rFonts w:asciiTheme="minorHAnsi" w:hAnsiTheme="minorHAnsi" w:cstheme="minorBidi"/>
        </w:rPr>
        <w:commentReference w:id="3"/>
      </w:r>
      <w:r w:rsidR="0016134E">
        <w:rPr>
          <w:rFonts w:eastAsia="Times New Roman"/>
        </w:rPr>
        <w:t xml:space="preserve">, </w:t>
      </w:r>
      <w:hyperlink r:id="rId11" w:history="1">
        <w:r w:rsidR="0016134E">
          <w:rPr>
            <w:rStyle w:val="Hyperlink"/>
            <w:rFonts w:eastAsia="Times New Roman"/>
          </w:rPr>
          <w:t>https://osf.io/pjm5n/registrations</w:t>
        </w:r>
      </w:hyperlink>
      <w:r w:rsidR="0016134E">
        <w:rPr>
          <w:rFonts w:eastAsia="Times New Roman"/>
        </w:rPr>
        <w:t xml:space="preserve">, and at </w:t>
      </w:r>
      <w:hyperlink r:id="rId12" w:anchor="/essex-piggyback" w:history="1">
        <w:r w:rsidR="0016134E" w:rsidRPr="0016134E">
          <w:rPr>
            <w:rStyle w:val="Hyperlink"/>
            <w:rFonts w:eastAsia="Times New Roman"/>
          </w:rPr>
          <w:t>this link (reveal.js slides</w:t>
        </w:r>
      </w:hyperlink>
      <w:r w:rsidR="0016134E">
        <w:rPr>
          <w:rFonts w:eastAsia="Times New Roman"/>
        </w:rPr>
        <w:t xml:space="preserve">). </w:t>
      </w:r>
    </w:p>
    <w:p w14:paraId="15A011FB" w14:textId="560FD86C" w:rsidR="0016134E" w:rsidRDefault="0016134E" w:rsidP="0016134E">
      <w:pPr>
        <w:rPr>
          <w:rFonts w:eastAsia="Times New Roman"/>
        </w:rPr>
      </w:pPr>
    </w:p>
    <w:p w14:paraId="00206ED6" w14:textId="53DA1D68" w:rsidR="00C8765B" w:rsidRPr="004034CC" w:rsidRDefault="00C8765B" w:rsidP="0016134E">
      <w:pPr>
        <w:rPr>
          <w:rFonts w:eastAsia="Times New Roman"/>
          <w:b/>
        </w:rPr>
      </w:pPr>
      <w:r>
        <w:rPr>
          <w:rFonts w:eastAsia="Times New Roman"/>
          <w:b/>
        </w:rPr>
        <w:t>Image treatment: half of participants see this</w:t>
      </w:r>
    </w:p>
    <w:p w14:paraId="502C401C" w14:textId="413E5152" w:rsidR="00C8765B" w:rsidRDefault="00C8765B" w:rsidP="0016134E">
      <w:pPr>
        <w:rPr>
          <w:rFonts w:eastAsia="Times New Roman"/>
        </w:rPr>
      </w:pPr>
      <w:r w:rsidRPr="00C8765B">
        <w:rPr>
          <w:rFonts w:eastAsia="Times New Roman"/>
        </w:rPr>
        <w:drawing>
          <wp:inline distT="0" distB="0" distL="0" distR="0" wp14:anchorId="0EC29979" wp14:editId="5A8672E6">
            <wp:extent cx="4013200" cy="269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13200" cy="2692400"/>
                    </a:xfrm>
                    <a:prstGeom prst="rect">
                      <a:avLst/>
                    </a:prstGeom>
                  </pic:spPr>
                </pic:pic>
              </a:graphicData>
            </a:graphic>
          </wp:inline>
        </w:drawing>
      </w:r>
    </w:p>
    <w:p w14:paraId="7C42EE35" w14:textId="4114D3FA" w:rsidR="00416D80" w:rsidRPr="00416D80" w:rsidRDefault="00B07844" w:rsidP="0016134E">
      <w:pPr>
        <w:pStyle w:val="NormalWeb"/>
        <w:spacing w:before="0" w:beforeAutospacing="0" w:after="0" w:afterAutospacing="0"/>
        <w:contextualSpacing/>
        <w:jc w:val="center"/>
        <w:rPr>
          <w:rStyle w:val="Strong"/>
          <w:b w:val="0"/>
        </w:rPr>
      </w:pPr>
      <w:commentRangeStart w:id="4"/>
      <w:r>
        <w:rPr>
          <w:rStyle w:val="CommentReference"/>
          <w:rFonts w:asciiTheme="minorHAnsi" w:eastAsiaTheme="minorHAnsi" w:hAnsiTheme="minorHAnsi" w:cstheme="minorBidi"/>
        </w:rPr>
        <w:commentReference w:id="5"/>
      </w:r>
      <w:commentRangeEnd w:id="4"/>
      <w:r w:rsidR="00856530">
        <w:rPr>
          <w:rStyle w:val="CommentReference"/>
          <w:rFonts w:asciiTheme="minorHAnsi" w:eastAsiaTheme="minorHAnsi" w:hAnsiTheme="minorHAnsi" w:cstheme="minorBidi"/>
        </w:rPr>
        <w:commentReference w:id="4"/>
      </w:r>
    </w:p>
    <w:p w14:paraId="174D9913" w14:textId="67C6AD8A" w:rsidR="00416D80" w:rsidRDefault="0016134E" w:rsidP="0016134E">
      <w:pPr>
        <w:pBdr>
          <w:bottom w:val="single" w:sz="6" w:space="1" w:color="auto"/>
        </w:pBdr>
        <w:spacing w:after="200" w:line="276" w:lineRule="auto"/>
        <w:jc w:val="center"/>
        <w:rPr>
          <w:noProof/>
        </w:rPr>
      </w:pPr>
      <w:r w:rsidRPr="00565AC2">
        <w:rPr>
          <w:rFonts w:eastAsia="Times New Roman"/>
          <w:noProof/>
        </w:rPr>
        <w:lastRenderedPageBreak/>
        <w:drawing>
          <wp:inline distT="0" distB="0" distL="0" distR="0" wp14:anchorId="153E5F87" wp14:editId="07E498CD">
            <wp:extent cx="5676258" cy="4927950"/>
            <wp:effectExtent l="0" t="0" r="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3121" cy="4933908"/>
                    </a:xfrm>
                    <a:prstGeom prst="rect">
                      <a:avLst/>
                    </a:prstGeom>
                  </pic:spPr>
                </pic:pic>
              </a:graphicData>
            </a:graphic>
          </wp:inline>
        </w:drawing>
      </w:r>
    </w:p>
    <w:p w14:paraId="3AB65122" w14:textId="0D670DE7" w:rsidR="0016134E" w:rsidRDefault="0016134E" w:rsidP="0016134E">
      <w:pPr>
        <w:pBdr>
          <w:bottom w:val="single" w:sz="6" w:space="1" w:color="auto"/>
        </w:pBdr>
        <w:spacing w:after="200" w:line="276" w:lineRule="auto"/>
        <w:rPr>
          <w:noProof/>
        </w:rPr>
      </w:pPr>
      <w:r>
        <w:rPr>
          <w:noProof/>
        </w:rPr>
        <w:t>The Control screen was similar, but the last two sentences of each paragraph  (</w:t>
      </w:r>
      <w:r w:rsidR="00842F58">
        <w:rPr>
          <w:noProof/>
        </w:rPr>
        <w:t xml:space="preserve">indicated above in blue pen; </w:t>
      </w:r>
      <w:r>
        <w:rPr>
          <w:noProof/>
        </w:rPr>
        <w:t>starting with ‘It costs roughly £5 per day’ and with ‘In mass drug administration campaigns’) were not shown in the Control versions.</w:t>
      </w:r>
    </w:p>
    <w:p w14:paraId="7F53567F" w14:textId="77777777" w:rsidR="0016134E" w:rsidRDefault="0016134E" w:rsidP="0016134E">
      <w:pPr>
        <w:pBdr>
          <w:bottom w:val="single" w:sz="6" w:space="1" w:color="auto"/>
        </w:pBdr>
        <w:spacing w:after="200" w:line="276" w:lineRule="auto"/>
        <w:jc w:val="center"/>
        <w:rPr>
          <w:noProof/>
        </w:rPr>
      </w:pPr>
    </w:p>
    <w:p w14:paraId="33E51445" w14:textId="77777777" w:rsidR="00B07844" w:rsidRDefault="00B07844" w:rsidP="0016134E">
      <w:pPr>
        <w:pBdr>
          <w:bottom w:val="single" w:sz="6" w:space="1" w:color="auto"/>
        </w:pBdr>
        <w:spacing w:after="200" w:line="276" w:lineRule="auto"/>
        <w:jc w:val="center"/>
        <w:rPr>
          <w:noProof/>
        </w:rPr>
      </w:pPr>
    </w:p>
    <w:p w14:paraId="681AEA5F" w14:textId="1A2DFE44" w:rsidR="0016134E" w:rsidRPr="0016134E" w:rsidRDefault="00B07844" w:rsidP="0016134E">
      <w:pPr>
        <w:spacing w:after="200" w:line="276" w:lineRule="auto"/>
        <w:jc w:val="center"/>
        <w:rPr>
          <w:noProof/>
        </w:rPr>
      </w:pPr>
      <w:r>
        <w:rPr>
          <w:rFonts w:eastAsia="Times New Roman"/>
          <w:noProof/>
        </w:rPr>
        <w:lastRenderedPageBreak/>
        <w:drawing>
          <wp:inline distT="0" distB="0" distL="0" distR="0" wp14:anchorId="7180295A" wp14:editId="5CBF59CE">
            <wp:extent cx="5668166" cy="1933845"/>
            <wp:effectExtent l="0" t="0" r="8890" b="9525"/>
            <wp:docPr id="3" name="Bildobjek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 s6.PNG"/>
                    <pic:cNvPicPr/>
                  </pic:nvPicPr>
                  <pic:blipFill>
                    <a:blip r:embed="rId15">
                      <a:extLst>
                        <a:ext uri="{28A0092B-C50C-407E-A947-70E740481C1C}">
                          <a14:useLocalDpi xmlns:a14="http://schemas.microsoft.com/office/drawing/2010/main" val="0"/>
                        </a:ext>
                      </a:extLst>
                    </a:blip>
                    <a:stretch>
                      <a:fillRect/>
                    </a:stretch>
                  </pic:blipFill>
                  <pic:spPr>
                    <a:xfrm>
                      <a:off x="0" y="0"/>
                      <a:ext cx="5668166" cy="1933845"/>
                    </a:xfrm>
                    <a:prstGeom prst="rect">
                      <a:avLst/>
                    </a:prstGeom>
                  </pic:spPr>
                </pic:pic>
              </a:graphicData>
            </a:graphic>
          </wp:inline>
        </w:drawing>
      </w:r>
    </w:p>
    <w:p w14:paraId="0F36250A" w14:textId="443301DE" w:rsidR="00565AC2" w:rsidRDefault="00B07844">
      <w:pPr>
        <w:spacing w:after="200" w:line="276" w:lineRule="auto"/>
        <w:rPr>
          <w:rFonts w:eastAsia="Times New Roman"/>
        </w:rPr>
      </w:pPr>
      <w:r>
        <w:rPr>
          <w:rFonts w:eastAsia="Times New Roman"/>
          <w:noProof/>
        </w:rPr>
        <w:drawing>
          <wp:inline distT="0" distB="0" distL="0" distR="0" wp14:anchorId="73DB6E4C" wp14:editId="442352D8">
            <wp:extent cx="5668166" cy="1933845"/>
            <wp:effectExtent l="0" t="0" r="8890" b="952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 s6.PNG"/>
                    <pic:cNvPicPr/>
                  </pic:nvPicPr>
                  <pic:blipFill>
                    <a:blip r:embed="rId15">
                      <a:extLst>
                        <a:ext uri="{28A0092B-C50C-407E-A947-70E740481C1C}">
                          <a14:useLocalDpi xmlns:a14="http://schemas.microsoft.com/office/drawing/2010/main" val="0"/>
                        </a:ext>
                      </a:extLst>
                    </a:blip>
                    <a:stretch>
                      <a:fillRect/>
                    </a:stretch>
                  </pic:blipFill>
                  <pic:spPr>
                    <a:xfrm>
                      <a:off x="0" y="0"/>
                      <a:ext cx="5668166" cy="1933845"/>
                    </a:xfrm>
                    <a:prstGeom prst="rect">
                      <a:avLst/>
                    </a:prstGeom>
                  </pic:spPr>
                </pic:pic>
              </a:graphicData>
            </a:graphic>
          </wp:inline>
        </w:drawing>
      </w:r>
      <w:r w:rsidR="00565AC2">
        <w:rPr>
          <w:rFonts w:eastAsia="Times New Roman"/>
        </w:rPr>
        <w:br w:type="page"/>
      </w:r>
    </w:p>
    <w:p w14:paraId="6117BC52" w14:textId="77777777" w:rsidR="00B07844" w:rsidRPr="006F5FD1" w:rsidRDefault="00B07844" w:rsidP="00B07844">
      <w:pPr>
        <w:contextualSpacing/>
        <w:jc w:val="center"/>
        <w:rPr>
          <w:b/>
          <w:sz w:val="28"/>
          <w:szCs w:val="28"/>
        </w:rPr>
      </w:pPr>
      <w:r w:rsidRPr="006F5FD1">
        <w:rPr>
          <w:b/>
          <w:sz w:val="28"/>
          <w:szCs w:val="28"/>
        </w:rPr>
        <w:lastRenderedPageBreak/>
        <w:t>Additional Results</w:t>
      </w:r>
    </w:p>
    <w:p w14:paraId="66A0934B" w14:textId="77777777" w:rsidR="00B07844" w:rsidRDefault="00B07844" w:rsidP="00B07844">
      <w:pPr>
        <w:contextualSpacing/>
        <w:jc w:val="center"/>
        <w:rPr>
          <w:b/>
        </w:rPr>
      </w:pPr>
    </w:p>
    <w:p w14:paraId="393F879A" w14:textId="77777777" w:rsidR="00B07844" w:rsidRDefault="00B07844" w:rsidP="00B07844">
      <w:pPr>
        <w:contextualSpacing/>
        <w:jc w:val="center"/>
        <w:rPr>
          <w:b/>
        </w:rPr>
      </w:pPr>
    </w:p>
    <w:p w14:paraId="5541F33D" w14:textId="77777777" w:rsidR="00B07844" w:rsidRDefault="00B07844" w:rsidP="00B07844">
      <w:pPr>
        <w:contextualSpacing/>
        <w:jc w:val="center"/>
        <w:rPr>
          <w:b/>
        </w:rPr>
      </w:pPr>
      <w:r w:rsidRPr="00467279">
        <w:rPr>
          <w:b/>
        </w:rPr>
        <w:t>Results including inattentive participants</w:t>
      </w:r>
    </w:p>
    <w:p w14:paraId="5E1D5243" w14:textId="77777777" w:rsidR="00B07844" w:rsidRDefault="00B07844" w:rsidP="00B07844">
      <w:pPr>
        <w:contextualSpacing/>
        <w:jc w:val="center"/>
        <w:rPr>
          <w:b/>
        </w:rPr>
      </w:pPr>
    </w:p>
    <w:p w14:paraId="25E9ABC8" w14:textId="77777777" w:rsidR="00B07844" w:rsidRDefault="00B07844" w:rsidP="00B07844">
      <w:pPr>
        <w:ind w:firstLine="709"/>
        <w:contextualSpacing/>
      </w:pPr>
      <w:r>
        <w:t>W</w:t>
      </w:r>
      <w:r w:rsidRPr="00CB77EB">
        <w:t xml:space="preserve">e </w:t>
      </w:r>
      <w:r>
        <w:t xml:space="preserve">also </w:t>
      </w:r>
      <w:r w:rsidRPr="00CB77EB">
        <w:t xml:space="preserve">reran the </w:t>
      </w:r>
      <w:r>
        <w:t>analyses</w:t>
      </w:r>
      <w:r w:rsidRPr="00CB77EB">
        <w:t xml:space="preserve"> based on data from all participants</w:t>
      </w:r>
      <w:r>
        <w:t xml:space="preserve"> </w:t>
      </w:r>
      <w:r w:rsidRPr="00CB77EB">
        <w:t>who completed any of the measures in the study</w:t>
      </w:r>
      <w:r>
        <w:t xml:space="preserve"> (i.e. i</w:t>
      </w:r>
      <w:r w:rsidRPr="00CB77EB">
        <w:t>ncluding the participants who failed the attention checks</w:t>
      </w:r>
      <w:r>
        <w:t>).</w:t>
      </w:r>
    </w:p>
    <w:p w14:paraId="106FF086" w14:textId="77777777" w:rsidR="00B07844" w:rsidRDefault="00B07844" w:rsidP="00B07844">
      <w:pPr>
        <w:contextualSpacing/>
        <w:rPr>
          <w:b/>
        </w:rPr>
      </w:pPr>
    </w:p>
    <w:p w14:paraId="316B087E" w14:textId="77777777" w:rsidR="00B07844" w:rsidRPr="00CB77EB" w:rsidRDefault="00B07844" w:rsidP="00B07844">
      <w:pPr>
        <w:contextualSpacing/>
        <w:rPr>
          <w:b/>
        </w:rPr>
      </w:pPr>
      <w:r w:rsidRPr="00CB77EB">
        <w:rPr>
          <w:b/>
        </w:rPr>
        <w:t>Study 1</w:t>
      </w:r>
    </w:p>
    <w:p w14:paraId="72318C02" w14:textId="77777777" w:rsidR="00B07844" w:rsidRPr="00CB77EB" w:rsidRDefault="00B07844" w:rsidP="00B07844">
      <w:pPr>
        <w:ind w:firstLine="709"/>
        <w:contextualSpacing/>
      </w:pPr>
      <w:r w:rsidRPr="00CB77EB">
        <w:t xml:space="preserve"> </w:t>
      </w:r>
    </w:p>
    <w:p w14:paraId="71D51871" w14:textId="77777777" w:rsidR="00B07844" w:rsidRDefault="00B07844" w:rsidP="00B07844">
      <w:bookmarkStart w:id="6" w:name="OLE_LINK30"/>
      <w:bookmarkStart w:id="7" w:name="OLE_LINK31"/>
      <w:commentRangeStart w:id="8"/>
      <w:commentRangeStart w:id="9"/>
      <w:r w:rsidRPr="00CB77EB">
        <w:rPr>
          <w:i/>
        </w:rPr>
        <w:t>Table S1</w:t>
      </w:r>
      <w:bookmarkEnd w:id="6"/>
      <w:bookmarkEnd w:id="7"/>
      <w:r w:rsidRPr="00CB77EB">
        <w:rPr>
          <w:i/>
        </w:rPr>
        <w:t>.</w:t>
      </w:r>
      <w:r w:rsidRPr="00CB77EB">
        <w:t xml:space="preserve"> </w:t>
      </w:r>
      <w:r>
        <w:t>R</w:t>
      </w:r>
      <w:r w:rsidRPr="00CB77EB">
        <w:t>egression coefficients for experimental manipulations</w:t>
      </w:r>
      <w:r>
        <w:t xml:space="preserve"> in Study 1 </w:t>
      </w:r>
      <w:r w:rsidRPr="00CB77EB">
        <w:t>(</w:t>
      </w:r>
      <w:r w:rsidRPr="00CB77EB">
        <w:rPr>
          <w:i/>
        </w:rPr>
        <w:t>N</w:t>
      </w:r>
      <w:r w:rsidRPr="00CB77EB">
        <w:t xml:space="preserve"> = 438).</w:t>
      </w:r>
      <w:commentRangeEnd w:id="8"/>
      <w:r>
        <w:rPr>
          <w:rStyle w:val="CommentReference"/>
          <w:rFonts w:asciiTheme="minorHAnsi" w:hAnsiTheme="minorHAnsi" w:cstheme="minorBidi"/>
        </w:rPr>
        <w:commentReference w:id="8"/>
      </w:r>
      <w:commentRangeEnd w:id="9"/>
      <w:r w:rsidR="00307524">
        <w:rPr>
          <w:rStyle w:val="CommentReference"/>
          <w:rFonts w:asciiTheme="minorHAnsi" w:hAnsiTheme="minorHAnsi" w:cstheme="minorBidi"/>
        </w:rPr>
        <w:commentReference w:id="9"/>
      </w:r>
    </w:p>
    <w:p w14:paraId="1717A0AA" w14:textId="77777777" w:rsidR="00B07844" w:rsidRPr="00763769" w:rsidRDefault="00B07844" w:rsidP="00B07844">
      <w:pPr>
        <w:rPr>
          <w:i/>
        </w:rPr>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CB77EB" w14:paraId="142F5568" w14:textId="77777777" w:rsidTr="00B4515D">
        <w:trPr>
          <w:trHeight w:val="300"/>
        </w:trPr>
        <w:tc>
          <w:tcPr>
            <w:tcW w:w="9229" w:type="dxa"/>
            <w:gridSpan w:val="10"/>
            <w:tcBorders>
              <w:top w:val="nil"/>
              <w:left w:val="nil"/>
              <w:bottom w:val="nil"/>
              <w:right w:val="nil"/>
            </w:tcBorders>
            <w:shd w:val="clear" w:color="auto" w:fill="auto"/>
            <w:noWrap/>
            <w:vAlign w:val="center"/>
          </w:tcPr>
          <w:p w14:paraId="007B45BF" w14:textId="77777777" w:rsidR="00B07844" w:rsidRPr="00CB77EB" w:rsidRDefault="00B07844" w:rsidP="00B4515D">
            <w:pPr>
              <w:rPr>
                <w:rFonts w:eastAsia="Times New Roman"/>
                <w:b/>
                <w:color w:val="000000"/>
                <w:sz w:val="20"/>
                <w:szCs w:val="20"/>
              </w:rPr>
            </w:pPr>
            <w:r w:rsidRPr="00CB77EB">
              <w:rPr>
                <w:rFonts w:eastAsia="Times New Roman"/>
                <w:b/>
                <w:color w:val="000000"/>
                <w:sz w:val="20"/>
                <w:szCs w:val="20"/>
              </w:rPr>
              <w:t>Unstandardized results</w:t>
            </w:r>
          </w:p>
        </w:tc>
      </w:tr>
      <w:tr w:rsidR="00B07844" w:rsidRPr="00CB77EB" w14:paraId="34148FBB" w14:textId="77777777" w:rsidTr="00B4515D">
        <w:trPr>
          <w:trHeight w:val="300"/>
        </w:trPr>
        <w:tc>
          <w:tcPr>
            <w:tcW w:w="1433" w:type="dxa"/>
            <w:tcBorders>
              <w:top w:val="nil"/>
              <w:left w:val="nil"/>
              <w:bottom w:val="nil"/>
              <w:right w:val="nil"/>
            </w:tcBorders>
            <w:shd w:val="clear" w:color="auto" w:fill="auto"/>
            <w:noWrap/>
            <w:vAlign w:val="center"/>
          </w:tcPr>
          <w:p w14:paraId="76EC1FEA" w14:textId="77777777" w:rsidR="00B07844" w:rsidRPr="00763769" w:rsidRDefault="00B07844" w:rsidP="00B4515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5B9154FF" w14:textId="77777777" w:rsidR="00B07844" w:rsidRPr="00CB77EB" w:rsidRDefault="00B07844" w:rsidP="00B4515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71769BF7" w14:textId="77777777" w:rsidR="00B07844" w:rsidRPr="00CB77EB" w:rsidRDefault="00B07844" w:rsidP="00B4515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6E4A510F" w14:textId="77777777" w:rsidR="00B07844" w:rsidRPr="00CB77EB" w:rsidRDefault="00B07844" w:rsidP="00B4515D">
            <w:pPr>
              <w:jc w:val="center"/>
              <w:rPr>
                <w:rFonts w:eastAsia="Times New Roman"/>
                <w:b/>
                <w:color w:val="000000"/>
                <w:sz w:val="20"/>
                <w:szCs w:val="20"/>
              </w:rPr>
            </w:pPr>
            <w:r>
              <w:rPr>
                <w:rFonts w:eastAsia="Times New Roman"/>
                <w:b/>
                <w:color w:val="000000"/>
                <w:sz w:val="20"/>
                <w:szCs w:val="20"/>
              </w:rPr>
              <w:t>DONATED (NON-ZERO) AMOUNTS</w:t>
            </w:r>
          </w:p>
        </w:tc>
      </w:tr>
      <w:tr w:rsidR="00B07844" w:rsidRPr="00CB77EB" w14:paraId="01196083" w14:textId="77777777" w:rsidTr="00B4515D">
        <w:trPr>
          <w:trHeight w:val="300"/>
        </w:trPr>
        <w:tc>
          <w:tcPr>
            <w:tcW w:w="1433" w:type="dxa"/>
            <w:tcBorders>
              <w:top w:val="nil"/>
              <w:left w:val="nil"/>
              <w:bottom w:val="nil"/>
              <w:right w:val="nil"/>
            </w:tcBorders>
            <w:shd w:val="clear" w:color="auto" w:fill="auto"/>
            <w:noWrap/>
            <w:vAlign w:val="center"/>
          </w:tcPr>
          <w:p w14:paraId="13DAC656" w14:textId="77777777" w:rsidR="00B07844" w:rsidRPr="00763769" w:rsidRDefault="00B07844" w:rsidP="00B4515D">
            <w:pPr>
              <w:rPr>
                <w:rFonts w:eastAsia="Times New Roman"/>
                <w:color w:val="000000"/>
                <w:sz w:val="20"/>
                <w:szCs w:val="20"/>
              </w:rPr>
            </w:pPr>
          </w:p>
        </w:tc>
        <w:tc>
          <w:tcPr>
            <w:tcW w:w="1113" w:type="dxa"/>
            <w:tcBorders>
              <w:top w:val="nil"/>
              <w:left w:val="nil"/>
              <w:bottom w:val="nil"/>
              <w:right w:val="nil"/>
            </w:tcBorders>
            <w:shd w:val="clear" w:color="auto" w:fill="auto"/>
            <w:noWrap/>
            <w:vAlign w:val="bottom"/>
          </w:tcPr>
          <w:p w14:paraId="4AF79D12" w14:textId="77777777" w:rsidR="00B07844" w:rsidRPr="00CB77EB" w:rsidRDefault="00B07844" w:rsidP="00B4515D">
            <w:pPr>
              <w:jc w:val="center"/>
              <w:rPr>
                <w:rFonts w:eastAsia="Times New Roman"/>
                <w:color w:val="000000"/>
                <w:sz w:val="20"/>
                <w:szCs w:val="20"/>
              </w:rPr>
            </w:pPr>
            <w:r w:rsidRPr="00CB77EB">
              <w:rPr>
                <w:b/>
                <w:i/>
                <w:sz w:val="20"/>
                <w:szCs w:val="20"/>
              </w:rPr>
              <w:t>B</w:t>
            </w:r>
          </w:p>
        </w:tc>
        <w:tc>
          <w:tcPr>
            <w:tcW w:w="1114" w:type="dxa"/>
            <w:tcBorders>
              <w:top w:val="nil"/>
              <w:left w:val="nil"/>
              <w:bottom w:val="nil"/>
              <w:right w:val="nil"/>
            </w:tcBorders>
            <w:shd w:val="clear" w:color="auto" w:fill="auto"/>
            <w:noWrap/>
            <w:vAlign w:val="bottom"/>
          </w:tcPr>
          <w:p w14:paraId="18518E7D" w14:textId="77777777" w:rsidR="00B07844" w:rsidRPr="00CB77EB" w:rsidRDefault="00B07844" w:rsidP="00B4515D">
            <w:pPr>
              <w:jc w:val="center"/>
              <w:rPr>
                <w:rFonts w:eastAsia="Times New Roman"/>
                <w:color w:val="000000"/>
                <w:sz w:val="20"/>
                <w:szCs w:val="20"/>
              </w:rPr>
            </w:pPr>
            <w:r w:rsidRPr="00CB77EB">
              <w:rPr>
                <w:b/>
                <w:sz w:val="20"/>
                <w:szCs w:val="20"/>
              </w:rPr>
              <w:t>S.E.</w:t>
            </w:r>
          </w:p>
        </w:tc>
        <w:tc>
          <w:tcPr>
            <w:tcW w:w="1114" w:type="dxa"/>
            <w:gridSpan w:val="2"/>
            <w:tcBorders>
              <w:top w:val="nil"/>
              <w:left w:val="nil"/>
              <w:bottom w:val="nil"/>
              <w:right w:val="nil"/>
            </w:tcBorders>
            <w:shd w:val="clear" w:color="auto" w:fill="auto"/>
            <w:noWrap/>
            <w:vAlign w:val="bottom"/>
          </w:tcPr>
          <w:p w14:paraId="0BD407D0" w14:textId="77777777" w:rsidR="00B07844" w:rsidRPr="00CB77EB" w:rsidRDefault="00B07844" w:rsidP="00B4515D">
            <w:pPr>
              <w:jc w:val="center"/>
              <w:rPr>
                <w:rFonts w:eastAsia="Times New Roman"/>
                <w:color w:val="000000"/>
                <w:sz w:val="20"/>
                <w:szCs w:val="20"/>
              </w:rPr>
            </w:pPr>
            <w:r w:rsidRPr="00CB77EB">
              <w:rPr>
                <w:b/>
                <w:i/>
                <w:sz w:val="20"/>
                <w:szCs w:val="20"/>
              </w:rPr>
              <w:t>P</w:t>
            </w:r>
          </w:p>
        </w:tc>
        <w:tc>
          <w:tcPr>
            <w:tcW w:w="1113" w:type="dxa"/>
            <w:gridSpan w:val="2"/>
            <w:tcBorders>
              <w:top w:val="nil"/>
              <w:left w:val="nil"/>
              <w:bottom w:val="nil"/>
              <w:right w:val="nil"/>
            </w:tcBorders>
            <w:shd w:val="clear" w:color="auto" w:fill="auto"/>
            <w:noWrap/>
            <w:vAlign w:val="bottom"/>
          </w:tcPr>
          <w:p w14:paraId="603C6517" w14:textId="77777777" w:rsidR="00B07844" w:rsidRPr="00CB77EB"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07FF1BD8" w14:textId="77777777" w:rsidR="00B07844" w:rsidRPr="00CB77EB" w:rsidRDefault="00B07844" w:rsidP="00B4515D">
            <w:pPr>
              <w:jc w:val="center"/>
              <w:rPr>
                <w:rFonts w:eastAsia="Times New Roman"/>
                <w:color w:val="000000"/>
                <w:sz w:val="20"/>
                <w:szCs w:val="20"/>
              </w:rPr>
            </w:pPr>
            <w:r w:rsidRPr="00CB77EB">
              <w:rPr>
                <w:b/>
                <w:i/>
                <w:sz w:val="20"/>
                <w:szCs w:val="20"/>
              </w:rPr>
              <w:t>B</w:t>
            </w:r>
          </w:p>
        </w:tc>
        <w:tc>
          <w:tcPr>
            <w:tcW w:w="1114" w:type="dxa"/>
            <w:tcBorders>
              <w:top w:val="nil"/>
              <w:left w:val="nil"/>
              <w:bottom w:val="nil"/>
              <w:right w:val="nil"/>
            </w:tcBorders>
            <w:shd w:val="clear" w:color="auto" w:fill="auto"/>
            <w:noWrap/>
            <w:vAlign w:val="bottom"/>
          </w:tcPr>
          <w:p w14:paraId="60DBE3F1" w14:textId="77777777" w:rsidR="00B07844" w:rsidRPr="00CB77EB" w:rsidRDefault="00B07844" w:rsidP="00B4515D">
            <w:pPr>
              <w:jc w:val="center"/>
              <w:rPr>
                <w:rFonts w:eastAsia="Times New Roman"/>
                <w:color w:val="000000"/>
                <w:sz w:val="20"/>
                <w:szCs w:val="20"/>
              </w:rPr>
            </w:pPr>
            <w:r w:rsidRPr="00CB77EB">
              <w:rPr>
                <w:b/>
                <w:sz w:val="20"/>
                <w:szCs w:val="20"/>
              </w:rPr>
              <w:t>S.E.</w:t>
            </w:r>
          </w:p>
        </w:tc>
        <w:tc>
          <w:tcPr>
            <w:tcW w:w="1114" w:type="dxa"/>
            <w:tcBorders>
              <w:top w:val="nil"/>
              <w:left w:val="nil"/>
              <w:bottom w:val="nil"/>
              <w:right w:val="nil"/>
            </w:tcBorders>
            <w:shd w:val="clear" w:color="auto" w:fill="auto"/>
            <w:noWrap/>
            <w:vAlign w:val="bottom"/>
          </w:tcPr>
          <w:p w14:paraId="6EC47069" w14:textId="77777777" w:rsidR="00B07844" w:rsidRPr="00CB77EB" w:rsidRDefault="00B07844" w:rsidP="00B4515D">
            <w:pPr>
              <w:jc w:val="center"/>
              <w:rPr>
                <w:rFonts w:eastAsia="Times New Roman"/>
                <w:color w:val="000000"/>
                <w:sz w:val="20"/>
                <w:szCs w:val="20"/>
              </w:rPr>
            </w:pPr>
            <w:r w:rsidRPr="00CB77EB">
              <w:rPr>
                <w:b/>
                <w:i/>
                <w:sz w:val="20"/>
                <w:szCs w:val="20"/>
              </w:rPr>
              <w:t>p</w:t>
            </w:r>
          </w:p>
        </w:tc>
      </w:tr>
      <w:tr w:rsidR="00B07844" w:rsidRPr="00CB77EB" w14:paraId="118B9E73" w14:textId="77777777" w:rsidTr="004034CC">
        <w:trPr>
          <w:trHeight w:val="300"/>
        </w:trPr>
        <w:tc>
          <w:tcPr>
            <w:tcW w:w="1433" w:type="dxa"/>
            <w:tcBorders>
              <w:top w:val="nil"/>
              <w:left w:val="nil"/>
              <w:bottom w:val="nil"/>
              <w:right w:val="nil"/>
            </w:tcBorders>
            <w:shd w:val="clear" w:color="auto" w:fill="auto"/>
            <w:noWrap/>
          </w:tcPr>
          <w:p w14:paraId="45983883" w14:textId="5714E513" w:rsidR="00B07844" w:rsidRPr="00CB77EB" w:rsidRDefault="00B07844" w:rsidP="00B4515D">
            <w:pPr>
              <w:contextualSpacing/>
              <w:rPr>
                <w:sz w:val="20"/>
                <w:szCs w:val="20"/>
              </w:rPr>
            </w:pPr>
          </w:p>
        </w:tc>
        <w:tc>
          <w:tcPr>
            <w:tcW w:w="1113" w:type="dxa"/>
            <w:tcBorders>
              <w:top w:val="nil"/>
              <w:left w:val="nil"/>
              <w:bottom w:val="nil"/>
              <w:right w:val="nil"/>
            </w:tcBorders>
            <w:shd w:val="clear" w:color="auto" w:fill="auto"/>
            <w:noWrap/>
            <w:vAlign w:val="center"/>
          </w:tcPr>
          <w:p w14:paraId="7BBCD8E5" w14:textId="57A50023" w:rsidR="00B07844" w:rsidRPr="00CB77EB"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16D9D6A9" w14:textId="700330AE" w:rsidR="00B07844" w:rsidRPr="00CB77EB" w:rsidRDefault="00B07844" w:rsidP="00B4515D">
            <w:pPr>
              <w:jc w:val="center"/>
              <w:rPr>
                <w:rFonts w:eastAsia="Times New Roman"/>
                <w:color w:val="000000"/>
                <w:sz w:val="20"/>
                <w:szCs w:val="20"/>
              </w:rPr>
            </w:pPr>
          </w:p>
        </w:tc>
        <w:tc>
          <w:tcPr>
            <w:tcW w:w="1114" w:type="dxa"/>
            <w:gridSpan w:val="2"/>
            <w:tcBorders>
              <w:top w:val="nil"/>
              <w:left w:val="nil"/>
              <w:bottom w:val="nil"/>
              <w:right w:val="nil"/>
            </w:tcBorders>
            <w:shd w:val="clear" w:color="auto" w:fill="auto"/>
            <w:noWrap/>
            <w:vAlign w:val="center"/>
          </w:tcPr>
          <w:p w14:paraId="3E0CC279" w14:textId="456F679D" w:rsidR="00B07844" w:rsidRPr="00CB77EB" w:rsidRDefault="00B07844" w:rsidP="00B4515D">
            <w:pPr>
              <w:jc w:val="center"/>
              <w:rPr>
                <w:rFonts w:eastAsia="Times New Roman"/>
                <w:color w:val="000000"/>
                <w:sz w:val="20"/>
                <w:szCs w:val="20"/>
              </w:rPr>
            </w:pPr>
          </w:p>
        </w:tc>
        <w:tc>
          <w:tcPr>
            <w:tcW w:w="1113" w:type="dxa"/>
            <w:gridSpan w:val="2"/>
            <w:tcBorders>
              <w:top w:val="nil"/>
              <w:left w:val="nil"/>
              <w:bottom w:val="nil"/>
              <w:right w:val="nil"/>
            </w:tcBorders>
            <w:shd w:val="clear" w:color="auto" w:fill="auto"/>
            <w:noWrap/>
          </w:tcPr>
          <w:p w14:paraId="0A8D74D3" w14:textId="77777777" w:rsidR="00B07844" w:rsidRPr="00CB77EB" w:rsidRDefault="00B07844" w:rsidP="00B4515D">
            <w:pPr>
              <w:contextualSpacing/>
              <w:jc w:val="center"/>
              <w:rPr>
                <w:sz w:val="20"/>
                <w:szCs w:val="20"/>
              </w:rPr>
            </w:pPr>
          </w:p>
        </w:tc>
        <w:tc>
          <w:tcPr>
            <w:tcW w:w="1114" w:type="dxa"/>
            <w:tcBorders>
              <w:top w:val="nil"/>
              <w:left w:val="nil"/>
              <w:bottom w:val="nil"/>
              <w:right w:val="nil"/>
            </w:tcBorders>
            <w:shd w:val="clear" w:color="auto" w:fill="auto"/>
            <w:noWrap/>
            <w:vAlign w:val="center"/>
          </w:tcPr>
          <w:p w14:paraId="6FC78676" w14:textId="5DE6DB28" w:rsidR="00B07844" w:rsidRPr="00CB77EB"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547E4577" w14:textId="7C7287A9" w:rsidR="00B07844" w:rsidRPr="00CB77EB"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0B3BD5F4" w14:textId="50CB6172" w:rsidR="00B07844" w:rsidRPr="00CB77EB" w:rsidRDefault="00B07844" w:rsidP="00B4515D">
            <w:pPr>
              <w:jc w:val="center"/>
              <w:rPr>
                <w:rFonts w:eastAsia="Times New Roman"/>
                <w:color w:val="000000"/>
                <w:sz w:val="20"/>
                <w:szCs w:val="20"/>
              </w:rPr>
            </w:pPr>
          </w:p>
        </w:tc>
      </w:tr>
      <w:tr w:rsidR="00B07844" w:rsidRPr="00CB77EB" w14:paraId="4EB7AE03" w14:textId="77777777" w:rsidTr="00B4515D">
        <w:trPr>
          <w:trHeight w:val="300"/>
        </w:trPr>
        <w:tc>
          <w:tcPr>
            <w:tcW w:w="1433" w:type="dxa"/>
            <w:tcBorders>
              <w:top w:val="nil"/>
              <w:left w:val="nil"/>
              <w:bottom w:val="nil"/>
              <w:right w:val="nil"/>
            </w:tcBorders>
            <w:shd w:val="clear" w:color="auto" w:fill="auto"/>
            <w:noWrap/>
            <w:hideMark/>
          </w:tcPr>
          <w:p w14:paraId="344A6D15" w14:textId="77777777" w:rsidR="00B07844" w:rsidRPr="00CB77EB" w:rsidRDefault="00B07844" w:rsidP="00B4515D">
            <w:pPr>
              <w:contextualSpacing/>
              <w:rPr>
                <w:sz w:val="20"/>
                <w:szCs w:val="20"/>
              </w:rPr>
            </w:pPr>
            <w:bookmarkStart w:id="10" w:name="OLE_LINK27"/>
            <w:bookmarkStart w:id="11" w:name="OLE_LINK28"/>
            <w:r w:rsidRPr="00CB77EB">
              <w:rPr>
                <w:sz w:val="20"/>
                <w:szCs w:val="20"/>
              </w:rPr>
              <w:t>IM05</w:t>
            </w:r>
            <w:bookmarkEnd w:id="10"/>
            <w:bookmarkEnd w:id="11"/>
          </w:p>
        </w:tc>
        <w:tc>
          <w:tcPr>
            <w:tcW w:w="1113" w:type="dxa"/>
            <w:tcBorders>
              <w:top w:val="nil"/>
              <w:left w:val="nil"/>
              <w:bottom w:val="nil"/>
              <w:right w:val="nil"/>
            </w:tcBorders>
            <w:shd w:val="clear" w:color="auto" w:fill="auto"/>
            <w:noWrap/>
            <w:vAlign w:val="center"/>
            <w:hideMark/>
          </w:tcPr>
          <w:p w14:paraId="26478729" w14:textId="77777777" w:rsidR="00B07844" w:rsidRPr="00CB77EB" w:rsidRDefault="00B07844" w:rsidP="00B4515D">
            <w:pPr>
              <w:jc w:val="center"/>
              <w:rPr>
                <w:rFonts w:eastAsia="Times New Roman"/>
                <w:color w:val="000000"/>
                <w:sz w:val="20"/>
                <w:szCs w:val="20"/>
              </w:rPr>
            </w:pPr>
            <w:r w:rsidRPr="00CB77EB">
              <w:rPr>
                <w:rFonts w:eastAsia="Times New Roman"/>
                <w:color w:val="000000"/>
                <w:sz w:val="20"/>
                <w:szCs w:val="20"/>
              </w:rPr>
              <w:t>0.406</w:t>
            </w:r>
          </w:p>
        </w:tc>
        <w:tc>
          <w:tcPr>
            <w:tcW w:w="1114" w:type="dxa"/>
            <w:tcBorders>
              <w:top w:val="nil"/>
              <w:left w:val="nil"/>
              <w:bottom w:val="nil"/>
              <w:right w:val="nil"/>
            </w:tcBorders>
            <w:shd w:val="clear" w:color="auto" w:fill="auto"/>
            <w:noWrap/>
            <w:vAlign w:val="center"/>
            <w:hideMark/>
          </w:tcPr>
          <w:p w14:paraId="21190324" w14:textId="77777777" w:rsidR="00B07844" w:rsidRPr="00CB77EB" w:rsidRDefault="00B07844" w:rsidP="00B4515D">
            <w:pPr>
              <w:jc w:val="center"/>
              <w:rPr>
                <w:rFonts w:eastAsia="Times New Roman"/>
                <w:color w:val="000000"/>
                <w:sz w:val="20"/>
                <w:szCs w:val="20"/>
              </w:rPr>
            </w:pPr>
            <w:r w:rsidRPr="00CB77EB">
              <w:rPr>
                <w:rFonts w:eastAsia="Times New Roman"/>
                <w:color w:val="000000"/>
                <w:sz w:val="20"/>
                <w:szCs w:val="20"/>
              </w:rPr>
              <w:t>0.200</w:t>
            </w:r>
          </w:p>
        </w:tc>
        <w:tc>
          <w:tcPr>
            <w:tcW w:w="1114" w:type="dxa"/>
            <w:gridSpan w:val="2"/>
            <w:tcBorders>
              <w:top w:val="nil"/>
              <w:left w:val="nil"/>
              <w:bottom w:val="nil"/>
              <w:right w:val="nil"/>
            </w:tcBorders>
            <w:shd w:val="clear" w:color="auto" w:fill="auto"/>
            <w:noWrap/>
            <w:vAlign w:val="center"/>
            <w:hideMark/>
          </w:tcPr>
          <w:p w14:paraId="579A4E59" w14:textId="77777777" w:rsidR="00B07844" w:rsidRPr="00CB77EB" w:rsidRDefault="00B07844" w:rsidP="00B4515D">
            <w:pPr>
              <w:jc w:val="center"/>
              <w:rPr>
                <w:rFonts w:eastAsia="Times New Roman"/>
                <w:color w:val="000000"/>
                <w:sz w:val="20"/>
                <w:szCs w:val="20"/>
              </w:rPr>
            </w:pPr>
            <w:r w:rsidRPr="00CB77EB">
              <w:rPr>
                <w:rFonts w:eastAsia="Times New Roman"/>
                <w:color w:val="000000"/>
                <w:sz w:val="20"/>
                <w:szCs w:val="20"/>
              </w:rPr>
              <w:t>0.042</w:t>
            </w:r>
          </w:p>
        </w:tc>
        <w:tc>
          <w:tcPr>
            <w:tcW w:w="1113" w:type="dxa"/>
            <w:gridSpan w:val="2"/>
            <w:tcBorders>
              <w:top w:val="nil"/>
              <w:left w:val="nil"/>
              <w:bottom w:val="nil"/>
              <w:right w:val="nil"/>
            </w:tcBorders>
            <w:shd w:val="clear" w:color="auto" w:fill="auto"/>
            <w:noWrap/>
            <w:hideMark/>
          </w:tcPr>
          <w:p w14:paraId="55BC971B" w14:textId="77777777" w:rsidR="00B07844" w:rsidRPr="00CB77EB" w:rsidRDefault="00B07844" w:rsidP="00B4515D">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3EFDBA6E" w14:textId="77777777" w:rsidR="00B07844" w:rsidRPr="00CB77EB" w:rsidRDefault="00B07844" w:rsidP="00B4515D">
            <w:pPr>
              <w:jc w:val="center"/>
              <w:rPr>
                <w:rFonts w:eastAsia="Times New Roman"/>
                <w:color w:val="000000"/>
                <w:sz w:val="20"/>
                <w:szCs w:val="20"/>
              </w:rPr>
            </w:pPr>
            <w:r w:rsidRPr="00CB77EB">
              <w:rPr>
                <w:rFonts w:eastAsia="Times New Roman"/>
                <w:color w:val="000000"/>
                <w:sz w:val="20"/>
                <w:szCs w:val="20"/>
              </w:rPr>
              <w:t>0.203</w:t>
            </w:r>
          </w:p>
        </w:tc>
        <w:tc>
          <w:tcPr>
            <w:tcW w:w="1114" w:type="dxa"/>
            <w:tcBorders>
              <w:top w:val="nil"/>
              <w:left w:val="nil"/>
              <w:bottom w:val="nil"/>
              <w:right w:val="nil"/>
            </w:tcBorders>
            <w:shd w:val="clear" w:color="auto" w:fill="auto"/>
            <w:noWrap/>
            <w:vAlign w:val="center"/>
            <w:hideMark/>
          </w:tcPr>
          <w:p w14:paraId="26E5DCB6" w14:textId="77777777" w:rsidR="00B07844" w:rsidRPr="00CB77EB" w:rsidRDefault="00B07844" w:rsidP="00B4515D">
            <w:pPr>
              <w:jc w:val="center"/>
              <w:rPr>
                <w:rFonts w:eastAsia="Times New Roman"/>
                <w:color w:val="000000"/>
                <w:sz w:val="20"/>
                <w:szCs w:val="20"/>
              </w:rPr>
            </w:pPr>
            <w:r w:rsidRPr="00CB77EB">
              <w:rPr>
                <w:rFonts w:eastAsia="Times New Roman"/>
                <w:color w:val="000000"/>
                <w:sz w:val="20"/>
                <w:szCs w:val="20"/>
              </w:rPr>
              <w:t>0.117</w:t>
            </w:r>
          </w:p>
        </w:tc>
        <w:tc>
          <w:tcPr>
            <w:tcW w:w="1114" w:type="dxa"/>
            <w:tcBorders>
              <w:top w:val="nil"/>
              <w:left w:val="nil"/>
              <w:bottom w:val="nil"/>
              <w:right w:val="nil"/>
            </w:tcBorders>
            <w:shd w:val="clear" w:color="auto" w:fill="auto"/>
            <w:noWrap/>
            <w:vAlign w:val="center"/>
            <w:hideMark/>
          </w:tcPr>
          <w:p w14:paraId="5B510849" w14:textId="77777777" w:rsidR="00B07844" w:rsidRPr="00CB77EB" w:rsidRDefault="00B07844" w:rsidP="00B4515D">
            <w:pPr>
              <w:jc w:val="center"/>
              <w:rPr>
                <w:rFonts w:eastAsia="Times New Roman"/>
                <w:color w:val="000000"/>
                <w:sz w:val="20"/>
                <w:szCs w:val="20"/>
              </w:rPr>
            </w:pPr>
            <w:r w:rsidRPr="00CB77EB">
              <w:rPr>
                <w:rFonts w:eastAsia="Times New Roman"/>
                <w:color w:val="000000"/>
                <w:sz w:val="20"/>
                <w:szCs w:val="20"/>
              </w:rPr>
              <w:t>0.082</w:t>
            </w:r>
          </w:p>
        </w:tc>
      </w:tr>
      <w:tr w:rsidR="006A4A37" w:rsidRPr="00CB77EB" w14:paraId="56E35D79" w14:textId="77777777" w:rsidTr="009F7013">
        <w:trPr>
          <w:trHeight w:val="300"/>
        </w:trPr>
        <w:tc>
          <w:tcPr>
            <w:tcW w:w="1433" w:type="dxa"/>
            <w:tcBorders>
              <w:top w:val="nil"/>
              <w:left w:val="nil"/>
              <w:bottom w:val="nil"/>
              <w:right w:val="nil"/>
            </w:tcBorders>
            <w:shd w:val="clear" w:color="auto" w:fill="auto"/>
            <w:noWrap/>
            <w:hideMark/>
          </w:tcPr>
          <w:p w14:paraId="4495BDA3" w14:textId="77777777" w:rsidR="006A4A37" w:rsidRPr="00CB77EB" w:rsidRDefault="006A4A37" w:rsidP="009F7013">
            <w:pPr>
              <w:contextualSpacing/>
              <w:rPr>
                <w:sz w:val="20"/>
                <w:szCs w:val="20"/>
              </w:rPr>
            </w:pPr>
            <w:commentRangeStart w:id="12"/>
            <w:r w:rsidRPr="00CB77EB">
              <w:rPr>
                <w:sz w:val="20"/>
                <w:szCs w:val="20"/>
              </w:rPr>
              <w:t>EFF05</w:t>
            </w:r>
            <w:commentRangeEnd w:id="12"/>
            <w:r>
              <w:rPr>
                <w:rStyle w:val="CommentReference"/>
                <w:rFonts w:asciiTheme="minorHAnsi" w:hAnsiTheme="minorHAnsi" w:cstheme="minorBidi"/>
              </w:rPr>
              <w:commentReference w:id="12"/>
            </w:r>
          </w:p>
        </w:tc>
        <w:tc>
          <w:tcPr>
            <w:tcW w:w="1113" w:type="dxa"/>
            <w:tcBorders>
              <w:top w:val="nil"/>
              <w:left w:val="nil"/>
              <w:bottom w:val="nil"/>
              <w:right w:val="nil"/>
            </w:tcBorders>
            <w:shd w:val="clear" w:color="auto" w:fill="auto"/>
            <w:noWrap/>
            <w:vAlign w:val="center"/>
            <w:hideMark/>
          </w:tcPr>
          <w:p w14:paraId="3F98E08B" w14:textId="77777777" w:rsidR="006A4A37" w:rsidRPr="00CB77EB" w:rsidRDefault="006A4A37" w:rsidP="009F7013">
            <w:pPr>
              <w:jc w:val="center"/>
              <w:rPr>
                <w:rFonts w:eastAsia="Times New Roman"/>
                <w:color w:val="000000"/>
                <w:sz w:val="20"/>
                <w:szCs w:val="20"/>
              </w:rPr>
            </w:pPr>
            <w:r w:rsidRPr="00CB77EB">
              <w:rPr>
                <w:rFonts w:eastAsia="Times New Roman"/>
                <w:color w:val="000000"/>
                <w:sz w:val="20"/>
                <w:szCs w:val="20"/>
              </w:rPr>
              <w:t>-0.190</w:t>
            </w:r>
          </w:p>
        </w:tc>
        <w:tc>
          <w:tcPr>
            <w:tcW w:w="1114" w:type="dxa"/>
            <w:tcBorders>
              <w:top w:val="nil"/>
              <w:left w:val="nil"/>
              <w:bottom w:val="nil"/>
              <w:right w:val="nil"/>
            </w:tcBorders>
            <w:shd w:val="clear" w:color="auto" w:fill="auto"/>
            <w:noWrap/>
            <w:vAlign w:val="center"/>
            <w:hideMark/>
          </w:tcPr>
          <w:p w14:paraId="66EB1587" w14:textId="77777777" w:rsidR="006A4A37" w:rsidRPr="00CB77EB" w:rsidRDefault="006A4A37" w:rsidP="009F7013">
            <w:pPr>
              <w:jc w:val="center"/>
              <w:rPr>
                <w:rFonts w:eastAsia="Times New Roman"/>
                <w:color w:val="000000"/>
                <w:sz w:val="20"/>
                <w:szCs w:val="20"/>
              </w:rPr>
            </w:pPr>
            <w:r w:rsidRPr="00CB77EB">
              <w:rPr>
                <w:rFonts w:eastAsia="Times New Roman"/>
                <w:color w:val="000000"/>
                <w:sz w:val="20"/>
                <w:szCs w:val="20"/>
              </w:rPr>
              <w:t>0.200</w:t>
            </w:r>
          </w:p>
        </w:tc>
        <w:tc>
          <w:tcPr>
            <w:tcW w:w="1114" w:type="dxa"/>
            <w:gridSpan w:val="2"/>
            <w:tcBorders>
              <w:top w:val="nil"/>
              <w:left w:val="nil"/>
              <w:bottom w:val="nil"/>
              <w:right w:val="nil"/>
            </w:tcBorders>
            <w:shd w:val="clear" w:color="auto" w:fill="auto"/>
            <w:noWrap/>
            <w:vAlign w:val="center"/>
            <w:hideMark/>
          </w:tcPr>
          <w:p w14:paraId="63A5BE7F" w14:textId="77777777" w:rsidR="006A4A37" w:rsidRPr="00CB77EB" w:rsidRDefault="006A4A37" w:rsidP="009F7013">
            <w:pPr>
              <w:jc w:val="center"/>
              <w:rPr>
                <w:rFonts w:eastAsia="Times New Roman"/>
                <w:color w:val="000000"/>
                <w:sz w:val="20"/>
                <w:szCs w:val="20"/>
              </w:rPr>
            </w:pPr>
            <w:r w:rsidRPr="00CB77EB">
              <w:rPr>
                <w:rFonts w:eastAsia="Times New Roman"/>
                <w:color w:val="000000"/>
                <w:sz w:val="20"/>
                <w:szCs w:val="20"/>
              </w:rPr>
              <w:t>0.343</w:t>
            </w:r>
          </w:p>
        </w:tc>
        <w:tc>
          <w:tcPr>
            <w:tcW w:w="1113" w:type="dxa"/>
            <w:gridSpan w:val="2"/>
            <w:tcBorders>
              <w:top w:val="nil"/>
              <w:left w:val="nil"/>
              <w:bottom w:val="nil"/>
              <w:right w:val="nil"/>
            </w:tcBorders>
            <w:shd w:val="clear" w:color="auto" w:fill="auto"/>
            <w:noWrap/>
            <w:hideMark/>
          </w:tcPr>
          <w:p w14:paraId="688A01E6" w14:textId="77777777" w:rsidR="006A4A37" w:rsidRPr="00CB77EB" w:rsidRDefault="006A4A37" w:rsidP="009F7013">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1177C6C0" w14:textId="77777777" w:rsidR="006A4A37" w:rsidRPr="00CB77EB" w:rsidRDefault="006A4A37" w:rsidP="009F7013">
            <w:pPr>
              <w:jc w:val="center"/>
              <w:rPr>
                <w:rFonts w:eastAsia="Times New Roman"/>
                <w:color w:val="000000"/>
                <w:sz w:val="20"/>
                <w:szCs w:val="20"/>
              </w:rPr>
            </w:pPr>
            <w:r w:rsidRPr="00CB77EB">
              <w:rPr>
                <w:rFonts w:eastAsia="Times New Roman"/>
                <w:color w:val="000000"/>
                <w:sz w:val="20"/>
                <w:szCs w:val="20"/>
              </w:rPr>
              <w:t>0.089</w:t>
            </w:r>
          </w:p>
        </w:tc>
        <w:tc>
          <w:tcPr>
            <w:tcW w:w="1114" w:type="dxa"/>
            <w:tcBorders>
              <w:top w:val="nil"/>
              <w:left w:val="nil"/>
              <w:bottom w:val="nil"/>
              <w:right w:val="nil"/>
            </w:tcBorders>
            <w:shd w:val="clear" w:color="auto" w:fill="auto"/>
            <w:noWrap/>
            <w:vAlign w:val="center"/>
            <w:hideMark/>
          </w:tcPr>
          <w:p w14:paraId="3B106055" w14:textId="77777777" w:rsidR="006A4A37" w:rsidRPr="00CB77EB" w:rsidRDefault="006A4A37" w:rsidP="009F7013">
            <w:pPr>
              <w:jc w:val="center"/>
              <w:rPr>
                <w:rFonts w:eastAsia="Times New Roman"/>
                <w:color w:val="000000"/>
                <w:sz w:val="20"/>
                <w:szCs w:val="20"/>
              </w:rPr>
            </w:pPr>
            <w:r w:rsidRPr="00CB77EB">
              <w:rPr>
                <w:rFonts w:eastAsia="Times New Roman"/>
                <w:color w:val="000000"/>
                <w:sz w:val="20"/>
                <w:szCs w:val="20"/>
              </w:rPr>
              <w:t>0.117</w:t>
            </w:r>
          </w:p>
        </w:tc>
        <w:tc>
          <w:tcPr>
            <w:tcW w:w="1114" w:type="dxa"/>
            <w:tcBorders>
              <w:top w:val="nil"/>
              <w:left w:val="nil"/>
              <w:bottom w:val="nil"/>
              <w:right w:val="nil"/>
            </w:tcBorders>
            <w:shd w:val="clear" w:color="auto" w:fill="auto"/>
            <w:noWrap/>
            <w:vAlign w:val="center"/>
            <w:hideMark/>
          </w:tcPr>
          <w:p w14:paraId="7E4C79A3" w14:textId="77777777" w:rsidR="006A4A37" w:rsidRPr="00CB77EB" w:rsidRDefault="006A4A37" w:rsidP="009F7013">
            <w:pPr>
              <w:jc w:val="center"/>
              <w:rPr>
                <w:rFonts w:eastAsia="Times New Roman"/>
                <w:color w:val="000000"/>
                <w:sz w:val="20"/>
                <w:szCs w:val="20"/>
              </w:rPr>
            </w:pPr>
            <w:r w:rsidRPr="00CB77EB">
              <w:rPr>
                <w:rFonts w:eastAsia="Times New Roman"/>
                <w:color w:val="000000"/>
                <w:sz w:val="20"/>
                <w:szCs w:val="20"/>
              </w:rPr>
              <w:t>0.445</w:t>
            </w:r>
          </w:p>
        </w:tc>
      </w:tr>
      <w:tr w:rsidR="00B07844" w:rsidRPr="00CB77EB" w14:paraId="75F3782D" w14:textId="77777777" w:rsidTr="00B4515D">
        <w:trPr>
          <w:trHeight w:val="300"/>
        </w:trPr>
        <w:tc>
          <w:tcPr>
            <w:tcW w:w="1433" w:type="dxa"/>
            <w:tcBorders>
              <w:top w:val="nil"/>
              <w:left w:val="nil"/>
              <w:bottom w:val="nil"/>
              <w:right w:val="nil"/>
            </w:tcBorders>
            <w:shd w:val="clear" w:color="auto" w:fill="auto"/>
            <w:noWrap/>
            <w:hideMark/>
          </w:tcPr>
          <w:p w14:paraId="779B8C97" w14:textId="77777777" w:rsidR="00B07844" w:rsidRPr="00CB77EB" w:rsidRDefault="00B07844" w:rsidP="00B4515D">
            <w:pPr>
              <w:contextualSpacing/>
              <w:rPr>
                <w:sz w:val="20"/>
                <w:szCs w:val="20"/>
              </w:rPr>
            </w:pPr>
            <w:r w:rsidRPr="00CB77EB">
              <w:rPr>
                <w:sz w:val="20"/>
                <w:szCs w:val="20"/>
              </w:rPr>
              <w:t>IMXEFF</w:t>
            </w:r>
          </w:p>
        </w:tc>
        <w:tc>
          <w:tcPr>
            <w:tcW w:w="1113" w:type="dxa"/>
            <w:tcBorders>
              <w:top w:val="nil"/>
              <w:left w:val="nil"/>
              <w:bottom w:val="nil"/>
              <w:right w:val="nil"/>
            </w:tcBorders>
            <w:shd w:val="clear" w:color="auto" w:fill="auto"/>
            <w:noWrap/>
            <w:vAlign w:val="center"/>
            <w:hideMark/>
          </w:tcPr>
          <w:p w14:paraId="256D8574" w14:textId="77777777" w:rsidR="00B07844" w:rsidRPr="00CB77EB" w:rsidRDefault="00B07844" w:rsidP="00B4515D">
            <w:pPr>
              <w:jc w:val="center"/>
              <w:rPr>
                <w:rFonts w:eastAsia="Times New Roman"/>
                <w:color w:val="000000"/>
                <w:sz w:val="20"/>
                <w:szCs w:val="20"/>
              </w:rPr>
            </w:pPr>
            <w:r w:rsidRPr="00CB77EB">
              <w:rPr>
                <w:rFonts w:eastAsia="Times New Roman"/>
                <w:color w:val="000000"/>
                <w:sz w:val="20"/>
                <w:szCs w:val="20"/>
              </w:rPr>
              <w:t>-0.242</w:t>
            </w:r>
          </w:p>
        </w:tc>
        <w:tc>
          <w:tcPr>
            <w:tcW w:w="1114" w:type="dxa"/>
            <w:tcBorders>
              <w:top w:val="nil"/>
              <w:left w:val="nil"/>
              <w:bottom w:val="nil"/>
              <w:right w:val="nil"/>
            </w:tcBorders>
            <w:shd w:val="clear" w:color="auto" w:fill="auto"/>
            <w:noWrap/>
            <w:vAlign w:val="center"/>
            <w:hideMark/>
          </w:tcPr>
          <w:p w14:paraId="75A56BB5" w14:textId="77777777" w:rsidR="00B07844" w:rsidRPr="00CB77EB" w:rsidRDefault="00B07844" w:rsidP="00B4515D">
            <w:pPr>
              <w:jc w:val="center"/>
              <w:rPr>
                <w:rFonts w:eastAsia="Times New Roman"/>
                <w:color w:val="000000"/>
                <w:sz w:val="20"/>
                <w:szCs w:val="20"/>
              </w:rPr>
            </w:pPr>
            <w:r w:rsidRPr="00CB77EB">
              <w:rPr>
                <w:rFonts w:eastAsia="Times New Roman"/>
                <w:color w:val="000000"/>
                <w:sz w:val="20"/>
                <w:szCs w:val="20"/>
              </w:rPr>
              <w:t>0.400</w:t>
            </w:r>
          </w:p>
        </w:tc>
        <w:tc>
          <w:tcPr>
            <w:tcW w:w="1114" w:type="dxa"/>
            <w:gridSpan w:val="2"/>
            <w:tcBorders>
              <w:top w:val="nil"/>
              <w:left w:val="nil"/>
              <w:bottom w:val="nil"/>
              <w:right w:val="nil"/>
            </w:tcBorders>
            <w:shd w:val="clear" w:color="auto" w:fill="auto"/>
            <w:noWrap/>
            <w:vAlign w:val="center"/>
            <w:hideMark/>
          </w:tcPr>
          <w:p w14:paraId="66220446" w14:textId="77777777" w:rsidR="00B07844" w:rsidRPr="00CB77EB" w:rsidRDefault="00B07844" w:rsidP="00B4515D">
            <w:pPr>
              <w:jc w:val="center"/>
              <w:rPr>
                <w:rFonts w:eastAsia="Times New Roman"/>
                <w:color w:val="000000"/>
                <w:sz w:val="20"/>
                <w:szCs w:val="20"/>
              </w:rPr>
            </w:pPr>
            <w:r w:rsidRPr="00CB77EB">
              <w:rPr>
                <w:rFonts w:eastAsia="Times New Roman"/>
                <w:color w:val="000000"/>
                <w:sz w:val="20"/>
                <w:szCs w:val="20"/>
              </w:rPr>
              <w:t>0.545</w:t>
            </w:r>
          </w:p>
        </w:tc>
        <w:tc>
          <w:tcPr>
            <w:tcW w:w="1113" w:type="dxa"/>
            <w:gridSpan w:val="2"/>
            <w:tcBorders>
              <w:top w:val="nil"/>
              <w:left w:val="nil"/>
              <w:bottom w:val="nil"/>
              <w:right w:val="nil"/>
            </w:tcBorders>
            <w:shd w:val="clear" w:color="auto" w:fill="auto"/>
            <w:noWrap/>
            <w:hideMark/>
          </w:tcPr>
          <w:p w14:paraId="420AE57E" w14:textId="77777777" w:rsidR="00B07844" w:rsidRPr="00CB77EB" w:rsidRDefault="00B07844" w:rsidP="00B4515D">
            <w:pPr>
              <w:contextualSpacing/>
              <w:jc w:val="center"/>
              <w:rPr>
                <w:sz w:val="20"/>
                <w:szCs w:val="20"/>
              </w:rPr>
            </w:pPr>
          </w:p>
        </w:tc>
        <w:tc>
          <w:tcPr>
            <w:tcW w:w="1114" w:type="dxa"/>
            <w:tcBorders>
              <w:top w:val="nil"/>
              <w:left w:val="nil"/>
              <w:bottom w:val="nil"/>
              <w:right w:val="nil"/>
            </w:tcBorders>
            <w:shd w:val="clear" w:color="auto" w:fill="auto"/>
            <w:noWrap/>
            <w:vAlign w:val="center"/>
            <w:hideMark/>
          </w:tcPr>
          <w:p w14:paraId="3712FA7A" w14:textId="77777777" w:rsidR="00B07844" w:rsidRPr="00CB77EB" w:rsidRDefault="00B07844" w:rsidP="00B4515D">
            <w:pPr>
              <w:jc w:val="center"/>
              <w:rPr>
                <w:rFonts w:eastAsia="Times New Roman"/>
                <w:color w:val="000000"/>
                <w:sz w:val="20"/>
                <w:szCs w:val="20"/>
              </w:rPr>
            </w:pPr>
            <w:r w:rsidRPr="00CB77EB">
              <w:rPr>
                <w:rFonts w:eastAsia="Times New Roman"/>
                <w:color w:val="000000"/>
                <w:sz w:val="20"/>
                <w:szCs w:val="20"/>
              </w:rPr>
              <w:t>-0.325</w:t>
            </w:r>
          </w:p>
        </w:tc>
        <w:tc>
          <w:tcPr>
            <w:tcW w:w="1114" w:type="dxa"/>
            <w:tcBorders>
              <w:top w:val="nil"/>
              <w:left w:val="nil"/>
              <w:bottom w:val="nil"/>
              <w:right w:val="nil"/>
            </w:tcBorders>
            <w:shd w:val="clear" w:color="auto" w:fill="auto"/>
            <w:noWrap/>
            <w:vAlign w:val="center"/>
            <w:hideMark/>
          </w:tcPr>
          <w:p w14:paraId="6E1FDCC7" w14:textId="77777777" w:rsidR="00B07844" w:rsidRPr="00CB77EB" w:rsidRDefault="00B07844" w:rsidP="00B4515D">
            <w:pPr>
              <w:jc w:val="center"/>
              <w:rPr>
                <w:rFonts w:eastAsia="Times New Roman"/>
                <w:color w:val="000000"/>
                <w:sz w:val="20"/>
                <w:szCs w:val="20"/>
              </w:rPr>
            </w:pPr>
            <w:r w:rsidRPr="00CB77EB">
              <w:rPr>
                <w:rFonts w:eastAsia="Times New Roman"/>
                <w:color w:val="000000"/>
                <w:sz w:val="20"/>
                <w:szCs w:val="20"/>
              </w:rPr>
              <w:t>0.233</w:t>
            </w:r>
          </w:p>
        </w:tc>
        <w:tc>
          <w:tcPr>
            <w:tcW w:w="1114" w:type="dxa"/>
            <w:tcBorders>
              <w:top w:val="nil"/>
              <w:left w:val="nil"/>
              <w:bottom w:val="nil"/>
              <w:right w:val="nil"/>
            </w:tcBorders>
            <w:shd w:val="clear" w:color="auto" w:fill="auto"/>
            <w:noWrap/>
            <w:vAlign w:val="center"/>
            <w:hideMark/>
          </w:tcPr>
          <w:p w14:paraId="5765C2EA" w14:textId="77777777" w:rsidR="00B07844" w:rsidRPr="00CB77EB" w:rsidRDefault="00B07844" w:rsidP="00B4515D">
            <w:pPr>
              <w:jc w:val="center"/>
              <w:rPr>
                <w:rFonts w:eastAsia="Times New Roman"/>
                <w:color w:val="000000"/>
                <w:sz w:val="20"/>
                <w:szCs w:val="20"/>
              </w:rPr>
            </w:pPr>
            <w:r w:rsidRPr="00CB77EB">
              <w:rPr>
                <w:rFonts w:eastAsia="Times New Roman"/>
                <w:color w:val="000000"/>
                <w:sz w:val="20"/>
                <w:szCs w:val="20"/>
              </w:rPr>
              <w:t>0.164</w:t>
            </w:r>
          </w:p>
        </w:tc>
      </w:tr>
    </w:tbl>
    <w:p w14:paraId="18564924" w14:textId="77777777" w:rsidR="00B07844" w:rsidRPr="00CB77EB" w:rsidRDefault="00B07844" w:rsidP="00B07844">
      <w:pPr>
        <w:contextualSpacing/>
      </w:pPr>
    </w:p>
    <w:p w14:paraId="4140A80B" w14:textId="60E97D1E" w:rsidR="00B07844" w:rsidRPr="00B1319A" w:rsidRDefault="00B07844" w:rsidP="00B07844">
      <w:pPr>
        <w:contextualSpacing/>
        <w:rPr>
          <w:sz w:val="20"/>
          <w:szCs w:val="20"/>
        </w:rPr>
      </w:pPr>
      <w:bookmarkStart w:id="13" w:name="OLE_LINK34"/>
      <w:bookmarkStart w:id="14" w:name="OLE_LINK35"/>
      <w:r w:rsidRPr="00B1319A">
        <w:rPr>
          <w:i/>
          <w:sz w:val="20"/>
          <w:szCs w:val="20"/>
        </w:rPr>
        <w:t>Note</w:t>
      </w:r>
      <w:r w:rsidRPr="00B1319A">
        <w:rPr>
          <w:sz w:val="20"/>
          <w:szCs w:val="20"/>
        </w:rPr>
        <w:t xml:space="preserve">. </w:t>
      </w:r>
      <w:bookmarkStart w:id="15" w:name="OLE_LINK32"/>
      <w:bookmarkStart w:id="16" w:name="OLE_LINK33"/>
      <w:r>
        <w:rPr>
          <w:sz w:val="20"/>
          <w:szCs w:val="20"/>
        </w:rPr>
        <w:t xml:space="preserve">IM05 = Image </w:t>
      </w:r>
      <w:r w:rsidRPr="00B1319A">
        <w:rPr>
          <w:sz w:val="20"/>
          <w:szCs w:val="20"/>
        </w:rPr>
        <w:t xml:space="preserve">manipulation (effect coded: +/-0.5), </w:t>
      </w:r>
      <w:r w:rsidR="006A4A37" w:rsidRPr="00B1319A">
        <w:rPr>
          <w:sz w:val="20"/>
          <w:szCs w:val="20"/>
        </w:rPr>
        <w:t xml:space="preserve">EFF05 = Efficiency information manipulation (effect </w:t>
      </w:r>
      <w:r w:rsidR="006A4A37">
        <w:rPr>
          <w:sz w:val="20"/>
          <w:szCs w:val="20"/>
        </w:rPr>
        <w:t>coded: +/-0.5),</w:t>
      </w:r>
      <w:r w:rsidR="006A4A37">
        <w:rPr>
          <w:sz w:val="20"/>
          <w:szCs w:val="20"/>
        </w:rPr>
        <w:t xml:space="preserve"> </w:t>
      </w:r>
      <w:r w:rsidRPr="00B1319A">
        <w:rPr>
          <w:sz w:val="20"/>
          <w:szCs w:val="20"/>
        </w:rPr>
        <w:t xml:space="preserve">IMXEFF = </w:t>
      </w:r>
      <w:r>
        <w:rPr>
          <w:rFonts w:eastAsia="Times New Roman"/>
          <w:color w:val="000000"/>
          <w:sz w:val="20"/>
          <w:szCs w:val="20"/>
        </w:rPr>
        <w:t>Image</w:t>
      </w:r>
      <w:r w:rsidRPr="00B1319A">
        <w:rPr>
          <w:rFonts w:eastAsia="Times New Roman"/>
          <w:color w:val="000000"/>
          <w:sz w:val="20"/>
          <w:szCs w:val="20"/>
        </w:rPr>
        <w:t xml:space="preserve"> </w:t>
      </w:r>
      <w:r w:rsidRPr="00B1319A">
        <w:rPr>
          <w:sz w:val="20"/>
          <w:szCs w:val="20"/>
        </w:rPr>
        <w:t>×</w:t>
      </w:r>
      <w:r w:rsidRPr="00B1319A">
        <w:rPr>
          <w:rFonts w:eastAsia="Times New Roman"/>
          <w:color w:val="000000"/>
          <w:sz w:val="20"/>
          <w:szCs w:val="20"/>
        </w:rPr>
        <w:t xml:space="preserve"> Efficiency information.</w:t>
      </w:r>
    </w:p>
    <w:bookmarkEnd w:id="13"/>
    <w:bookmarkEnd w:id="14"/>
    <w:bookmarkEnd w:id="15"/>
    <w:bookmarkEnd w:id="16"/>
    <w:p w14:paraId="687B9026" w14:textId="77777777" w:rsidR="00B07844" w:rsidRPr="00CB77EB" w:rsidRDefault="00B07844" w:rsidP="00B07844"/>
    <w:p w14:paraId="6756000F" w14:textId="77777777" w:rsidR="00B07844" w:rsidRPr="00CB77EB" w:rsidRDefault="00B07844" w:rsidP="00B07844">
      <w:r w:rsidRPr="00CB77EB">
        <w:br w:type="page"/>
      </w:r>
    </w:p>
    <w:p w14:paraId="694D1BC2" w14:textId="77777777" w:rsidR="00B07844" w:rsidRPr="00CB77EB" w:rsidRDefault="00B07844" w:rsidP="00B07844">
      <w:pPr>
        <w:contextualSpacing/>
        <w:rPr>
          <w:b/>
        </w:rPr>
      </w:pPr>
      <w:r w:rsidRPr="00CB77EB">
        <w:rPr>
          <w:b/>
        </w:rPr>
        <w:lastRenderedPageBreak/>
        <w:t>Study 2</w:t>
      </w:r>
    </w:p>
    <w:p w14:paraId="4E2ED949" w14:textId="77777777" w:rsidR="00B07844" w:rsidRPr="00FD289F" w:rsidRDefault="00B07844" w:rsidP="00B07844">
      <w:pPr>
        <w:contextualSpacing/>
      </w:pPr>
    </w:p>
    <w:p w14:paraId="7652B05D" w14:textId="77777777" w:rsidR="00B07844" w:rsidRDefault="00B07844" w:rsidP="00B07844">
      <w:r>
        <w:rPr>
          <w:i/>
        </w:rPr>
        <w:t>Table S2</w:t>
      </w:r>
      <w:r w:rsidRPr="00FD289F">
        <w:rPr>
          <w:i/>
        </w:rPr>
        <w:t>.</w:t>
      </w:r>
      <w:r w:rsidRPr="00FD289F">
        <w:t xml:space="preserve"> </w:t>
      </w:r>
      <w:r>
        <w:t>R</w:t>
      </w:r>
      <w:r w:rsidRPr="00FD289F">
        <w:t xml:space="preserve">egression coefficients </w:t>
      </w:r>
      <w:r>
        <w:t xml:space="preserve">for experimental manipulations in </w:t>
      </w:r>
      <w:r w:rsidRPr="00CB77EB">
        <w:t>study</w:t>
      </w:r>
      <w:r>
        <w:t xml:space="preserve"> 2 </w:t>
      </w:r>
      <w:r w:rsidRPr="00FD289F">
        <w:t>(</w:t>
      </w:r>
      <w:r w:rsidRPr="00FD289F">
        <w:rPr>
          <w:i/>
        </w:rPr>
        <w:t>N</w:t>
      </w:r>
      <w:r w:rsidRPr="00FD289F">
        <w:t xml:space="preserve"> = </w:t>
      </w:r>
      <w:r>
        <w:t>668)</w:t>
      </w:r>
      <w:r w:rsidRPr="00CB77EB">
        <w:t>.</w:t>
      </w:r>
    </w:p>
    <w:p w14:paraId="5D44E0BC" w14:textId="77777777" w:rsidR="00B07844" w:rsidRPr="00FD289F" w:rsidRDefault="00B07844" w:rsidP="00B07844"/>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FD289F" w14:paraId="203292AA" w14:textId="77777777" w:rsidTr="00B4515D">
        <w:trPr>
          <w:trHeight w:val="300"/>
        </w:trPr>
        <w:tc>
          <w:tcPr>
            <w:tcW w:w="1433" w:type="dxa"/>
            <w:tcBorders>
              <w:top w:val="nil"/>
              <w:left w:val="nil"/>
              <w:bottom w:val="nil"/>
              <w:right w:val="nil"/>
            </w:tcBorders>
            <w:shd w:val="clear" w:color="auto" w:fill="auto"/>
            <w:noWrap/>
            <w:vAlign w:val="center"/>
          </w:tcPr>
          <w:p w14:paraId="366E7D5D" w14:textId="77777777" w:rsidR="00B07844" w:rsidRPr="000828FC" w:rsidRDefault="00B07844" w:rsidP="00B4515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47CC364C" w14:textId="77777777" w:rsidR="00B07844" w:rsidRPr="00FD289F" w:rsidRDefault="00B07844" w:rsidP="00B4515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004BCF77" w14:textId="77777777" w:rsidR="00B07844" w:rsidRPr="00FD289F" w:rsidRDefault="00B07844" w:rsidP="00B4515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7762B123" w14:textId="77777777" w:rsidR="00B07844" w:rsidRPr="00FD289F" w:rsidRDefault="00B07844" w:rsidP="00B4515D">
            <w:pPr>
              <w:jc w:val="center"/>
              <w:rPr>
                <w:rFonts w:eastAsia="Times New Roman"/>
                <w:b/>
                <w:color w:val="000000"/>
                <w:sz w:val="20"/>
                <w:szCs w:val="20"/>
              </w:rPr>
            </w:pPr>
            <w:r>
              <w:rPr>
                <w:rFonts w:eastAsia="Times New Roman"/>
                <w:b/>
                <w:color w:val="000000"/>
                <w:sz w:val="20"/>
                <w:szCs w:val="20"/>
              </w:rPr>
              <w:t>DONATED (NON-ZERO) AMOUNTS</w:t>
            </w:r>
          </w:p>
        </w:tc>
      </w:tr>
      <w:tr w:rsidR="00B07844" w:rsidRPr="00FD289F" w14:paraId="78CE8497" w14:textId="77777777" w:rsidTr="00B4515D">
        <w:trPr>
          <w:trHeight w:val="300"/>
        </w:trPr>
        <w:tc>
          <w:tcPr>
            <w:tcW w:w="1433" w:type="dxa"/>
            <w:tcBorders>
              <w:top w:val="nil"/>
              <w:left w:val="nil"/>
              <w:bottom w:val="nil"/>
              <w:right w:val="nil"/>
            </w:tcBorders>
            <w:shd w:val="clear" w:color="auto" w:fill="auto"/>
            <w:noWrap/>
            <w:vAlign w:val="center"/>
          </w:tcPr>
          <w:p w14:paraId="4F314AB7" w14:textId="77777777" w:rsidR="00B07844" w:rsidRPr="00FD289F" w:rsidRDefault="00B07844" w:rsidP="00B4515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310C28D8" w14:textId="77777777" w:rsidR="00B07844" w:rsidRPr="00FD289F" w:rsidRDefault="00B07844" w:rsidP="00B4515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3A87C28E" w14:textId="77777777" w:rsidR="00B07844" w:rsidRPr="00FD289F" w:rsidRDefault="00B07844" w:rsidP="00B4515D">
            <w:pPr>
              <w:jc w:val="center"/>
              <w:rPr>
                <w:rFonts w:eastAsia="Times New Roman"/>
                <w:color w:val="000000"/>
                <w:sz w:val="20"/>
                <w:szCs w:val="20"/>
              </w:rPr>
            </w:pPr>
            <w:r w:rsidRPr="00FD289F">
              <w:rPr>
                <w:b/>
                <w:sz w:val="20"/>
                <w:szCs w:val="20"/>
              </w:rPr>
              <w:t>S.E.</w:t>
            </w:r>
          </w:p>
        </w:tc>
        <w:tc>
          <w:tcPr>
            <w:tcW w:w="1114" w:type="dxa"/>
            <w:gridSpan w:val="2"/>
            <w:tcBorders>
              <w:top w:val="nil"/>
              <w:left w:val="nil"/>
              <w:bottom w:val="nil"/>
              <w:right w:val="nil"/>
            </w:tcBorders>
            <w:shd w:val="clear" w:color="auto" w:fill="auto"/>
            <w:noWrap/>
            <w:vAlign w:val="bottom"/>
          </w:tcPr>
          <w:p w14:paraId="053FA47F" w14:textId="77777777" w:rsidR="00B07844" w:rsidRPr="00FD289F" w:rsidRDefault="00B07844" w:rsidP="00B4515D">
            <w:pPr>
              <w:jc w:val="center"/>
              <w:rPr>
                <w:rFonts w:eastAsia="Times New Roman"/>
                <w:color w:val="000000"/>
                <w:sz w:val="20"/>
                <w:szCs w:val="20"/>
              </w:rPr>
            </w:pPr>
            <w:r w:rsidRPr="00FD289F">
              <w:rPr>
                <w:b/>
                <w:i/>
                <w:sz w:val="20"/>
                <w:szCs w:val="20"/>
              </w:rPr>
              <w:t>p</w:t>
            </w:r>
          </w:p>
        </w:tc>
        <w:tc>
          <w:tcPr>
            <w:tcW w:w="1113" w:type="dxa"/>
            <w:gridSpan w:val="2"/>
            <w:tcBorders>
              <w:top w:val="nil"/>
              <w:left w:val="nil"/>
              <w:bottom w:val="nil"/>
              <w:right w:val="nil"/>
            </w:tcBorders>
            <w:shd w:val="clear" w:color="auto" w:fill="auto"/>
            <w:noWrap/>
            <w:vAlign w:val="bottom"/>
          </w:tcPr>
          <w:p w14:paraId="7596469E" w14:textId="77777777" w:rsidR="00B07844" w:rsidRPr="00FD289F"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1201B3A" w14:textId="77777777" w:rsidR="00B07844" w:rsidRPr="00FD289F" w:rsidRDefault="00B07844" w:rsidP="00B4515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67C15543" w14:textId="77777777" w:rsidR="00B07844" w:rsidRPr="00FD289F" w:rsidRDefault="00B07844" w:rsidP="00B4515D">
            <w:pPr>
              <w:jc w:val="center"/>
              <w:rPr>
                <w:rFonts w:eastAsia="Times New Roman"/>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bottom"/>
          </w:tcPr>
          <w:p w14:paraId="7EF0D955" w14:textId="77777777" w:rsidR="00B07844" w:rsidRPr="00FD289F" w:rsidRDefault="00B07844" w:rsidP="00B4515D">
            <w:pPr>
              <w:jc w:val="center"/>
              <w:rPr>
                <w:rFonts w:eastAsia="Times New Roman"/>
                <w:color w:val="000000"/>
                <w:sz w:val="20"/>
                <w:szCs w:val="20"/>
              </w:rPr>
            </w:pPr>
            <w:r w:rsidRPr="00FD289F">
              <w:rPr>
                <w:b/>
                <w:i/>
                <w:sz w:val="20"/>
                <w:szCs w:val="20"/>
              </w:rPr>
              <w:t>p</w:t>
            </w:r>
          </w:p>
        </w:tc>
      </w:tr>
      <w:tr w:rsidR="004E0F33" w:rsidRPr="00FD289F" w14:paraId="0C685496" w14:textId="77777777" w:rsidTr="004034CC">
        <w:trPr>
          <w:trHeight w:val="300"/>
        </w:trPr>
        <w:tc>
          <w:tcPr>
            <w:tcW w:w="1433" w:type="dxa"/>
            <w:tcBorders>
              <w:top w:val="nil"/>
              <w:left w:val="nil"/>
              <w:bottom w:val="nil"/>
              <w:right w:val="nil"/>
            </w:tcBorders>
            <w:shd w:val="clear" w:color="auto" w:fill="auto"/>
            <w:noWrap/>
            <w:vAlign w:val="center"/>
          </w:tcPr>
          <w:p w14:paraId="21BABBF5" w14:textId="1BEFCB5E" w:rsidR="004E0F33" w:rsidRPr="00FD289F" w:rsidRDefault="004E0F33" w:rsidP="00B4515D">
            <w:pPr>
              <w:rPr>
                <w:rFonts w:eastAsia="Times New Roman"/>
                <w:color w:val="000000"/>
                <w:sz w:val="20"/>
                <w:szCs w:val="20"/>
                <w:lang w:val="fr-FR"/>
              </w:rPr>
            </w:pPr>
            <w:r w:rsidRPr="00FD289F">
              <w:rPr>
                <w:rFonts w:eastAsia="Times New Roman"/>
                <w:color w:val="000000"/>
                <w:sz w:val="20"/>
                <w:szCs w:val="20"/>
              </w:rPr>
              <w:t>IM05</w:t>
            </w:r>
          </w:p>
        </w:tc>
        <w:tc>
          <w:tcPr>
            <w:tcW w:w="1113" w:type="dxa"/>
            <w:tcBorders>
              <w:top w:val="nil"/>
              <w:left w:val="nil"/>
              <w:bottom w:val="nil"/>
              <w:right w:val="nil"/>
            </w:tcBorders>
            <w:shd w:val="clear" w:color="auto" w:fill="auto"/>
            <w:noWrap/>
            <w:vAlign w:val="center"/>
          </w:tcPr>
          <w:p w14:paraId="13C971C2" w14:textId="59598686" w:rsidR="004E0F33" w:rsidRPr="00FD289F" w:rsidRDefault="004E0F33" w:rsidP="00B4515D">
            <w:pPr>
              <w:jc w:val="center"/>
              <w:rPr>
                <w:b/>
                <w:i/>
                <w:sz w:val="20"/>
                <w:szCs w:val="20"/>
              </w:rPr>
            </w:pPr>
            <w:r w:rsidRPr="00FD289F">
              <w:rPr>
                <w:rFonts w:eastAsia="Times New Roman"/>
                <w:color w:val="000000"/>
                <w:sz w:val="20"/>
                <w:szCs w:val="20"/>
              </w:rPr>
              <w:t>0.129</w:t>
            </w:r>
          </w:p>
        </w:tc>
        <w:tc>
          <w:tcPr>
            <w:tcW w:w="1114" w:type="dxa"/>
            <w:tcBorders>
              <w:top w:val="nil"/>
              <w:left w:val="nil"/>
              <w:bottom w:val="nil"/>
              <w:right w:val="nil"/>
            </w:tcBorders>
            <w:shd w:val="clear" w:color="auto" w:fill="auto"/>
            <w:noWrap/>
            <w:vAlign w:val="center"/>
          </w:tcPr>
          <w:p w14:paraId="321DEB74" w14:textId="5A8AB76B" w:rsidR="004E0F33" w:rsidRPr="00FD289F" w:rsidRDefault="004E0F33" w:rsidP="00B4515D">
            <w:pPr>
              <w:jc w:val="center"/>
              <w:rPr>
                <w:b/>
                <w:sz w:val="20"/>
                <w:szCs w:val="20"/>
              </w:rPr>
            </w:pPr>
            <w:r w:rsidRPr="00FD289F">
              <w:rPr>
                <w:rFonts w:eastAsia="Times New Roman"/>
                <w:color w:val="000000"/>
                <w:sz w:val="20"/>
                <w:szCs w:val="20"/>
              </w:rPr>
              <w:t>0.161</w:t>
            </w:r>
          </w:p>
        </w:tc>
        <w:tc>
          <w:tcPr>
            <w:tcW w:w="1114" w:type="dxa"/>
            <w:gridSpan w:val="2"/>
            <w:tcBorders>
              <w:top w:val="nil"/>
              <w:left w:val="nil"/>
              <w:bottom w:val="nil"/>
              <w:right w:val="nil"/>
            </w:tcBorders>
            <w:shd w:val="clear" w:color="auto" w:fill="auto"/>
            <w:noWrap/>
            <w:vAlign w:val="center"/>
          </w:tcPr>
          <w:p w14:paraId="40DEA206" w14:textId="16AB5D90" w:rsidR="004E0F33" w:rsidRPr="00FD289F" w:rsidRDefault="004E0F33" w:rsidP="00B4515D">
            <w:pPr>
              <w:jc w:val="center"/>
              <w:rPr>
                <w:b/>
                <w:i/>
                <w:sz w:val="20"/>
                <w:szCs w:val="20"/>
              </w:rPr>
            </w:pPr>
            <w:r w:rsidRPr="00FD289F">
              <w:rPr>
                <w:rFonts w:eastAsia="Times New Roman"/>
                <w:color w:val="000000"/>
                <w:sz w:val="20"/>
                <w:szCs w:val="20"/>
              </w:rPr>
              <w:t>0.423</w:t>
            </w:r>
          </w:p>
        </w:tc>
        <w:tc>
          <w:tcPr>
            <w:tcW w:w="1113" w:type="dxa"/>
            <w:gridSpan w:val="2"/>
            <w:tcBorders>
              <w:top w:val="nil"/>
              <w:left w:val="nil"/>
              <w:bottom w:val="nil"/>
              <w:right w:val="nil"/>
            </w:tcBorders>
            <w:shd w:val="clear" w:color="auto" w:fill="auto"/>
            <w:noWrap/>
            <w:vAlign w:val="bottom"/>
          </w:tcPr>
          <w:p w14:paraId="37FA94B3" w14:textId="77777777" w:rsidR="004E0F33" w:rsidRPr="00FD289F" w:rsidRDefault="004E0F33"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23276CAC" w14:textId="4731210C" w:rsidR="004E0F33" w:rsidRPr="00FD289F" w:rsidRDefault="004E0F33" w:rsidP="00B4515D">
            <w:pPr>
              <w:jc w:val="center"/>
              <w:rPr>
                <w:b/>
                <w:i/>
                <w:sz w:val="20"/>
                <w:szCs w:val="20"/>
              </w:rPr>
            </w:pPr>
            <w:r w:rsidRPr="00FD289F">
              <w:rPr>
                <w:rFonts w:eastAsia="Times New Roman"/>
                <w:color w:val="000000"/>
                <w:sz w:val="20"/>
                <w:szCs w:val="20"/>
              </w:rPr>
              <w:t>0.118</w:t>
            </w:r>
          </w:p>
        </w:tc>
        <w:tc>
          <w:tcPr>
            <w:tcW w:w="1114" w:type="dxa"/>
            <w:tcBorders>
              <w:top w:val="nil"/>
              <w:left w:val="nil"/>
              <w:bottom w:val="nil"/>
              <w:right w:val="nil"/>
            </w:tcBorders>
            <w:shd w:val="clear" w:color="auto" w:fill="auto"/>
            <w:noWrap/>
            <w:vAlign w:val="center"/>
          </w:tcPr>
          <w:p w14:paraId="3A80CD90" w14:textId="42CDAAFE" w:rsidR="004E0F33" w:rsidRPr="00FD289F" w:rsidRDefault="004E0F33" w:rsidP="00B4515D">
            <w:pPr>
              <w:jc w:val="center"/>
              <w:rPr>
                <w:b/>
                <w:sz w:val="20"/>
                <w:szCs w:val="20"/>
              </w:rPr>
            </w:pPr>
            <w:r w:rsidRPr="00FD289F">
              <w:rPr>
                <w:rFonts w:eastAsia="Times New Roman"/>
                <w:color w:val="000000"/>
                <w:sz w:val="20"/>
                <w:szCs w:val="20"/>
              </w:rPr>
              <w:t>0.090</w:t>
            </w:r>
          </w:p>
        </w:tc>
        <w:tc>
          <w:tcPr>
            <w:tcW w:w="1114" w:type="dxa"/>
            <w:tcBorders>
              <w:top w:val="nil"/>
              <w:left w:val="nil"/>
              <w:bottom w:val="nil"/>
              <w:right w:val="nil"/>
            </w:tcBorders>
            <w:shd w:val="clear" w:color="auto" w:fill="auto"/>
            <w:noWrap/>
            <w:vAlign w:val="center"/>
          </w:tcPr>
          <w:p w14:paraId="7A5AE74C" w14:textId="67259FBF" w:rsidR="004E0F33" w:rsidRPr="00FD289F" w:rsidRDefault="004E0F33" w:rsidP="00B4515D">
            <w:pPr>
              <w:jc w:val="center"/>
              <w:rPr>
                <w:b/>
                <w:i/>
                <w:sz w:val="20"/>
                <w:szCs w:val="20"/>
              </w:rPr>
            </w:pPr>
            <w:r w:rsidRPr="00FD289F">
              <w:rPr>
                <w:rFonts w:eastAsia="Times New Roman"/>
                <w:color w:val="000000"/>
                <w:sz w:val="20"/>
                <w:szCs w:val="20"/>
              </w:rPr>
              <w:t>0.189</w:t>
            </w:r>
          </w:p>
        </w:tc>
      </w:tr>
      <w:tr w:rsidR="004E0F33" w:rsidRPr="00FD289F" w14:paraId="023FEE15" w14:textId="77777777" w:rsidTr="00B4515D">
        <w:trPr>
          <w:trHeight w:val="300"/>
        </w:trPr>
        <w:tc>
          <w:tcPr>
            <w:tcW w:w="1433" w:type="dxa"/>
            <w:tcBorders>
              <w:top w:val="nil"/>
              <w:left w:val="nil"/>
              <w:bottom w:val="nil"/>
              <w:right w:val="nil"/>
            </w:tcBorders>
            <w:shd w:val="clear" w:color="auto" w:fill="auto"/>
            <w:noWrap/>
            <w:vAlign w:val="center"/>
            <w:hideMark/>
          </w:tcPr>
          <w:p w14:paraId="25C198A8" w14:textId="77777777" w:rsidR="004E0F33" w:rsidRPr="00FD289F" w:rsidRDefault="004E0F33" w:rsidP="00B4515D">
            <w:pPr>
              <w:rPr>
                <w:rFonts w:eastAsia="Times New Roman"/>
                <w:color w:val="000000"/>
                <w:sz w:val="20"/>
                <w:szCs w:val="20"/>
              </w:rPr>
            </w:pPr>
            <w:r w:rsidRPr="00FD289F">
              <w:rPr>
                <w:rFonts w:eastAsia="Times New Roman"/>
                <w:color w:val="000000"/>
                <w:sz w:val="20"/>
                <w:szCs w:val="20"/>
              </w:rPr>
              <w:t>EFF105</w:t>
            </w:r>
          </w:p>
        </w:tc>
        <w:tc>
          <w:tcPr>
            <w:tcW w:w="1113" w:type="dxa"/>
            <w:tcBorders>
              <w:top w:val="nil"/>
              <w:left w:val="nil"/>
              <w:bottom w:val="nil"/>
              <w:right w:val="nil"/>
            </w:tcBorders>
            <w:shd w:val="clear" w:color="auto" w:fill="auto"/>
            <w:noWrap/>
            <w:vAlign w:val="center"/>
            <w:hideMark/>
          </w:tcPr>
          <w:p w14:paraId="0F0A2BFE"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-0.175</w:t>
            </w:r>
          </w:p>
        </w:tc>
        <w:tc>
          <w:tcPr>
            <w:tcW w:w="1114" w:type="dxa"/>
            <w:tcBorders>
              <w:top w:val="nil"/>
              <w:left w:val="nil"/>
              <w:bottom w:val="nil"/>
              <w:right w:val="nil"/>
            </w:tcBorders>
            <w:shd w:val="clear" w:color="auto" w:fill="auto"/>
            <w:noWrap/>
            <w:vAlign w:val="center"/>
            <w:hideMark/>
          </w:tcPr>
          <w:p w14:paraId="14466347"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0.226</w:t>
            </w:r>
          </w:p>
        </w:tc>
        <w:tc>
          <w:tcPr>
            <w:tcW w:w="1114" w:type="dxa"/>
            <w:gridSpan w:val="2"/>
            <w:tcBorders>
              <w:top w:val="nil"/>
              <w:left w:val="nil"/>
              <w:bottom w:val="nil"/>
              <w:right w:val="nil"/>
            </w:tcBorders>
            <w:shd w:val="clear" w:color="auto" w:fill="auto"/>
            <w:noWrap/>
            <w:vAlign w:val="center"/>
            <w:hideMark/>
          </w:tcPr>
          <w:p w14:paraId="6B5B5084"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0.441</w:t>
            </w:r>
          </w:p>
        </w:tc>
        <w:tc>
          <w:tcPr>
            <w:tcW w:w="1113" w:type="dxa"/>
            <w:gridSpan w:val="2"/>
            <w:tcBorders>
              <w:top w:val="nil"/>
              <w:left w:val="nil"/>
              <w:bottom w:val="nil"/>
              <w:right w:val="nil"/>
            </w:tcBorders>
            <w:shd w:val="clear" w:color="auto" w:fill="auto"/>
            <w:noWrap/>
            <w:vAlign w:val="bottom"/>
            <w:hideMark/>
          </w:tcPr>
          <w:p w14:paraId="292CBADC" w14:textId="77777777" w:rsidR="004E0F33" w:rsidRPr="00FD289F" w:rsidRDefault="004E0F33"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34095AC5"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0.026</w:t>
            </w:r>
          </w:p>
        </w:tc>
        <w:tc>
          <w:tcPr>
            <w:tcW w:w="1114" w:type="dxa"/>
            <w:tcBorders>
              <w:top w:val="nil"/>
              <w:left w:val="nil"/>
              <w:bottom w:val="nil"/>
              <w:right w:val="nil"/>
            </w:tcBorders>
            <w:shd w:val="clear" w:color="auto" w:fill="auto"/>
            <w:noWrap/>
            <w:vAlign w:val="center"/>
            <w:hideMark/>
          </w:tcPr>
          <w:p w14:paraId="65EC1107"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0.128</w:t>
            </w:r>
          </w:p>
        </w:tc>
        <w:tc>
          <w:tcPr>
            <w:tcW w:w="1114" w:type="dxa"/>
            <w:tcBorders>
              <w:top w:val="nil"/>
              <w:left w:val="nil"/>
              <w:bottom w:val="nil"/>
              <w:right w:val="nil"/>
            </w:tcBorders>
            <w:shd w:val="clear" w:color="auto" w:fill="auto"/>
            <w:noWrap/>
            <w:vAlign w:val="center"/>
            <w:hideMark/>
          </w:tcPr>
          <w:p w14:paraId="2C56351A"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0.840</w:t>
            </w:r>
          </w:p>
        </w:tc>
      </w:tr>
      <w:tr w:rsidR="004E0F33" w:rsidRPr="00FD289F" w14:paraId="52AC2837" w14:textId="77777777" w:rsidTr="00B4515D">
        <w:trPr>
          <w:trHeight w:val="300"/>
        </w:trPr>
        <w:tc>
          <w:tcPr>
            <w:tcW w:w="1433" w:type="dxa"/>
            <w:tcBorders>
              <w:top w:val="nil"/>
              <w:left w:val="nil"/>
              <w:bottom w:val="nil"/>
              <w:right w:val="nil"/>
            </w:tcBorders>
            <w:shd w:val="clear" w:color="auto" w:fill="auto"/>
            <w:noWrap/>
            <w:vAlign w:val="center"/>
            <w:hideMark/>
          </w:tcPr>
          <w:p w14:paraId="699D419E" w14:textId="77777777" w:rsidR="004E0F33" w:rsidRPr="00FD289F" w:rsidRDefault="004E0F33" w:rsidP="00B4515D">
            <w:pPr>
              <w:rPr>
                <w:rFonts w:eastAsia="Times New Roman"/>
                <w:color w:val="000000"/>
                <w:sz w:val="20"/>
                <w:szCs w:val="20"/>
              </w:rPr>
            </w:pPr>
            <w:r w:rsidRPr="00FD289F">
              <w:rPr>
                <w:rFonts w:eastAsia="Times New Roman"/>
                <w:color w:val="000000"/>
                <w:sz w:val="20"/>
                <w:szCs w:val="20"/>
              </w:rPr>
              <w:t>EFF205</w:t>
            </w:r>
          </w:p>
        </w:tc>
        <w:tc>
          <w:tcPr>
            <w:tcW w:w="1113" w:type="dxa"/>
            <w:tcBorders>
              <w:top w:val="nil"/>
              <w:left w:val="nil"/>
              <w:bottom w:val="nil"/>
              <w:right w:val="nil"/>
            </w:tcBorders>
            <w:shd w:val="clear" w:color="auto" w:fill="auto"/>
            <w:noWrap/>
            <w:vAlign w:val="center"/>
            <w:hideMark/>
          </w:tcPr>
          <w:p w14:paraId="50EB27C3"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-0.182</w:t>
            </w:r>
          </w:p>
        </w:tc>
        <w:tc>
          <w:tcPr>
            <w:tcW w:w="1114" w:type="dxa"/>
            <w:tcBorders>
              <w:top w:val="nil"/>
              <w:left w:val="nil"/>
              <w:bottom w:val="nil"/>
              <w:right w:val="nil"/>
            </w:tcBorders>
            <w:shd w:val="clear" w:color="auto" w:fill="auto"/>
            <w:noWrap/>
            <w:vAlign w:val="center"/>
            <w:hideMark/>
          </w:tcPr>
          <w:p w14:paraId="68613AC1"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0.227</w:t>
            </w:r>
          </w:p>
        </w:tc>
        <w:tc>
          <w:tcPr>
            <w:tcW w:w="1114" w:type="dxa"/>
            <w:gridSpan w:val="2"/>
            <w:tcBorders>
              <w:top w:val="nil"/>
              <w:left w:val="nil"/>
              <w:bottom w:val="nil"/>
              <w:right w:val="nil"/>
            </w:tcBorders>
            <w:shd w:val="clear" w:color="auto" w:fill="auto"/>
            <w:noWrap/>
            <w:vAlign w:val="center"/>
            <w:hideMark/>
          </w:tcPr>
          <w:p w14:paraId="7517F2EC"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0.423</w:t>
            </w:r>
          </w:p>
        </w:tc>
        <w:tc>
          <w:tcPr>
            <w:tcW w:w="1113" w:type="dxa"/>
            <w:gridSpan w:val="2"/>
            <w:tcBorders>
              <w:top w:val="nil"/>
              <w:left w:val="nil"/>
              <w:bottom w:val="nil"/>
              <w:right w:val="nil"/>
            </w:tcBorders>
            <w:shd w:val="clear" w:color="auto" w:fill="auto"/>
            <w:noWrap/>
            <w:vAlign w:val="bottom"/>
            <w:hideMark/>
          </w:tcPr>
          <w:p w14:paraId="32CF4EC2" w14:textId="77777777" w:rsidR="004E0F33" w:rsidRPr="00FD289F" w:rsidRDefault="004E0F33"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560D2817"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0.014</w:t>
            </w:r>
          </w:p>
        </w:tc>
        <w:tc>
          <w:tcPr>
            <w:tcW w:w="1114" w:type="dxa"/>
            <w:tcBorders>
              <w:top w:val="nil"/>
              <w:left w:val="nil"/>
              <w:bottom w:val="nil"/>
              <w:right w:val="nil"/>
            </w:tcBorders>
            <w:shd w:val="clear" w:color="auto" w:fill="auto"/>
            <w:noWrap/>
            <w:vAlign w:val="center"/>
            <w:hideMark/>
          </w:tcPr>
          <w:p w14:paraId="51C7DC5C"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0.132</w:t>
            </w:r>
          </w:p>
        </w:tc>
        <w:tc>
          <w:tcPr>
            <w:tcW w:w="1114" w:type="dxa"/>
            <w:tcBorders>
              <w:top w:val="nil"/>
              <w:left w:val="nil"/>
              <w:bottom w:val="nil"/>
              <w:right w:val="nil"/>
            </w:tcBorders>
            <w:shd w:val="clear" w:color="auto" w:fill="auto"/>
            <w:noWrap/>
            <w:vAlign w:val="center"/>
            <w:hideMark/>
          </w:tcPr>
          <w:p w14:paraId="7B5DA5BC"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0.915</w:t>
            </w:r>
          </w:p>
        </w:tc>
      </w:tr>
      <w:tr w:rsidR="004E0F33" w:rsidRPr="00FD289F" w14:paraId="30CB3380" w14:textId="77777777" w:rsidTr="004034CC">
        <w:trPr>
          <w:trHeight w:val="300"/>
        </w:trPr>
        <w:tc>
          <w:tcPr>
            <w:tcW w:w="1433" w:type="dxa"/>
            <w:tcBorders>
              <w:top w:val="nil"/>
              <w:left w:val="nil"/>
              <w:bottom w:val="nil"/>
              <w:right w:val="nil"/>
            </w:tcBorders>
            <w:shd w:val="clear" w:color="auto" w:fill="auto"/>
            <w:noWrap/>
            <w:vAlign w:val="center"/>
          </w:tcPr>
          <w:p w14:paraId="318F96AE" w14:textId="26E9EA9B" w:rsidR="004E0F33" w:rsidRPr="00FD289F" w:rsidRDefault="004E0F33" w:rsidP="00B4515D">
            <w:pPr>
              <w:rPr>
                <w:rFonts w:eastAsia="Times New Roman"/>
                <w:color w:val="000000"/>
                <w:sz w:val="20"/>
                <w:szCs w:val="20"/>
              </w:rPr>
            </w:pPr>
          </w:p>
        </w:tc>
        <w:tc>
          <w:tcPr>
            <w:tcW w:w="1113" w:type="dxa"/>
            <w:tcBorders>
              <w:top w:val="nil"/>
              <w:left w:val="nil"/>
              <w:bottom w:val="nil"/>
              <w:right w:val="nil"/>
            </w:tcBorders>
            <w:shd w:val="clear" w:color="auto" w:fill="auto"/>
            <w:noWrap/>
            <w:vAlign w:val="center"/>
          </w:tcPr>
          <w:p w14:paraId="6C945CBC" w14:textId="76D9F9E6" w:rsidR="004E0F33" w:rsidRPr="00FD289F" w:rsidRDefault="004E0F33"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12B69C19" w14:textId="2354D23C" w:rsidR="004E0F33" w:rsidRPr="00FD289F" w:rsidRDefault="004E0F33" w:rsidP="00B4515D">
            <w:pPr>
              <w:jc w:val="center"/>
              <w:rPr>
                <w:rFonts w:eastAsia="Times New Roman"/>
                <w:color w:val="000000"/>
                <w:sz w:val="20"/>
                <w:szCs w:val="20"/>
              </w:rPr>
            </w:pPr>
          </w:p>
        </w:tc>
        <w:tc>
          <w:tcPr>
            <w:tcW w:w="1114" w:type="dxa"/>
            <w:gridSpan w:val="2"/>
            <w:tcBorders>
              <w:top w:val="nil"/>
              <w:left w:val="nil"/>
              <w:bottom w:val="nil"/>
              <w:right w:val="nil"/>
            </w:tcBorders>
            <w:shd w:val="clear" w:color="auto" w:fill="auto"/>
            <w:noWrap/>
            <w:vAlign w:val="center"/>
          </w:tcPr>
          <w:p w14:paraId="028F320B" w14:textId="08120E02" w:rsidR="004E0F33" w:rsidRPr="00FD289F" w:rsidRDefault="004E0F33" w:rsidP="00B4515D">
            <w:pPr>
              <w:jc w:val="center"/>
              <w:rPr>
                <w:rFonts w:eastAsia="Times New Roman"/>
                <w:color w:val="000000"/>
                <w:sz w:val="20"/>
                <w:szCs w:val="20"/>
              </w:rPr>
            </w:pPr>
          </w:p>
        </w:tc>
        <w:tc>
          <w:tcPr>
            <w:tcW w:w="1113" w:type="dxa"/>
            <w:gridSpan w:val="2"/>
            <w:tcBorders>
              <w:top w:val="nil"/>
              <w:left w:val="nil"/>
              <w:bottom w:val="nil"/>
              <w:right w:val="nil"/>
            </w:tcBorders>
            <w:shd w:val="clear" w:color="auto" w:fill="auto"/>
            <w:noWrap/>
            <w:vAlign w:val="bottom"/>
          </w:tcPr>
          <w:p w14:paraId="4A7F83FF" w14:textId="77777777" w:rsidR="004E0F33" w:rsidRPr="00FD289F" w:rsidRDefault="004E0F33"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18F7A9BB" w14:textId="37B01DC5" w:rsidR="004E0F33" w:rsidRPr="00FD289F" w:rsidRDefault="004E0F33"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037181D" w14:textId="7A72ED7F" w:rsidR="004E0F33" w:rsidRPr="00FD289F" w:rsidRDefault="004E0F33"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0CA4FEAF" w14:textId="260E26A9" w:rsidR="004E0F33" w:rsidRPr="00FD289F" w:rsidRDefault="004E0F33" w:rsidP="00B4515D">
            <w:pPr>
              <w:jc w:val="center"/>
              <w:rPr>
                <w:rFonts w:eastAsia="Times New Roman"/>
                <w:color w:val="000000"/>
                <w:sz w:val="20"/>
                <w:szCs w:val="20"/>
              </w:rPr>
            </w:pPr>
          </w:p>
        </w:tc>
      </w:tr>
      <w:tr w:rsidR="004E0F33" w:rsidRPr="00FD289F" w14:paraId="5D7CD54E" w14:textId="77777777" w:rsidTr="00B4515D">
        <w:trPr>
          <w:trHeight w:val="300"/>
        </w:trPr>
        <w:tc>
          <w:tcPr>
            <w:tcW w:w="1433" w:type="dxa"/>
            <w:tcBorders>
              <w:top w:val="nil"/>
              <w:left w:val="nil"/>
              <w:bottom w:val="nil"/>
              <w:right w:val="nil"/>
            </w:tcBorders>
            <w:shd w:val="clear" w:color="auto" w:fill="auto"/>
            <w:noWrap/>
            <w:vAlign w:val="center"/>
            <w:hideMark/>
          </w:tcPr>
          <w:p w14:paraId="7E838A9D" w14:textId="77777777" w:rsidR="004E0F33" w:rsidRPr="00FD289F" w:rsidRDefault="004E0F33" w:rsidP="00B4515D">
            <w:pPr>
              <w:rPr>
                <w:rFonts w:eastAsia="Times New Roman"/>
                <w:color w:val="000000"/>
                <w:sz w:val="20"/>
                <w:szCs w:val="20"/>
              </w:rPr>
            </w:pPr>
            <w:r w:rsidRPr="00FD289F">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hideMark/>
          </w:tcPr>
          <w:p w14:paraId="1769B66D"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0.137</w:t>
            </w:r>
          </w:p>
        </w:tc>
        <w:tc>
          <w:tcPr>
            <w:tcW w:w="1114" w:type="dxa"/>
            <w:tcBorders>
              <w:top w:val="nil"/>
              <w:left w:val="nil"/>
              <w:bottom w:val="nil"/>
              <w:right w:val="nil"/>
            </w:tcBorders>
            <w:shd w:val="clear" w:color="auto" w:fill="auto"/>
            <w:noWrap/>
            <w:vAlign w:val="center"/>
            <w:hideMark/>
          </w:tcPr>
          <w:p w14:paraId="4D884425"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0.453</w:t>
            </w:r>
          </w:p>
        </w:tc>
        <w:tc>
          <w:tcPr>
            <w:tcW w:w="1114" w:type="dxa"/>
            <w:gridSpan w:val="2"/>
            <w:tcBorders>
              <w:top w:val="nil"/>
              <w:left w:val="nil"/>
              <w:bottom w:val="nil"/>
              <w:right w:val="nil"/>
            </w:tcBorders>
            <w:shd w:val="clear" w:color="auto" w:fill="auto"/>
            <w:noWrap/>
            <w:vAlign w:val="center"/>
            <w:hideMark/>
          </w:tcPr>
          <w:p w14:paraId="7FAB2364"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0.762</w:t>
            </w:r>
          </w:p>
        </w:tc>
        <w:tc>
          <w:tcPr>
            <w:tcW w:w="1113" w:type="dxa"/>
            <w:gridSpan w:val="2"/>
            <w:tcBorders>
              <w:top w:val="nil"/>
              <w:left w:val="nil"/>
              <w:bottom w:val="nil"/>
              <w:right w:val="nil"/>
            </w:tcBorders>
            <w:shd w:val="clear" w:color="auto" w:fill="auto"/>
            <w:noWrap/>
            <w:vAlign w:val="bottom"/>
            <w:hideMark/>
          </w:tcPr>
          <w:p w14:paraId="6379BF5E" w14:textId="77777777" w:rsidR="004E0F33" w:rsidRPr="00FD289F" w:rsidRDefault="004E0F33"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50AF65B8"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-0.527</w:t>
            </w:r>
          </w:p>
        </w:tc>
        <w:tc>
          <w:tcPr>
            <w:tcW w:w="1114" w:type="dxa"/>
            <w:tcBorders>
              <w:top w:val="nil"/>
              <w:left w:val="nil"/>
              <w:bottom w:val="nil"/>
              <w:right w:val="nil"/>
            </w:tcBorders>
            <w:shd w:val="clear" w:color="auto" w:fill="auto"/>
            <w:noWrap/>
            <w:vAlign w:val="center"/>
            <w:hideMark/>
          </w:tcPr>
          <w:p w14:paraId="73DE253F"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0.257</w:t>
            </w:r>
          </w:p>
        </w:tc>
        <w:tc>
          <w:tcPr>
            <w:tcW w:w="1114" w:type="dxa"/>
            <w:tcBorders>
              <w:top w:val="nil"/>
              <w:left w:val="nil"/>
              <w:bottom w:val="nil"/>
              <w:right w:val="nil"/>
            </w:tcBorders>
            <w:shd w:val="clear" w:color="auto" w:fill="auto"/>
            <w:noWrap/>
            <w:vAlign w:val="center"/>
            <w:hideMark/>
          </w:tcPr>
          <w:p w14:paraId="2C47E730"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0.040</w:t>
            </w:r>
          </w:p>
        </w:tc>
      </w:tr>
      <w:tr w:rsidR="004E0F33" w:rsidRPr="00FD289F" w14:paraId="0483238A" w14:textId="77777777" w:rsidTr="00B4515D">
        <w:trPr>
          <w:trHeight w:val="300"/>
        </w:trPr>
        <w:tc>
          <w:tcPr>
            <w:tcW w:w="1433" w:type="dxa"/>
            <w:tcBorders>
              <w:top w:val="nil"/>
              <w:left w:val="nil"/>
              <w:bottom w:val="nil"/>
              <w:right w:val="nil"/>
            </w:tcBorders>
            <w:shd w:val="clear" w:color="auto" w:fill="auto"/>
            <w:noWrap/>
            <w:vAlign w:val="center"/>
          </w:tcPr>
          <w:p w14:paraId="19100C5F" w14:textId="77777777" w:rsidR="004E0F33" w:rsidRPr="00FD289F" w:rsidRDefault="004E0F33" w:rsidP="00B4515D">
            <w:pPr>
              <w:rPr>
                <w:rFonts w:eastAsia="Times New Roman"/>
                <w:color w:val="000000"/>
                <w:sz w:val="20"/>
                <w:szCs w:val="20"/>
              </w:rPr>
            </w:pPr>
            <w:r w:rsidRPr="00FD289F">
              <w:rPr>
                <w:rFonts w:eastAsia="Times New Roman"/>
                <w:color w:val="000000"/>
                <w:sz w:val="20"/>
                <w:szCs w:val="20"/>
              </w:rPr>
              <w:t>IMXEFF2</w:t>
            </w:r>
          </w:p>
        </w:tc>
        <w:tc>
          <w:tcPr>
            <w:tcW w:w="1113" w:type="dxa"/>
            <w:tcBorders>
              <w:top w:val="nil"/>
              <w:left w:val="nil"/>
              <w:bottom w:val="nil"/>
              <w:right w:val="nil"/>
            </w:tcBorders>
            <w:shd w:val="clear" w:color="auto" w:fill="auto"/>
            <w:noWrap/>
            <w:vAlign w:val="center"/>
          </w:tcPr>
          <w:p w14:paraId="17B755BB"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0.095</w:t>
            </w:r>
          </w:p>
        </w:tc>
        <w:tc>
          <w:tcPr>
            <w:tcW w:w="1114" w:type="dxa"/>
            <w:tcBorders>
              <w:top w:val="nil"/>
              <w:left w:val="nil"/>
              <w:bottom w:val="nil"/>
              <w:right w:val="nil"/>
            </w:tcBorders>
            <w:shd w:val="clear" w:color="auto" w:fill="auto"/>
            <w:noWrap/>
            <w:vAlign w:val="center"/>
          </w:tcPr>
          <w:p w14:paraId="6F60A9C4"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0.454</w:t>
            </w:r>
          </w:p>
        </w:tc>
        <w:tc>
          <w:tcPr>
            <w:tcW w:w="1114" w:type="dxa"/>
            <w:gridSpan w:val="2"/>
            <w:tcBorders>
              <w:top w:val="nil"/>
              <w:left w:val="nil"/>
              <w:bottom w:val="nil"/>
              <w:right w:val="nil"/>
            </w:tcBorders>
            <w:shd w:val="clear" w:color="auto" w:fill="auto"/>
            <w:noWrap/>
            <w:vAlign w:val="center"/>
          </w:tcPr>
          <w:p w14:paraId="6A5DC54D"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0.835</w:t>
            </w:r>
          </w:p>
        </w:tc>
        <w:tc>
          <w:tcPr>
            <w:tcW w:w="1113" w:type="dxa"/>
            <w:gridSpan w:val="2"/>
            <w:tcBorders>
              <w:top w:val="nil"/>
              <w:left w:val="nil"/>
              <w:bottom w:val="nil"/>
              <w:right w:val="nil"/>
            </w:tcBorders>
            <w:shd w:val="clear" w:color="auto" w:fill="auto"/>
            <w:noWrap/>
            <w:vAlign w:val="bottom"/>
          </w:tcPr>
          <w:p w14:paraId="2A6719FA" w14:textId="77777777" w:rsidR="004E0F33" w:rsidRPr="00FD289F" w:rsidRDefault="004E0F33"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505C6117"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-0.306</w:t>
            </w:r>
          </w:p>
        </w:tc>
        <w:tc>
          <w:tcPr>
            <w:tcW w:w="1114" w:type="dxa"/>
            <w:tcBorders>
              <w:top w:val="nil"/>
              <w:left w:val="nil"/>
              <w:bottom w:val="nil"/>
              <w:right w:val="nil"/>
            </w:tcBorders>
            <w:shd w:val="clear" w:color="auto" w:fill="auto"/>
            <w:noWrap/>
            <w:vAlign w:val="center"/>
          </w:tcPr>
          <w:p w14:paraId="03057DF6"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0.263</w:t>
            </w:r>
          </w:p>
        </w:tc>
        <w:tc>
          <w:tcPr>
            <w:tcW w:w="1114" w:type="dxa"/>
            <w:tcBorders>
              <w:top w:val="nil"/>
              <w:left w:val="nil"/>
              <w:bottom w:val="nil"/>
              <w:right w:val="nil"/>
            </w:tcBorders>
            <w:shd w:val="clear" w:color="auto" w:fill="auto"/>
            <w:noWrap/>
            <w:vAlign w:val="center"/>
          </w:tcPr>
          <w:p w14:paraId="04BDE83D" w14:textId="77777777" w:rsidR="004E0F33" w:rsidRPr="00FD289F" w:rsidRDefault="004E0F33" w:rsidP="00B4515D">
            <w:pPr>
              <w:jc w:val="center"/>
              <w:rPr>
                <w:rFonts w:eastAsia="Times New Roman"/>
                <w:color w:val="000000"/>
                <w:sz w:val="20"/>
                <w:szCs w:val="20"/>
              </w:rPr>
            </w:pPr>
            <w:r w:rsidRPr="00FD289F">
              <w:rPr>
                <w:rFonts w:eastAsia="Times New Roman"/>
                <w:color w:val="000000"/>
                <w:sz w:val="20"/>
                <w:szCs w:val="20"/>
              </w:rPr>
              <w:t>0.245</w:t>
            </w:r>
          </w:p>
        </w:tc>
      </w:tr>
    </w:tbl>
    <w:p w14:paraId="35F71229" w14:textId="77777777" w:rsidR="00B07844" w:rsidRPr="00FD289F" w:rsidRDefault="00B07844" w:rsidP="00B07844">
      <w:pPr>
        <w:contextualSpacing/>
      </w:pPr>
    </w:p>
    <w:p w14:paraId="62808779" w14:textId="77777777" w:rsidR="00B07844" w:rsidRPr="00B1319A" w:rsidRDefault="00B07844" w:rsidP="00B07844">
      <w:pPr>
        <w:contextualSpacing/>
        <w:rPr>
          <w:sz w:val="20"/>
          <w:szCs w:val="20"/>
        </w:rPr>
      </w:pPr>
      <w:r w:rsidRPr="00B1319A">
        <w:rPr>
          <w:i/>
          <w:sz w:val="20"/>
          <w:szCs w:val="20"/>
        </w:rPr>
        <w:t>Note.</w:t>
      </w:r>
      <w:r w:rsidRPr="00B1319A">
        <w:rPr>
          <w:sz w:val="20"/>
          <w:szCs w:val="20"/>
        </w:rPr>
        <w:t xml:space="preserve"> EFF105 = Positive efficiency information manipulation (effect coded: +/-0.5), EFF205 = Negative efficiency information manipulation (effect coded: +/-0.5), IM05 = Imagery manipulation (effect coded: +/-0.5), IMXEFF = </w:t>
      </w:r>
      <w:r w:rsidRPr="00B1319A">
        <w:rPr>
          <w:rFonts w:eastAsia="Times New Roman"/>
          <w:color w:val="000000"/>
          <w:sz w:val="20"/>
          <w:szCs w:val="20"/>
        </w:rPr>
        <w:t xml:space="preserve">Imagery </w:t>
      </w:r>
      <w:r w:rsidRPr="00B1319A">
        <w:rPr>
          <w:sz w:val="20"/>
          <w:szCs w:val="20"/>
        </w:rPr>
        <w:t>×</w:t>
      </w:r>
      <w:r w:rsidRPr="00B1319A">
        <w:rPr>
          <w:rFonts w:eastAsia="Times New Roman"/>
          <w:color w:val="000000"/>
          <w:sz w:val="20"/>
          <w:szCs w:val="20"/>
        </w:rPr>
        <w:t xml:space="preserve"> Positive efficiency information, </w:t>
      </w:r>
      <w:r w:rsidRPr="00B1319A">
        <w:rPr>
          <w:sz w:val="20"/>
          <w:szCs w:val="20"/>
        </w:rPr>
        <w:t xml:space="preserve">IMXEFF2 = </w:t>
      </w:r>
      <w:r w:rsidRPr="00B1319A">
        <w:rPr>
          <w:rFonts w:eastAsia="Times New Roman"/>
          <w:color w:val="000000"/>
          <w:sz w:val="20"/>
          <w:szCs w:val="20"/>
        </w:rPr>
        <w:t xml:space="preserve">Imagery </w:t>
      </w:r>
      <w:r w:rsidRPr="00B1319A">
        <w:rPr>
          <w:sz w:val="20"/>
          <w:szCs w:val="20"/>
        </w:rPr>
        <w:t>×</w:t>
      </w:r>
      <w:r w:rsidRPr="00B1319A">
        <w:rPr>
          <w:rFonts w:eastAsia="Times New Roman"/>
          <w:color w:val="000000"/>
          <w:sz w:val="20"/>
          <w:szCs w:val="20"/>
        </w:rPr>
        <w:t xml:space="preserve"> Negative efficiency information</w:t>
      </w:r>
      <w:r>
        <w:rPr>
          <w:rFonts w:eastAsia="Times New Roman"/>
          <w:color w:val="000000"/>
          <w:sz w:val="20"/>
          <w:szCs w:val="20"/>
        </w:rPr>
        <w:t>.</w:t>
      </w:r>
    </w:p>
    <w:p w14:paraId="77DA121B" w14:textId="77777777" w:rsidR="00B07844" w:rsidRPr="00CB77EB" w:rsidRDefault="00B07844" w:rsidP="00B07844"/>
    <w:p w14:paraId="03F59E42" w14:textId="77777777" w:rsidR="00B07844" w:rsidRPr="001D1237" w:rsidRDefault="00B07844" w:rsidP="00B07844">
      <w:r w:rsidRPr="00CB77EB">
        <w:br w:type="page"/>
      </w:r>
    </w:p>
    <w:p w14:paraId="00C4F49D" w14:textId="77777777" w:rsidR="00B07844" w:rsidRPr="00FD289F" w:rsidRDefault="00B07844" w:rsidP="00B07844">
      <w:pPr>
        <w:contextualSpacing/>
        <w:rPr>
          <w:b/>
        </w:rPr>
      </w:pPr>
      <w:r w:rsidRPr="00FD289F">
        <w:rPr>
          <w:b/>
        </w:rPr>
        <w:lastRenderedPageBreak/>
        <w:t>Study 3</w:t>
      </w:r>
    </w:p>
    <w:p w14:paraId="1EE8EC13" w14:textId="77777777" w:rsidR="00B07844" w:rsidRPr="00FD289F" w:rsidRDefault="00B07844" w:rsidP="00B07844">
      <w:pPr>
        <w:contextualSpacing/>
      </w:pPr>
    </w:p>
    <w:p w14:paraId="68B561DA" w14:textId="77777777" w:rsidR="00B07844" w:rsidRPr="00FD289F" w:rsidRDefault="00B07844" w:rsidP="00B07844">
      <w:pPr>
        <w:contextualSpacing/>
      </w:pPr>
      <w:r>
        <w:rPr>
          <w:i/>
        </w:rPr>
        <w:t>Table S3</w:t>
      </w:r>
      <w:r w:rsidRPr="00FD289F">
        <w:rPr>
          <w:i/>
        </w:rPr>
        <w:t>.</w:t>
      </w:r>
      <w:r w:rsidRPr="00FD289F">
        <w:t xml:space="preserve"> </w:t>
      </w:r>
      <w:r>
        <w:t>R</w:t>
      </w:r>
      <w:r w:rsidRPr="00FD289F">
        <w:t>egression coefficients</w:t>
      </w:r>
      <w:r>
        <w:t xml:space="preserve"> for experimental manipulations </w:t>
      </w:r>
      <w:r w:rsidRPr="00CB77EB">
        <w:t>in study</w:t>
      </w:r>
      <w:r>
        <w:t xml:space="preserve"> 3 </w:t>
      </w:r>
      <w:r w:rsidRPr="00FD289F">
        <w:t>(</w:t>
      </w:r>
      <w:r w:rsidRPr="00FD289F">
        <w:rPr>
          <w:i/>
        </w:rPr>
        <w:t>N</w:t>
      </w:r>
      <w:r w:rsidRPr="00FD289F">
        <w:t xml:space="preserve"> = 681)</w:t>
      </w:r>
      <w:r w:rsidRPr="00CB77EB">
        <w:t>.</w:t>
      </w:r>
    </w:p>
    <w:p w14:paraId="1177E272" w14:textId="77777777" w:rsidR="00B07844" w:rsidRPr="00FD289F" w:rsidRDefault="00B07844" w:rsidP="00B07844">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FD289F" w14:paraId="7AEBA80E" w14:textId="77777777" w:rsidTr="00B4515D">
        <w:trPr>
          <w:trHeight w:val="300"/>
        </w:trPr>
        <w:tc>
          <w:tcPr>
            <w:tcW w:w="1433" w:type="dxa"/>
            <w:tcBorders>
              <w:top w:val="nil"/>
              <w:left w:val="nil"/>
              <w:bottom w:val="nil"/>
              <w:right w:val="nil"/>
            </w:tcBorders>
            <w:shd w:val="clear" w:color="auto" w:fill="auto"/>
            <w:noWrap/>
            <w:vAlign w:val="center"/>
          </w:tcPr>
          <w:p w14:paraId="3F36DD0C" w14:textId="77777777" w:rsidR="00B07844" w:rsidRPr="000828FC" w:rsidRDefault="00B07844" w:rsidP="00B4515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36CAE097" w14:textId="77777777" w:rsidR="00B07844" w:rsidRPr="00FD289F" w:rsidRDefault="00B07844" w:rsidP="00B4515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2016C26C" w14:textId="77777777" w:rsidR="00B07844" w:rsidRPr="00FD289F" w:rsidRDefault="00B07844" w:rsidP="00B4515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242D5A3D" w14:textId="77777777" w:rsidR="00B07844" w:rsidRPr="00FD289F" w:rsidRDefault="00B07844" w:rsidP="00B4515D">
            <w:pPr>
              <w:jc w:val="center"/>
              <w:rPr>
                <w:rFonts w:eastAsia="Times New Roman"/>
                <w:b/>
                <w:color w:val="000000"/>
                <w:sz w:val="20"/>
                <w:szCs w:val="20"/>
              </w:rPr>
            </w:pPr>
            <w:r>
              <w:rPr>
                <w:rFonts w:eastAsia="Times New Roman"/>
                <w:b/>
                <w:color w:val="000000"/>
                <w:sz w:val="20"/>
                <w:szCs w:val="20"/>
              </w:rPr>
              <w:t>DONATED (NON-ZERO) AMOUNTS</w:t>
            </w:r>
          </w:p>
        </w:tc>
      </w:tr>
      <w:tr w:rsidR="00B07844" w:rsidRPr="00FD289F" w14:paraId="0B44F25F" w14:textId="77777777" w:rsidTr="00B4515D">
        <w:trPr>
          <w:trHeight w:val="300"/>
        </w:trPr>
        <w:tc>
          <w:tcPr>
            <w:tcW w:w="1433" w:type="dxa"/>
            <w:tcBorders>
              <w:top w:val="nil"/>
              <w:left w:val="nil"/>
              <w:bottom w:val="nil"/>
              <w:right w:val="nil"/>
            </w:tcBorders>
            <w:shd w:val="clear" w:color="auto" w:fill="auto"/>
            <w:noWrap/>
            <w:vAlign w:val="center"/>
          </w:tcPr>
          <w:p w14:paraId="3D9B0F61" w14:textId="77777777" w:rsidR="00B07844" w:rsidRPr="00FD289F" w:rsidRDefault="00B07844" w:rsidP="00B4515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00A9E478" w14:textId="77777777" w:rsidR="00B07844" w:rsidRPr="00FD289F" w:rsidRDefault="00B07844" w:rsidP="00B4515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10AE761C" w14:textId="77777777" w:rsidR="00B07844" w:rsidRPr="00FD289F" w:rsidRDefault="00B07844" w:rsidP="00B4515D">
            <w:pPr>
              <w:jc w:val="center"/>
              <w:rPr>
                <w:rFonts w:eastAsia="Times New Roman"/>
                <w:color w:val="000000"/>
                <w:sz w:val="20"/>
                <w:szCs w:val="20"/>
              </w:rPr>
            </w:pPr>
            <w:r w:rsidRPr="00FD289F">
              <w:rPr>
                <w:b/>
                <w:sz w:val="20"/>
                <w:szCs w:val="20"/>
              </w:rPr>
              <w:t>S.E.</w:t>
            </w:r>
          </w:p>
        </w:tc>
        <w:tc>
          <w:tcPr>
            <w:tcW w:w="1114" w:type="dxa"/>
            <w:gridSpan w:val="2"/>
            <w:tcBorders>
              <w:top w:val="nil"/>
              <w:left w:val="nil"/>
              <w:bottom w:val="nil"/>
              <w:right w:val="nil"/>
            </w:tcBorders>
            <w:shd w:val="clear" w:color="auto" w:fill="auto"/>
            <w:noWrap/>
            <w:vAlign w:val="bottom"/>
          </w:tcPr>
          <w:p w14:paraId="0FF5D197" w14:textId="77777777" w:rsidR="00B07844" w:rsidRPr="00FD289F" w:rsidRDefault="00B07844" w:rsidP="00B4515D">
            <w:pPr>
              <w:jc w:val="center"/>
              <w:rPr>
                <w:rFonts w:eastAsia="Times New Roman"/>
                <w:color w:val="000000"/>
                <w:sz w:val="20"/>
                <w:szCs w:val="20"/>
              </w:rPr>
            </w:pPr>
            <w:r w:rsidRPr="00FD289F">
              <w:rPr>
                <w:b/>
                <w:i/>
                <w:sz w:val="20"/>
                <w:szCs w:val="20"/>
              </w:rPr>
              <w:t>p</w:t>
            </w:r>
          </w:p>
        </w:tc>
        <w:tc>
          <w:tcPr>
            <w:tcW w:w="1113" w:type="dxa"/>
            <w:gridSpan w:val="2"/>
            <w:tcBorders>
              <w:top w:val="nil"/>
              <w:left w:val="nil"/>
              <w:bottom w:val="nil"/>
              <w:right w:val="nil"/>
            </w:tcBorders>
            <w:shd w:val="clear" w:color="auto" w:fill="auto"/>
            <w:noWrap/>
            <w:vAlign w:val="bottom"/>
          </w:tcPr>
          <w:p w14:paraId="64763C6C" w14:textId="77777777" w:rsidR="00B07844" w:rsidRPr="00FD289F"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26F8E406" w14:textId="77777777" w:rsidR="00B07844" w:rsidRPr="00FD289F" w:rsidRDefault="00B07844" w:rsidP="00B4515D">
            <w:pPr>
              <w:jc w:val="center"/>
              <w:rPr>
                <w:rFonts w:eastAsia="Times New Roman"/>
                <w:color w:val="000000"/>
                <w:sz w:val="20"/>
                <w:szCs w:val="20"/>
              </w:rPr>
            </w:pPr>
            <w:r w:rsidRPr="00FD289F">
              <w:rPr>
                <w:b/>
                <w:i/>
                <w:sz w:val="20"/>
                <w:szCs w:val="20"/>
              </w:rPr>
              <w:t>B</w:t>
            </w:r>
          </w:p>
        </w:tc>
        <w:tc>
          <w:tcPr>
            <w:tcW w:w="1114" w:type="dxa"/>
            <w:tcBorders>
              <w:top w:val="nil"/>
              <w:left w:val="nil"/>
              <w:bottom w:val="nil"/>
              <w:right w:val="nil"/>
            </w:tcBorders>
            <w:shd w:val="clear" w:color="auto" w:fill="auto"/>
            <w:noWrap/>
            <w:vAlign w:val="bottom"/>
          </w:tcPr>
          <w:p w14:paraId="355081D0" w14:textId="77777777" w:rsidR="00B07844" w:rsidRPr="00FD289F" w:rsidRDefault="00B07844" w:rsidP="00B4515D">
            <w:pPr>
              <w:jc w:val="center"/>
              <w:rPr>
                <w:rFonts w:eastAsia="Times New Roman"/>
                <w:color w:val="000000"/>
                <w:sz w:val="20"/>
                <w:szCs w:val="20"/>
              </w:rPr>
            </w:pPr>
            <w:r w:rsidRPr="00FD289F">
              <w:rPr>
                <w:b/>
                <w:sz w:val="20"/>
                <w:szCs w:val="20"/>
              </w:rPr>
              <w:t>S.E.</w:t>
            </w:r>
          </w:p>
        </w:tc>
        <w:tc>
          <w:tcPr>
            <w:tcW w:w="1114" w:type="dxa"/>
            <w:tcBorders>
              <w:top w:val="nil"/>
              <w:left w:val="nil"/>
              <w:bottom w:val="nil"/>
              <w:right w:val="nil"/>
            </w:tcBorders>
            <w:shd w:val="clear" w:color="auto" w:fill="auto"/>
            <w:noWrap/>
            <w:vAlign w:val="bottom"/>
          </w:tcPr>
          <w:p w14:paraId="6C90D4E9" w14:textId="77777777" w:rsidR="00B07844" w:rsidRPr="00FD289F" w:rsidRDefault="00B07844" w:rsidP="00B4515D">
            <w:pPr>
              <w:jc w:val="center"/>
              <w:rPr>
                <w:rFonts w:eastAsia="Times New Roman"/>
                <w:color w:val="000000"/>
                <w:sz w:val="20"/>
                <w:szCs w:val="20"/>
              </w:rPr>
            </w:pPr>
            <w:r w:rsidRPr="00FD289F">
              <w:rPr>
                <w:b/>
                <w:i/>
                <w:sz w:val="20"/>
                <w:szCs w:val="20"/>
              </w:rPr>
              <w:t>p</w:t>
            </w:r>
          </w:p>
        </w:tc>
      </w:tr>
      <w:tr w:rsidR="00B31FCE" w:rsidRPr="00FD289F" w14:paraId="1A2C42F3" w14:textId="77777777" w:rsidTr="004034CC">
        <w:trPr>
          <w:trHeight w:val="300"/>
        </w:trPr>
        <w:tc>
          <w:tcPr>
            <w:tcW w:w="1433" w:type="dxa"/>
            <w:tcBorders>
              <w:top w:val="nil"/>
              <w:left w:val="nil"/>
              <w:bottom w:val="nil"/>
              <w:right w:val="nil"/>
            </w:tcBorders>
            <w:shd w:val="clear" w:color="auto" w:fill="auto"/>
            <w:noWrap/>
            <w:vAlign w:val="center"/>
          </w:tcPr>
          <w:p w14:paraId="76D25154" w14:textId="7679E859" w:rsidR="00B31FCE" w:rsidRPr="00FD289F" w:rsidRDefault="00B31FCE" w:rsidP="00B4515D">
            <w:pPr>
              <w:rPr>
                <w:rFonts w:eastAsia="Times New Roman"/>
                <w:color w:val="000000"/>
                <w:sz w:val="20"/>
                <w:szCs w:val="20"/>
                <w:lang w:val="fr-FR"/>
              </w:rPr>
            </w:pPr>
            <w:r w:rsidRPr="00FD289F">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7D870942" w14:textId="3DD388F5" w:rsidR="00B31FCE" w:rsidRPr="00FD289F" w:rsidRDefault="00B31FCE" w:rsidP="00B4515D">
            <w:pPr>
              <w:jc w:val="center"/>
              <w:rPr>
                <w:b/>
                <w:i/>
                <w:sz w:val="20"/>
                <w:szCs w:val="20"/>
              </w:rPr>
            </w:pPr>
            <w:r w:rsidRPr="00FD289F">
              <w:rPr>
                <w:rFonts w:eastAsia="Times New Roman"/>
                <w:color w:val="000000"/>
                <w:sz w:val="20"/>
                <w:szCs w:val="20"/>
              </w:rPr>
              <w:t>0.207</w:t>
            </w:r>
          </w:p>
        </w:tc>
        <w:tc>
          <w:tcPr>
            <w:tcW w:w="1114" w:type="dxa"/>
            <w:tcBorders>
              <w:top w:val="nil"/>
              <w:left w:val="nil"/>
              <w:bottom w:val="nil"/>
              <w:right w:val="nil"/>
            </w:tcBorders>
            <w:shd w:val="clear" w:color="auto" w:fill="auto"/>
            <w:noWrap/>
            <w:vAlign w:val="center"/>
          </w:tcPr>
          <w:p w14:paraId="407B3205" w14:textId="7739E4C2" w:rsidR="00B31FCE" w:rsidRPr="00FD289F" w:rsidRDefault="00B31FCE" w:rsidP="00B4515D">
            <w:pPr>
              <w:jc w:val="center"/>
              <w:rPr>
                <w:b/>
                <w:sz w:val="20"/>
                <w:szCs w:val="20"/>
              </w:rPr>
            </w:pPr>
            <w:r w:rsidRPr="00FD289F">
              <w:rPr>
                <w:rFonts w:eastAsia="Times New Roman"/>
                <w:color w:val="000000"/>
                <w:sz w:val="20"/>
                <w:szCs w:val="20"/>
              </w:rPr>
              <w:t>0.190</w:t>
            </w:r>
          </w:p>
        </w:tc>
        <w:tc>
          <w:tcPr>
            <w:tcW w:w="1114" w:type="dxa"/>
            <w:gridSpan w:val="2"/>
            <w:tcBorders>
              <w:top w:val="nil"/>
              <w:left w:val="nil"/>
              <w:bottom w:val="nil"/>
              <w:right w:val="nil"/>
            </w:tcBorders>
            <w:shd w:val="clear" w:color="auto" w:fill="auto"/>
            <w:noWrap/>
            <w:vAlign w:val="center"/>
          </w:tcPr>
          <w:p w14:paraId="513ACC32" w14:textId="0309EACE" w:rsidR="00B31FCE" w:rsidRPr="00FD289F" w:rsidRDefault="00B31FCE" w:rsidP="00B4515D">
            <w:pPr>
              <w:jc w:val="center"/>
              <w:rPr>
                <w:b/>
                <w:i/>
                <w:sz w:val="20"/>
                <w:szCs w:val="20"/>
              </w:rPr>
            </w:pPr>
            <w:r w:rsidRPr="00FD289F">
              <w:rPr>
                <w:rFonts w:eastAsia="Times New Roman"/>
                <w:color w:val="000000"/>
                <w:sz w:val="20"/>
                <w:szCs w:val="20"/>
              </w:rPr>
              <w:t>0.276</w:t>
            </w:r>
          </w:p>
        </w:tc>
        <w:tc>
          <w:tcPr>
            <w:tcW w:w="1113" w:type="dxa"/>
            <w:gridSpan w:val="2"/>
            <w:tcBorders>
              <w:top w:val="nil"/>
              <w:left w:val="nil"/>
              <w:bottom w:val="nil"/>
              <w:right w:val="nil"/>
            </w:tcBorders>
            <w:shd w:val="clear" w:color="auto" w:fill="auto"/>
            <w:noWrap/>
            <w:vAlign w:val="bottom"/>
          </w:tcPr>
          <w:p w14:paraId="57B886F5" w14:textId="77777777" w:rsidR="00B31FCE" w:rsidRPr="00FD289F"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5D1E5B50" w14:textId="2E818BEC" w:rsidR="00B31FCE" w:rsidRPr="00FD289F" w:rsidRDefault="00B31FCE" w:rsidP="00B4515D">
            <w:pPr>
              <w:jc w:val="center"/>
              <w:rPr>
                <w:b/>
                <w:i/>
                <w:sz w:val="20"/>
                <w:szCs w:val="20"/>
              </w:rPr>
            </w:pPr>
            <w:r w:rsidRPr="00FD289F">
              <w:rPr>
                <w:rFonts w:eastAsia="Times New Roman"/>
                <w:color w:val="000000"/>
                <w:sz w:val="20"/>
                <w:szCs w:val="20"/>
              </w:rPr>
              <w:t>2.837</w:t>
            </w:r>
          </w:p>
        </w:tc>
        <w:tc>
          <w:tcPr>
            <w:tcW w:w="1114" w:type="dxa"/>
            <w:tcBorders>
              <w:top w:val="nil"/>
              <w:left w:val="nil"/>
              <w:bottom w:val="nil"/>
              <w:right w:val="nil"/>
            </w:tcBorders>
            <w:shd w:val="clear" w:color="auto" w:fill="auto"/>
            <w:noWrap/>
            <w:vAlign w:val="center"/>
          </w:tcPr>
          <w:p w14:paraId="70A204FE" w14:textId="3AE1A139" w:rsidR="00B31FCE" w:rsidRPr="00FD289F" w:rsidRDefault="00B31FCE" w:rsidP="00B4515D">
            <w:pPr>
              <w:jc w:val="center"/>
              <w:rPr>
                <w:b/>
                <w:sz w:val="20"/>
                <w:szCs w:val="20"/>
              </w:rPr>
            </w:pPr>
            <w:r w:rsidRPr="00FD289F">
              <w:rPr>
                <w:rFonts w:eastAsia="Times New Roman"/>
                <w:color w:val="000000"/>
                <w:sz w:val="20"/>
                <w:szCs w:val="20"/>
              </w:rPr>
              <w:t>1.295</w:t>
            </w:r>
          </w:p>
        </w:tc>
        <w:tc>
          <w:tcPr>
            <w:tcW w:w="1114" w:type="dxa"/>
            <w:tcBorders>
              <w:top w:val="nil"/>
              <w:left w:val="nil"/>
              <w:bottom w:val="nil"/>
              <w:right w:val="nil"/>
            </w:tcBorders>
            <w:shd w:val="clear" w:color="auto" w:fill="auto"/>
            <w:noWrap/>
            <w:vAlign w:val="center"/>
          </w:tcPr>
          <w:p w14:paraId="12A68AEC" w14:textId="7CF2D2EF" w:rsidR="00B31FCE" w:rsidRPr="00FD289F" w:rsidRDefault="00B31FCE" w:rsidP="00B4515D">
            <w:pPr>
              <w:jc w:val="center"/>
              <w:rPr>
                <w:b/>
                <w:i/>
                <w:sz w:val="20"/>
                <w:szCs w:val="20"/>
              </w:rPr>
            </w:pPr>
            <w:r w:rsidRPr="00FD289F">
              <w:rPr>
                <w:rFonts w:eastAsia="Times New Roman"/>
                <w:color w:val="000000"/>
                <w:sz w:val="20"/>
                <w:szCs w:val="20"/>
              </w:rPr>
              <w:t>0.028</w:t>
            </w:r>
          </w:p>
        </w:tc>
      </w:tr>
      <w:tr w:rsidR="00B31FCE" w:rsidRPr="00FD289F" w14:paraId="690556FA" w14:textId="77777777" w:rsidTr="00B4515D">
        <w:trPr>
          <w:trHeight w:val="300"/>
        </w:trPr>
        <w:tc>
          <w:tcPr>
            <w:tcW w:w="1433" w:type="dxa"/>
            <w:tcBorders>
              <w:top w:val="nil"/>
              <w:left w:val="nil"/>
              <w:bottom w:val="nil"/>
              <w:right w:val="nil"/>
            </w:tcBorders>
            <w:shd w:val="clear" w:color="auto" w:fill="auto"/>
            <w:noWrap/>
            <w:vAlign w:val="center"/>
            <w:hideMark/>
          </w:tcPr>
          <w:p w14:paraId="6F12E66C" w14:textId="77777777" w:rsidR="00B31FCE" w:rsidRPr="00FD289F" w:rsidRDefault="00B31FCE" w:rsidP="00B4515D">
            <w:pPr>
              <w:rPr>
                <w:rFonts w:eastAsia="Times New Roman"/>
                <w:color w:val="000000"/>
                <w:sz w:val="20"/>
                <w:szCs w:val="20"/>
              </w:rPr>
            </w:pPr>
            <w:r w:rsidRPr="00FD289F">
              <w:rPr>
                <w:rFonts w:eastAsia="Times New Roman"/>
                <w:color w:val="000000"/>
                <w:sz w:val="20"/>
                <w:szCs w:val="20"/>
                <w:lang w:val="de-DE"/>
              </w:rPr>
              <w:t>EFF105</w:t>
            </w:r>
          </w:p>
        </w:tc>
        <w:tc>
          <w:tcPr>
            <w:tcW w:w="1113" w:type="dxa"/>
            <w:tcBorders>
              <w:top w:val="nil"/>
              <w:left w:val="nil"/>
              <w:bottom w:val="nil"/>
              <w:right w:val="nil"/>
            </w:tcBorders>
            <w:shd w:val="clear" w:color="auto" w:fill="auto"/>
            <w:noWrap/>
            <w:vAlign w:val="center"/>
            <w:hideMark/>
          </w:tcPr>
          <w:p w14:paraId="431EBB1D"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-0.304</w:t>
            </w:r>
          </w:p>
        </w:tc>
        <w:tc>
          <w:tcPr>
            <w:tcW w:w="1114" w:type="dxa"/>
            <w:tcBorders>
              <w:top w:val="nil"/>
              <w:left w:val="nil"/>
              <w:bottom w:val="nil"/>
              <w:right w:val="nil"/>
            </w:tcBorders>
            <w:shd w:val="clear" w:color="auto" w:fill="auto"/>
            <w:noWrap/>
            <w:vAlign w:val="center"/>
            <w:hideMark/>
          </w:tcPr>
          <w:p w14:paraId="0CFD275F"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0.261</w:t>
            </w:r>
          </w:p>
        </w:tc>
        <w:tc>
          <w:tcPr>
            <w:tcW w:w="1114" w:type="dxa"/>
            <w:gridSpan w:val="2"/>
            <w:tcBorders>
              <w:top w:val="nil"/>
              <w:left w:val="nil"/>
              <w:bottom w:val="nil"/>
              <w:right w:val="nil"/>
            </w:tcBorders>
            <w:shd w:val="clear" w:color="auto" w:fill="auto"/>
            <w:noWrap/>
            <w:vAlign w:val="center"/>
            <w:hideMark/>
          </w:tcPr>
          <w:p w14:paraId="66DC2733"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0.245</w:t>
            </w:r>
          </w:p>
        </w:tc>
        <w:tc>
          <w:tcPr>
            <w:tcW w:w="1113" w:type="dxa"/>
            <w:gridSpan w:val="2"/>
            <w:tcBorders>
              <w:top w:val="nil"/>
              <w:left w:val="nil"/>
              <w:bottom w:val="nil"/>
              <w:right w:val="nil"/>
            </w:tcBorders>
            <w:shd w:val="clear" w:color="auto" w:fill="auto"/>
            <w:noWrap/>
            <w:vAlign w:val="bottom"/>
            <w:hideMark/>
          </w:tcPr>
          <w:p w14:paraId="26D8B881" w14:textId="77777777" w:rsidR="00B31FCE" w:rsidRPr="00FD289F"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32AF2B2"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1.106</w:t>
            </w:r>
          </w:p>
        </w:tc>
        <w:tc>
          <w:tcPr>
            <w:tcW w:w="1114" w:type="dxa"/>
            <w:tcBorders>
              <w:top w:val="nil"/>
              <w:left w:val="nil"/>
              <w:bottom w:val="nil"/>
              <w:right w:val="nil"/>
            </w:tcBorders>
            <w:shd w:val="clear" w:color="auto" w:fill="auto"/>
            <w:noWrap/>
            <w:vAlign w:val="center"/>
            <w:hideMark/>
          </w:tcPr>
          <w:p w14:paraId="01AD7B99"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1.880</w:t>
            </w:r>
          </w:p>
        </w:tc>
        <w:tc>
          <w:tcPr>
            <w:tcW w:w="1114" w:type="dxa"/>
            <w:tcBorders>
              <w:top w:val="nil"/>
              <w:left w:val="nil"/>
              <w:bottom w:val="nil"/>
              <w:right w:val="nil"/>
            </w:tcBorders>
            <w:shd w:val="clear" w:color="auto" w:fill="auto"/>
            <w:noWrap/>
            <w:vAlign w:val="center"/>
            <w:hideMark/>
          </w:tcPr>
          <w:p w14:paraId="776B4364"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0.556</w:t>
            </w:r>
          </w:p>
        </w:tc>
      </w:tr>
      <w:tr w:rsidR="00B31FCE" w:rsidRPr="00FD289F" w14:paraId="4D120FC1" w14:textId="77777777" w:rsidTr="004034CC">
        <w:trPr>
          <w:trHeight w:val="330"/>
        </w:trPr>
        <w:tc>
          <w:tcPr>
            <w:tcW w:w="1433" w:type="dxa"/>
            <w:tcBorders>
              <w:top w:val="nil"/>
              <w:left w:val="nil"/>
              <w:bottom w:val="nil"/>
              <w:right w:val="nil"/>
            </w:tcBorders>
            <w:shd w:val="clear" w:color="auto" w:fill="auto"/>
            <w:noWrap/>
            <w:vAlign w:val="center"/>
            <w:hideMark/>
          </w:tcPr>
          <w:p w14:paraId="0CE6AB23" w14:textId="77777777" w:rsidR="00B31FCE" w:rsidRPr="00FD289F" w:rsidRDefault="00B31FCE" w:rsidP="00B4515D">
            <w:pPr>
              <w:rPr>
                <w:rFonts w:eastAsia="Times New Roman"/>
                <w:color w:val="000000"/>
                <w:sz w:val="20"/>
                <w:szCs w:val="20"/>
              </w:rPr>
            </w:pPr>
            <w:r w:rsidRPr="00FD289F">
              <w:rPr>
                <w:rFonts w:eastAsia="Times New Roman"/>
                <w:color w:val="000000"/>
                <w:sz w:val="20"/>
                <w:szCs w:val="20"/>
                <w:lang w:val="de-DE"/>
              </w:rPr>
              <w:t>EFF205</w:t>
            </w:r>
          </w:p>
        </w:tc>
        <w:tc>
          <w:tcPr>
            <w:tcW w:w="1113" w:type="dxa"/>
            <w:tcBorders>
              <w:top w:val="nil"/>
              <w:left w:val="nil"/>
              <w:bottom w:val="nil"/>
              <w:right w:val="nil"/>
            </w:tcBorders>
            <w:shd w:val="clear" w:color="auto" w:fill="auto"/>
            <w:noWrap/>
            <w:vAlign w:val="center"/>
            <w:hideMark/>
          </w:tcPr>
          <w:p w14:paraId="084009ED"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-0.054</w:t>
            </w:r>
          </w:p>
        </w:tc>
        <w:tc>
          <w:tcPr>
            <w:tcW w:w="1114" w:type="dxa"/>
            <w:tcBorders>
              <w:top w:val="nil"/>
              <w:left w:val="nil"/>
              <w:bottom w:val="nil"/>
              <w:right w:val="nil"/>
            </w:tcBorders>
            <w:shd w:val="clear" w:color="auto" w:fill="auto"/>
            <w:noWrap/>
            <w:vAlign w:val="center"/>
            <w:hideMark/>
          </w:tcPr>
          <w:p w14:paraId="1BC98305"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0.268</w:t>
            </w:r>
          </w:p>
        </w:tc>
        <w:tc>
          <w:tcPr>
            <w:tcW w:w="1114" w:type="dxa"/>
            <w:gridSpan w:val="2"/>
            <w:tcBorders>
              <w:top w:val="nil"/>
              <w:left w:val="nil"/>
              <w:bottom w:val="nil"/>
              <w:right w:val="nil"/>
            </w:tcBorders>
            <w:shd w:val="clear" w:color="auto" w:fill="auto"/>
            <w:noWrap/>
            <w:vAlign w:val="center"/>
            <w:hideMark/>
          </w:tcPr>
          <w:p w14:paraId="1CB419F4"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0.839</w:t>
            </w:r>
          </w:p>
        </w:tc>
        <w:tc>
          <w:tcPr>
            <w:tcW w:w="1113" w:type="dxa"/>
            <w:gridSpan w:val="2"/>
            <w:tcBorders>
              <w:top w:val="nil"/>
              <w:left w:val="nil"/>
              <w:bottom w:val="nil"/>
              <w:right w:val="nil"/>
            </w:tcBorders>
            <w:shd w:val="clear" w:color="auto" w:fill="auto"/>
            <w:noWrap/>
            <w:vAlign w:val="bottom"/>
            <w:hideMark/>
          </w:tcPr>
          <w:p w14:paraId="445475E4" w14:textId="77777777" w:rsidR="00B31FCE" w:rsidRPr="00FD289F"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773B73E8"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-1.473</w:t>
            </w:r>
          </w:p>
        </w:tc>
        <w:tc>
          <w:tcPr>
            <w:tcW w:w="1114" w:type="dxa"/>
            <w:tcBorders>
              <w:top w:val="nil"/>
              <w:left w:val="nil"/>
              <w:bottom w:val="nil"/>
              <w:right w:val="nil"/>
            </w:tcBorders>
            <w:shd w:val="clear" w:color="auto" w:fill="auto"/>
            <w:noWrap/>
            <w:vAlign w:val="center"/>
            <w:hideMark/>
          </w:tcPr>
          <w:p w14:paraId="3EDA8172"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1.787</w:t>
            </w:r>
          </w:p>
        </w:tc>
        <w:tc>
          <w:tcPr>
            <w:tcW w:w="1114" w:type="dxa"/>
            <w:tcBorders>
              <w:top w:val="nil"/>
              <w:left w:val="nil"/>
              <w:bottom w:val="nil"/>
              <w:right w:val="nil"/>
            </w:tcBorders>
            <w:shd w:val="clear" w:color="auto" w:fill="auto"/>
            <w:noWrap/>
            <w:vAlign w:val="center"/>
            <w:hideMark/>
          </w:tcPr>
          <w:p w14:paraId="5FA4B71F"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0.410</w:t>
            </w:r>
          </w:p>
        </w:tc>
      </w:tr>
      <w:tr w:rsidR="00B31FCE" w:rsidRPr="00FD289F" w14:paraId="1424B8C5" w14:textId="77777777" w:rsidTr="004034CC">
        <w:trPr>
          <w:trHeight w:val="300"/>
        </w:trPr>
        <w:tc>
          <w:tcPr>
            <w:tcW w:w="1433" w:type="dxa"/>
            <w:tcBorders>
              <w:top w:val="nil"/>
              <w:left w:val="nil"/>
              <w:bottom w:val="nil"/>
              <w:right w:val="nil"/>
            </w:tcBorders>
            <w:shd w:val="clear" w:color="auto" w:fill="auto"/>
            <w:noWrap/>
            <w:vAlign w:val="center"/>
          </w:tcPr>
          <w:p w14:paraId="48F343BE" w14:textId="07EDEF40" w:rsidR="00B31FCE" w:rsidRPr="00FD289F" w:rsidRDefault="00B31FCE" w:rsidP="00B4515D">
            <w:pPr>
              <w:rPr>
                <w:rFonts w:eastAsia="Times New Roman"/>
                <w:color w:val="000000"/>
                <w:sz w:val="20"/>
                <w:szCs w:val="20"/>
              </w:rPr>
            </w:pPr>
          </w:p>
        </w:tc>
        <w:tc>
          <w:tcPr>
            <w:tcW w:w="1113" w:type="dxa"/>
            <w:tcBorders>
              <w:top w:val="nil"/>
              <w:left w:val="nil"/>
              <w:bottom w:val="nil"/>
              <w:right w:val="nil"/>
            </w:tcBorders>
            <w:shd w:val="clear" w:color="auto" w:fill="auto"/>
            <w:noWrap/>
            <w:vAlign w:val="center"/>
          </w:tcPr>
          <w:p w14:paraId="377AA7B1" w14:textId="4E001329" w:rsidR="00B31FCE" w:rsidRPr="00FD289F"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77FF8B4" w14:textId="73EBEC79" w:rsidR="00B31FCE" w:rsidRPr="00FD289F" w:rsidRDefault="00B31FCE" w:rsidP="00B4515D">
            <w:pPr>
              <w:jc w:val="center"/>
              <w:rPr>
                <w:rFonts w:eastAsia="Times New Roman"/>
                <w:color w:val="000000"/>
                <w:sz w:val="20"/>
                <w:szCs w:val="20"/>
              </w:rPr>
            </w:pPr>
          </w:p>
        </w:tc>
        <w:tc>
          <w:tcPr>
            <w:tcW w:w="1114" w:type="dxa"/>
            <w:gridSpan w:val="2"/>
            <w:tcBorders>
              <w:top w:val="nil"/>
              <w:left w:val="nil"/>
              <w:bottom w:val="nil"/>
              <w:right w:val="nil"/>
            </w:tcBorders>
            <w:shd w:val="clear" w:color="auto" w:fill="auto"/>
            <w:noWrap/>
            <w:vAlign w:val="center"/>
          </w:tcPr>
          <w:p w14:paraId="03751591" w14:textId="3CDBE354" w:rsidR="00B31FCE" w:rsidRPr="00FD289F" w:rsidRDefault="00B31FCE" w:rsidP="00B4515D">
            <w:pPr>
              <w:jc w:val="center"/>
              <w:rPr>
                <w:rFonts w:eastAsia="Times New Roman"/>
                <w:color w:val="000000"/>
                <w:sz w:val="20"/>
                <w:szCs w:val="20"/>
              </w:rPr>
            </w:pPr>
          </w:p>
        </w:tc>
        <w:tc>
          <w:tcPr>
            <w:tcW w:w="1113" w:type="dxa"/>
            <w:gridSpan w:val="2"/>
            <w:tcBorders>
              <w:top w:val="nil"/>
              <w:left w:val="nil"/>
              <w:bottom w:val="nil"/>
              <w:right w:val="nil"/>
            </w:tcBorders>
            <w:shd w:val="clear" w:color="auto" w:fill="auto"/>
            <w:noWrap/>
            <w:vAlign w:val="bottom"/>
          </w:tcPr>
          <w:p w14:paraId="3DC91F09" w14:textId="77777777" w:rsidR="00B31FCE" w:rsidRPr="00FD289F"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67B8816C" w14:textId="5AACF3A4" w:rsidR="00B31FCE" w:rsidRPr="00FD289F"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2C49EE51" w14:textId="380BCA86" w:rsidR="00B31FCE" w:rsidRPr="00FD289F"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2B486A5A" w14:textId="37653865" w:rsidR="00B31FCE" w:rsidRPr="00FD289F" w:rsidRDefault="00B31FCE" w:rsidP="00B4515D">
            <w:pPr>
              <w:jc w:val="center"/>
              <w:rPr>
                <w:rFonts w:eastAsia="Times New Roman"/>
                <w:color w:val="000000"/>
                <w:sz w:val="20"/>
                <w:szCs w:val="20"/>
              </w:rPr>
            </w:pPr>
          </w:p>
        </w:tc>
      </w:tr>
      <w:tr w:rsidR="00B31FCE" w:rsidRPr="00FD289F" w14:paraId="3CE6955E" w14:textId="77777777" w:rsidTr="00B4515D">
        <w:trPr>
          <w:trHeight w:val="300"/>
        </w:trPr>
        <w:tc>
          <w:tcPr>
            <w:tcW w:w="1433" w:type="dxa"/>
            <w:tcBorders>
              <w:top w:val="nil"/>
              <w:left w:val="nil"/>
              <w:bottom w:val="nil"/>
              <w:right w:val="nil"/>
            </w:tcBorders>
            <w:shd w:val="clear" w:color="auto" w:fill="auto"/>
            <w:noWrap/>
            <w:vAlign w:val="center"/>
            <w:hideMark/>
          </w:tcPr>
          <w:p w14:paraId="5FD10846" w14:textId="77777777" w:rsidR="00B31FCE" w:rsidRPr="00FD289F" w:rsidRDefault="00B31FCE" w:rsidP="00B4515D">
            <w:pPr>
              <w:rPr>
                <w:rFonts w:eastAsia="Times New Roman"/>
                <w:color w:val="000000"/>
                <w:sz w:val="20"/>
                <w:szCs w:val="20"/>
              </w:rPr>
            </w:pPr>
            <w:r w:rsidRPr="00FD289F">
              <w:rPr>
                <w:rFonts w:eastAsia="Times New Roman"/>
                <w:color w:val="000000"/>
                <w:sz w:val="20"/>
                <w:szCs w:val="20"/>
                <w:lang w:val="de-DE"/>
              </w:rPr>
              <w:t>IMXEFF</w:t>
            </w:r>
          </w:p>
        </w:tc>
        <w:tc>
          <w:tcPr>
            <w:tcW w:w="1113" w:type="dxa"/>
            <w:tcBorders>
              <w:top w:val="nil"/>
              <w:left w:val="nil"/>
              <w:bottom w:val="nil"/>
              <w:right w:val="nil"/>
            </w:tcBorders>
            <w:shd w:val="clear" w:color="auto" w:fill="auto"/>
            <w:noWrap/>
            <w:vAlign w:val="center"/>
            <w:hideMark/>
          </w:tcPr>
          <w:p w14:paraId="713753CC"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-0.151</w:t>
            </w:r>
          </w:p>
        </w:tc>
        <w:tc>
          <w:tcPr>
            <w:tcW w:w="1114" w:type="dxa"/>
            <w:tcBorders>
              <w:top w:val="nil"/>
              <w:left w:val="nil"/>
              <w:bottom w:val="nil"/>
              <w:right w:val="nil"/>
            </w:tcBorders>
            <w:shd w:val="clear" w:color="auto" w:fill="auto"/>
            <w:noWrap/>
            <w:vAlign w:val="center"/>
            <w:hideMark/>
          </w:tcPr>
          <w:p w14:paraId="7296A84D"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0.523</w:t>
            </w:r>
          </w:p>
        </w:tc>
        <w:tc>
          <w:tcPr>
            <w:tcW w:w="1114" w:type="dxa"/>
            <w:gridSpan w:val="2"/>
            <w:tcBorders>
              <w:top w:val="nil"/>
              <w:left w:val="nil"/>
              <w:bottom w:val="nil"/>
              <w:right w:val="nil"/>
            </w:tcBorders>
            <w:shd w:val="clear" w:color="auto" w:fill="auto"/>
            <w:noWrap/>
            <w:vAlign w:val="center"/>
            <w:hideMark/>
          </w:tcPr>
          <w:p w14:paraId="18C38118"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0.773</w:t>
            </w:r>
          </w:p>
        </w:tc>
        <w:tc>
          <w:tcPr>
            <w:tcW w:w="1113" w:type="dxa"/>
            <w:gridSpan w:val="2"/>
            <w:tcBorders>
              <w:top w:val="nil"/>
              <w:left w:val="nil"/>
              <w:bottom w:val="nil"/>
              <w:right w:val="nil"/>
            </w:tcBorders>
            <w:shd w:val="clear" w:color="auto" w:fill="auto"/>
            <w:noWrap/>
            <w:vAlign w:val="bottom"/>
            <w:hideMark/>
          </w:tcPr>
          <w:p w14:paraId="1F3C3795" w14:textId="77777777" w:rsidR="00B31FCE" w:rsidRPr="00FD289F"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42D1C01"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-0.344</w:t>
            </w:r>
          </w:p>
        </w:tc>
        <w:tc>
          <w:tcPr>
            <w:tcW w:w="1114" w:type="dxa"/>
            <w:tcBorders>
              <w:top w:val="nil"/>
              <w:left w:val="nil"/>
              <w:bottom w:val="nil"/>
              <w:right w:val="nil"/>
            </w:tcBorders>
            <w:shd w:val="clear" w:color="auto" w:fill="auto"/>
            <w:noWrap/>
            <w:vAlign w:val="center"/>
            <w:hideMark/>
          </w:tcPr>
          <w:p w14:paraId="31983A24"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3.760</w:t>
            </w:r>
          </w:p>
        </w:tc>
        <w:tc>
          <w:tcPr>
            <w:tcW w:w="1114" w:type="dxa"/>
            <w:tcBorders>
              <w:top w:val="nil"/>
              <w:left w:val="nil"/>
              <w:bottom w:val="nil"/>
              <w:right w:val="nil"/>
            </w:tcBorders>
            <w:shd w:val="clear" w:color="auto" w:fill="auto"/>
            <w:noWrap/>
            <w:vAlign w:val="center"/>
            <w:hideMark/>
          </w:tcPr>
          <w:p w14:paraId="37FB4082"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0.927</w:t>
            </w:r>
          </w:p>
        </w:tc>
      </w:tr>
      <w:tr w:rsidR="00B31FCE" w:rsidRPr="00FD289F" w14:paraId="5E82784F" w14:textId="77777777" w:rsidTr="00B4515D">
        <w:trPr>
          <w:trHeight w:val="300"/>
        </w:trPr>
        <w:tc>
          <w:tcPr>
            <w:tcW w:w="1433" w:type="dxa"/>
            <w:tcBorders>
              <w:top w:val="nil"/>
              <w:left w:val="nil"/>
              <w:bottom w:val="nil"/>
              <w:right w:val="nil"/>
            </w:tcBorders>
            <w:shd w:val="clear" w:color="auto" w:fill="auto"/>
            <w:noWrap/>
            <w:vAlign w:val="center"/>
          </w:tcPr>
          <w:p w14:paraId="74FCFE54" w14:textId="77777777" w:rsidR="00B31FCE" w:rsidRPr="00FD289F" w:rsidRDefault="00B31FCE" w:rsidP="00B4515D">
            <w:pPr>
              <w:rPr>
                <w:rFonts w:eastAsia="Times New Roman"/>
                <w:color w:val="000000"/>
                <w:sz w:val="20"/>
                <w:szCs w:val="20"/>
              </w:rPr>
            </w:pPr>
            <w:r w:rsidRPr="00FD289F">
              <w:rPr>
                <w:rFonts w:eastAsia="Times New Roman"/>
                <w:color w:val="000000"/>
                <w:sz w:val="20"/>
                <w:szCs w:val="20"/>
                <w:lang w:val="de-DE"/>
              </w:rPr>
              <w:t>IMXEFF2</w:t>
            </w:r>
          </w:p>
        </w:tc>
        <w:tc>
          <w:tcPr>
            <w:tcW w:w="1113" w:type="dxa"/>
            <w:tcBorders>
              <w:top w:val="nil"/>
              <w:left w:val="nil"/>
              <w:bottom w:val="nil"/>
              <w:right w:val="nil"/>
            </w:tcBorders>
            <w:shd w:val="clear" w:color="auto" w:fill="auto"/>
            <w:noWrap/>
            <w:vAlign w:val="center"/>
          </w:tcPr>
          <w:p w14:paraId="28B5CBC9"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0.488</w:t>
            </w:r>
          </w:p>
        </w:tc>
        <w:tc>
          <w:tcPr>
            <w:tcW w:w="1114" w:type="dxa"/>
            <w:tcBorders>
              <w:top w:val="nil"/>
              <w:left w:val="nil"/>
              <w:bottom w:val="nil"/>
              <w:right w:val="nil"/>
            </w:tcBorders>
            <w:shd w:val="clear" w:color="auto" w:fill="auto"/>
            <w:noWrap/>
            <w:vAlign w:val="center"/>
          </w:tcPr>
          <w:p w14:paraId="6157ADD1"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0.535</w:t>
            </w:r>
          </w:p>
        </w:tc>
        <w:tc>
          <w:tcPr>
            <w:tcW w:w="1114" w:type="dxa"/>
            <w:gridSpan w:val="2"/>
            <w:tcBorders>
              <w:top w:val="nil"/>
              <w:left w:val="nil"/>
              <w:bottom w:val="nil"/>
              <w:right w:val="nil"/>
            </w:tcBorders>
            <w:shd w:val="clear" w:color="auto" w:fill="auto"/>
            <w:noWrap/>
            <w:vAlign w:val="center"/>
          </w:tcPr>
          <w:p w14:paraId="7BB415EC"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0.362</w:t>
            </w:r>
          </w:p>
        </w:tc>
        <w:tc>
          <w:tcPr>
            <w:tcW w:w="1113" w:type="dxa"/>
            <w:gridSpan w:val="2"/>
            <w:tcBorders>
              <w:top w:val="nil"/>
              <w:left w:val="nil"/>
              <w:bottom w:val="nil"/>
              <w:right w:val="nil"/>
            </w:tcBorders>
            <w:shd w:val="clear" w:color="auto" w:fill="auto"/>
            <w:noWrap/>
            <w:vAlign w:val="bottom"/>
          </w:tcPr>
          <w:p w14:paraId="46B9E742" w14:textId="77777777" w:rsidR="00B31FCE" w:rsidRPr="00FD289F"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64E9B7CD"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-0.557</w:t>
            </w:r>
          </w:p>
        </w:tc>
        <w:tc>
          <w:tcPr>
            <w:tcW w:w="1114" w:type="dxa"/>
            <w:tcBorders>
              <w:top w:val="nil"/>
              <w:left w:val="nil"/>
              <w:bottom w:val="nil"/>
              <w:right w:val="nil"/>
            </w:tcBorders>
            <w:shd w:val="clear" w:color="auto" w:fill="auto"/>
            <w:noWrap/>
            <w:vAlign w:val="center"/>
          </w:tcPr>
          <w:p w14:paraId="753D11BB"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3.575</w:t>
            </w:r>
          </w:p>
        </w:tc>
        <w:tc>
          <w:tcPr>
            <w:tcW w:w="1114" w:type="dxa"/>
            <w:tcBorders>
              <w:top w:val="nil"/>
              <w:left w:val="nil"/>
              <w:bottom w:val="nil"/>
              <w:right w:val="nil"/>
            </w:tcBorders>
            <w:shd w:val="clear" w:color="auto" w:fill="auto"/>
            <w:noWrap/>
            <w:vAlign w:val="center"/>
          </w:tcPr>
          <w:p w14:paraId="42DE201B" w14:textId="77777777" w:rsidR="00B31FCE" w:rsidRPr="00FD289F" w:rsidRDefault="00B31FCE" w:rsidP="00B4515D">
            <w:pPr>
              <w:jc w:val="center"/>
              <w:rPr>
                <w:rFonts w:eastAsia="Times New Roman"/>
                <w:color w:val="000000"/>
                <w:sz w:val="20"/>
                <w:szCs w:val="20"/>
              </w:rPr>
            </w:pPr>
            <w:r w:rsidRPr="00FD289F">
              <w:rPr>
                <w:rFonts w:eastAsia="Times New Roman"/>
                <w:color w:val="000000"/>
                <w:sz w:val="20"/>
                <w:szCs w:val="20"/>
              </w:rPr>
              <w:t>0.876</w:t>
            </w:r>
          </w:p>
        </w:tc>
      </w:tr>
    </w:tbl>
    <w:p w14:paraId="4E4E59FF" w14:textId="77777777" w:rsidR="00B07844" w:rsidRPr="00FD289F" w:rsidRDefault="00B07844" w:rsidP="00B07844">
      <w:pPr>
        <w:contextualSpacing/>
      </w:pPr>
    </w:p>
    <w:p w14:paraId="2EDF69AC" w14:textId="77777777" w:rsidR="00B07844" w:rsidRPr="00F124A8" w:rsidRDefault="00B07844" w:rsidP="00B07844">
      <w:pPr>
        <w:contextualSpacing/>
        <w:rPr>
          <w:sz w:val="20"/>
          <w:szCs w:val="20"/>
        </w:rPr>
      </w:pPr>
      <w:r w:rsidRPr="00F124A8">
        <w:rPr>
          <w:i/>
          <w:sz w:val="20"/>
          <w:szCs w:val="20"/>
        </w:rPr>
        <w:t>Note.</w:t>
      </w:r>
      <w:r w:rsidRPr="00F124A8">
        <w:rPr>
          <w:sz w:val="20"/>
          <w:szCs w:val="20"/>
        </w:rPr>
        <w:t xml:space="preserve"> EFF105 = Positive efficiency information manipulation (effect coded: +/-0.5), EFF205 = Negative efficiency information manipulation (effect coded: +/-0.5), IM05 = Imagery manipulation (effect coded: +/-0.5), IMXEFF = </w:t>
      </w:r>
      <w:r w:rsidRPr="00F124A8">
        <w:rPr>
          <w:rFonts w:eastAsia="Times New Roman"/>
          <w:color w:val="000000"/>
          <w:sz w:val="20"/>
          <w:szCs w:val="20"/>
        </w:rPr>
        <w:t xml:space="preserve">Imagery </w:t>
      </w:r>
      <w:r w:rsidRPr="00F124A8">
        <w:rPr>
          <w:sz w:val="20"/>
          <w:szCs w:val="20"/>
        </w:rPr>
        <w:t>×</w:t>
      </w:r>
      <w:r w:rsidRPr="00F124A8">
        <w:rPr>
          <w:rFonts w:eastAsia="Times New Roman"/>
          <w:color w:val="000000"/>
          <w:sz w:val="20"/>
          <w:szCs w:val="20"/>
        </w:rPr>
        <w:t xml:space="preserve"> Positive efficiency information, </w:t>
      </w:r>
      <w:r w:rsidRPr="00F124A8">
        <w:rPr>
          <w:sz w:val="20"/>
          <w:szCs w:val="20"/>
        </w:rPr>
        <w:t xml:space="preserve">IMXEFF2 = </w:t>
      </w:r>
      <w:r w:rsidRPr="00F124A8">
        <w:rPr>
          <w:rFonts w:eastAsia="Times New Roman"/>
          <w:color w:val="000000"/>
          <w:sz w:val="20"/>
          <w:szCs w:val="20"/>
        </w:rPr>
        <w:t xml:space="preserve">Imagery </w:t>
      </w:r>
      <w:r w:rsidRPr="00F124A8">
        <w:rPr>
          <w:sz w:val="20"/>
          <w:szCs w:val="20"/>
        </w:rPr>
        <w:t>×</w:t>
      </w:r>
      <w:r w:rsidRPr="00F124A8">
        <w:rPr>
          <w:rFonts w:eastAsia="Times New Roman"/>
          <w:color w:val="000000"/>
          <w:sz w:val="20"/>
          <w:szCs w:val="20"/>
        </w:rPr>
        <w:t xml:space="preserve"> Negative efficiency information</w:t>
      </w:r>
      <w:r>
        <w:rPr>
          <w:rFonts w:eastAsia="Times New Roman"/>
          <w:color w:val="000000"/>
          <w:sz w:val="20"/>
          <w:szCs w:val="20"/>
        </w:rPr>
        <w:t>.</w:t>
      </w:r>
    </w:p>
    <w:p w14:paraId="4BE5C3C0" w14:textId="77777777" w:rsidR="00B07844" w:rsidRPr="006D15E6" w:rsidRDefault="00B07844" w:rsidP="00B07844">
      <w:pPr>
        <w:contextualSpacing/>
        <w:rPr>
          <w:highlight w:val="red"/>
        </w:rPr>
      </w:pPr>
    </w:p>
    <w:p w14:paraId="4893758A" w14:textId="77777777" w:rsidR="00B07844" w:rsidRDefault="00B07844" w:rsidP="00B07844">
      <w:pPr>
        <w:rPr>
          <w:i/>
        </w:rPr>
      </w:pPr>
      <w:r>
        <w:rPr>
          <w:i/>
        </w:rPr>
        <w:br w:type="page"/>
      </w:r>
    </w:p>
    <w:p w14:paraId="5C111256" w14:textId="77777777" w:rsidR="00B07844" w:rsidRPr="00675150" w:rsidRDefault="00B07844" w:rsidP="00B07844">
      <w:pPr>
        <w:contextualSpacing/>
        <w:rPr>
          <w:b/>
        </w:rPr>
      </w:pPr>
      <w:r>
        <w:rPr>
          <w:b/>
        </w:rPr>
        <w:lastRenderedPageBreak/>
        <w:t>S</w:t>
      </w:r>
      <w:r w:rsidRPr="00675150">
        <w:rPr>
          <w:b/>
        </w:rPr>
        <w:t>tudy 4</w:t>
      </w:r>
    </w:p>
    <w:p w14:paraId="15F959F7" w14:textId="77777777" w:rsidR="00B07844" w:rsidRPr="00675150" w:rsidRDefault="00B07844" w:rsidP="00B07844"/>
    <w:p w14:paraId="19FD21B7" w14:textId="77777777" w:rsidR="00B07844" w:rsidRPr="00675150" w:rsidRDefault="00B07844" w:rsidP="00B07844">
      <w:pPr>
        <w:contextualSpacing/>
      </w:pPr>
      <w:r>
        <w:rPr>
          <w:i/>
        </w:rPr>
        <w:t>Table S4</w:t>
      </w:r>
      <w:r w:rsidRPr="00675150">
        <w:rPr>
          <w:i/>
        </w:rPr>
        <w:t>.</w:t>
      </w:r>
      <w:r w:rsidRPr="00675150">
        <w:t xml:space="preserve"> </w:t>
      </w:r>
      <w:r>
        <w:t>R</w:t>
      </w:r>
      <w:r w:rsidRPr="00675150">
        <w:t>egression coefficients</w:t>
      </w:r>
      <w:r>
        <w:t xml:space="preserve"> for experimental manipulations </w:t>
      </w:r>
      <w:r w:rsidRPr="00CB77EB">
        <w:t>in study</w:t>
      </w:r>
      <w:r>
        <w:t xml:space="preserve"> 4 </w:t>
      </w:r>
      <w:r w:rsidRPr="00675150">
        <w:t>(</w:t>
      </w:r>
      <w:r w:rsidRPr="00675150">
        <w:rPr>
          <w:i/>
        </w:rPr>
        <w:t>N</w:t>
      </w:r>
      <w:r w:rsidRPr="00675150">
        <w:t xml:space="preserve"> = 657)</w:t>
      </w:r>
      <w:r w:rsidRPr="00CB77EB">
        <w:t>.</w:t>
      </w:r>
    </w:p>
    <w:p w14:paraId="1F0319D0" w14:textId="77777777" w:rsidR="00B07844" w:rsidRPr="00675150" w:rsidRDefault="00B07844" w:rsidP="00B07844">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675150" w14:paraId="5F40B5C0" w14:textId="77777777" w:rsidTr="00B4515D">
        <w:trPr>
          <w:trHeight w:val="300"/>
        </w:trPr>
        <w:tc>
          <w:tcPr>
            <w:tcW w:w="1433" w:type="dxa"/>
            <w:tcBorders>
              <w:top w:val="nil"/>
              <w:left w:val="nil"/>
              <w:bottom w:val="nil"/>
              <w:right w:val="nil"/>
            </w:tcBorders>
            <w:shd w:val="clear" w:color="auto" w:fill="auto"/>
            <w:noWrap/>
            <w:vAlign w:val="center"/>
          </w:tcPr>
          <w:p w14:paraId="5501FA1B" w14:textId="77777777" w:rsidR="00B07844" w:rsidRPr="000828FC" w:rsidRDefault="00B07844" w:rsidP="00B4515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47E4CAD4" w14:textId="77777777" w:rsidR="00B07844" w:rsidRPr="00675150" w:rsidRDefault="00B07844" w:rsidP="00B4515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2F460BDF" w14:textId="77777777" w:rsidR="00B07844" w:rsidRPr="00675150" w:rsidRDefault="00B07844" w:rsidP="00B4515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2D423039" w14:textId="77777777" w:rsidR="00B07844" w:rsidRPr="00675150" w:rsidRDefault="00B07844" w:rsidP="00B4515D">
            <w:pPr>
              <w:jc w:val="center"/>
              <w:rPr>
                <w:rFonts w:eastAsia="Times New Roman"/>
                <w:b/>
                <w:color w:val="000000"/>
                <w:sz w:val="20"/>
                <w:szCs w:val="20"/>
              </w:rPr>
            </w:pPr>
            <w:r>
              <w:rPr>
                <w:rFonts w:eastAsia="Times New Roman"/>
                <w:b/>
                <w:color w:val="000000"/>
                <w:sz w:val="20"/>
                <w:szCs w:val="20"/>
              </w:rPr>
              <w:t>DONATED (NON-ZERO) AMOUNTS</w:t>
            </w:r>
          </w:p>
        </w:tc>
      </w:tr>
      <w:tr w:rsidR="00B07844" w:rsidRPr="00675150" w14:paraId="541BF5A4" w14:textId="77777777" w:rsidTr="00B4515D">
        <w:trPr>
          <w:trHeight w:val="300"/>
        </w:trPr>
        <w:tc>
          <w:tcPr>
            <w:tcW w:w="1433" w:type="dxa"/>
            <w:tcBorders>
              <w:top w:val="nil"/>
              <w:left w:val="nil"/>
              <w:bottom w:val="nil"/>
              <w:right w:val="nil"/>
            </w:tcBorders>
            <w:shd w:val="clear" w:color="auto" w:fill="auto"/>
            <w:noWrap/>
            <w:vAlign w:val="center"/>
          </w:tcPr>
          <w:p w14:paraId="508965AF" w14:textId="77777777" w:rsidR="00B07844" w:rsidRPr="00675150" w:rsidRDefault="00B07844" w:rsidP="00B4515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420EC9BC" w14:textId="77777777" w:rsidR="00B07844" w:rsidRPr="00675150" w:rsidRDefault="00B07844" w:rsidP="00B4515D">
            <w:pPr>
              <w:jc w:val="center"/>
              <w:rPr>
                <w:rFonts w:eastAsia="Times New Roman"/>
                <w:color w:val="000000"/>
                <w:sz w:val="20"/>
                <w:szCs w:val="20"/>
              </w:rPr>
            </w:pPr>
            <w:r w:rsidRPr="00675150">
              <w:rPr>
                <w:b/>
                <w:i/>
                <w:sz w:val="20"/>
                <w:szCs w:val="20"/>
              </w:rPr>
              <w:t>B</w:t>
            </w:r>
          </w:p>
        </w:tc>
        <w:tc>
          <w:tcPr>
            <w:tcW w:w="1114" w:type="dxa"/>
            <w:tcBorders>
              <w:top w:val="nil"/>
              <w:left w:val="nil"/>
              <w:bottom w:val="nil"/>
              <w:right w:val="nil"/>
            </w:tcBorders>
            <w:shd w:val="clear" w:color="auto" w:fill="auto"/>
            <w:noWrap/>
            <w:vAlign w:val="bottom"/>
          </w:tcPr>
          <w:p w14:paraId="4C5DFEFF" w14:textId="77777777" w:rsidR="00B07844" w:rsidRPr="00675150" w:rsidRDefault="00B07844" w:rsidP="00B4515D">
            <w:pPr>
              <w:jc w:val="center"/>
              <w:rPr>
                <w:rFonts w:eastAsia="Times New Roman"/>
                <w:color w:val="000000"/>
                <w:sz w:val="20"/>
                <w:szCs w:val="20"/>
              </w:rPr>
            </w:pPr>
            <w:r w:rsidRPr="00675150">
              <w:rPr>
                <w:b/>
                <w:sz w:val="20"/>
                <w:szCs w:val="20"/>
              </w:rPr>
              <w:t>S.E.</w:t>
            </w:r>
          </w:p>
        </w:tc>
        <w:tc>
          <w:tcPr>
            <w:tcW w:w="1114" w:type="dxa"/>
            <w:gridSpan w:val="2"/>
            <w:tcBorders>
              <w:top w:val="nil"/>
              <w:left w:val="nil"/>
              <w:bottom w:val="nil"/>
              <w:right w:val="nil"/>
            </w:tcBorders>
            <w:shd w:val="clear" w:color="auto" w:fill="auto"/>
            <w:noWrap/>
            <w:vAlign w:val="bottom"/>
          </w:tcPr>
          <w:p w14:paraId="4D0C6456" w14:textId="77777777" w:rsidR="00B07844" w:rsidRPr="00675150" w:rsidRDefault="00B07844" w:rsidP="00B4515D">
            <w:pPr>
              <w:jc w:val="center"/>
              <w:rPr>
                <w:rFonts w:eastAsia="Times New Roman"/>
                <w:color w:val="000000"/>
                <w:sz w:val="20"/>
                <w:szCs w:val="20"/>
              </w:rPr>
            </w:pPr>
            <w:r w:rsidRPr="00675150">
              <w:rPr>
                <w:b/>
                <w:i/>
                <w:sz w:val="20"/>
                <w:szCs w:val="20"/>
              </w:rPr>
              <w:t>p</w:t>
            </w:r>
          </w:p>
        </w:tc>
        <w:tc>
          <w:tcPr>
            <w:tcW w:w="1113" w:type="dxa"/>
            <w:gridSpan w:val="2"/>
            <w:tcBorders>
              <w:top w:val="nil"/>
              <w:left w:val="nil"/>
              <w:bottom w:val="nil"/>
              <w:right w:val="nil"/>
            </w:tcBorders>
            <w:shd w:val="clear" w:color="auto" w:fill="auto"/>
            <w:noWrap/>
            <w:vAlign w:val="bottom"/>
          </w:tcPr>
          <w:p w14:paraId="6F722010" w14:textId="77777777" w:rsidR="00B07844" w:rsidRPr="00675150"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08450A70" w14:textId="77777777" w:rsidR="00B07844" w:rsidRPr="00675150" w:rsidRDefault="00B07844" w:rsidP="00B4515D">
            <w:pPr>
              <w:jc w:val="center"/>
              <w:rPr>
                <w:rFonts w:eastAsia="Times New Roman"/>
                <w:color w:val="000000"/>
                <w:sz w:val="20"/>
                <w:szCs w:val="20"/>
              </w:rPr>
            </w:pPr>
            <w:r w:rsidRPr="00675150">
              <w:rPr>
                <w:b/>
                <w:i/>
                <w:sz w:val="20"/>
                <w:szCs w:val="20"/>
              </w:rPr>
              <w:t>B</w:t>
            </w:r>
          </w:p>
        </w:tc>
        <w:tc>
          <w:tcPr>
            <w:tcW w:w="1114" w:type="dxa"/>
            <w:tcBorders>
              <w:top w:val="nil"/>
              <w:left w:val="nil"/>
              <w:bottom w:val="nil"/>
              <w:right w:val="nil"/>
            </w:tcBorders>
            <w:shd w:val="clear" w:color="auto" w:fill="auto"/>
            <w:noWrap/>
            <w:vAlign w:val="bottom"/>
          </w:tcPr>
          <w:p w14:paraId="5BAE317E" w14:textId="77777777" w:rsidR="00B07844" w:rsidRPr="00675150" w:rsidRDefault="00B07844" w:rsidP="00B4515D">
            <w:pPr>
              <w:jc w:val="center"/>
              <w:rPr>
                <w:rFonts w:eastAsia="Times New Roman"/>
                <w:color w:val="000000"/>
                <w:sz w:val="20"/>
                <w:szCs w:val="20"/>
              </w:rPr>
            </w:pPr>
            <w:r w:rsidRPr="00675150">
              <w:rPr>
                <w:b/>
                <w:sz w:val="20"/>
                <w:szCs w:val="20"/>
              </w:rPr>
              <w:t>S.E.</w:t>
            </w:r>
          </w:p>
        </w:tc>
        <w:tc>
          <w:tcPr>
            <w:tcW w:w="1114" w:type="dxa"/>
            <w:tcBorders>
              <w:top w:val="nil"/>
              <w:left w:val="nil"/>
              <w:bottom w:val="nil"/>
              <w:right w:val="nil"/>
            </w:tcBorders>
            <w:shd w:val="clear" w:color="auto" w:fill="auto"/>
            <w:noWrap/>
            <w:vAlign w:val="bottom"/>
          </w:tcPr>
          <w:p w14:paraId="44ADA190" w14:textId="77777777" w:rsidR="00B07844" w:rsidRPr="00675150" w:rsidRDefault="00B07844" w:rsidP="00B4515D">
            <w:pPr>
              <w:jc w:val="center"/>
              <w:rPr>
                <w:rFonts w:eastAsia="Times New Roman"/>
                <w:color w:val="000000"/>
                <w:sz w:val="20"/>
                <w:szCs w:val="20"/>
              </w:rPr>
            </w:pPr>
            <w:r w:rsidRPr="00675150">
              <w:rPr>
                <w:b/>
                <w:i/>
                <w:sz w:val="20"/>
                <w:szCs w:val="20"/>
              </w:rPr>
              <w:t>p</w:t>
            </w:r>
          </w:p>
        </w:tc>
      </w:tr>
      <w:tr w:rsidR="00B31FCE" w:rsidRPr="00675150" w14:paraId="315CD1F8" w14:textId="77777777" w:rsidTr="004034CC">
        <w:trPr>
          <w:trHeight w:val="300"/>
        </w:trPr>
        <w:tc>
          <w:tcPr>
            <w:tcW w:w="1433" w:type="dxa"/>
            <w:tcBorders>
              <w:top w:val="nil"/>
              <w:left w:val="nil"/>
              <w:bottom w:val="nil"/>
              <w:right w:val="nil"/>
            </w:tcBorders>
            <w:shd w:val="clear" w:color="auto" w:fill="auto"/>
            <w:noWrap/>
            <w:vAlign w:val="center"/>
          </w:tcPr>
          <w:p w14:paraId="507D66E4" w14:textId="5F093A09" w:rsidR="00B31FCE" w:rsidRPr="00675150" w:rsidRDefault="00B31FCE" w:rsidP="00B4515D">
            <w:pPr>
              <w:rPr>
                <w:rFonts w:eastAsia="Times New Roman"/>
                <w:color w:val="000000"/>
                <w:sz w:val="20"/>
                <w:szCs w:val="20"/>
                <w:lang w:val="fr-FR"/>
              </w:rPr>
            </w:pPr>
            <w:r w:rsidRPr="00675150">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75E11536" w14:textId="00044410" w:rsidR="00B31FCE" w:rsidRPr="00675150" w:rsidRDefault="00B31FCE" w:rsidP="00B4515D">
            <w:pPr>
              <w:jc w:val="center"/>
              <w:rPr>
                <w:b/>
                <w:i/>
                <w:sz w:val="20"/>
                <w:szCs w:val="20"/>
              </w:rPr>
            </w:pPr>
            <w:r w:rsidRPr="00675150">
              <w:rPr>
                <w:rFonts w:eastAsia="Times New Roman"/>
                <w:color w:val="000000"/>
                <w:sz w:val="20"/>
                <w:szCs w:val="20"/>
              </w:rPr>
              <w:t>0.234</w:t>
            </w:r>
          </w:p>
        </w:tc>
        <w:tc>
          <w:tcPr>
            <w:tcW w:w="1114" w:type="dxa"/>
            <w:tcBorders>
              <w:top w:val="nil"/>
              <w:left w:val="nil"/>
              <w:bottom w:val="nil"/>
              <w:right w:val="nil"/>
            </w:tcBorders>
            <w:shd w:val="clear" w:color="auto" w:fill="auto"/>
            <w:noWrap/>
            <w:vAlign w:val="center"/>
          </w:tcPr>
          <w:p w14:paraId="56F7B765" w14:textId="3EB3D6A8" w:rsidR="00B31FCE" w:rsidRPr="00675150" w:rsidRDefault="00B31FCE" w:rsidP="00B4515D">
            <w:pPr>
              <w:jc w:val="center"/>
              <w:rPr>
                <w:b/>
                <w:sz w:val="20"/>
                <w:szCs w:val="20"/>
              </w:rPr>
            </w:pPr>
            <w:r w:rsidRPr="00675150">
              <w:rPr>
                <w:rFonts w:eastAsia="Times New Roman"/>
                <w:color w:val="000000"/>
                <w:sz w:val="20"/>
                <w:szCs w:val="20"/>
              </w:rPr>
              <w:t>0.193</w:t>
            </w:r>
          </w:p>
        </w:tc>
        <w:tc>
          <w:tcPr>
            <w:tcW w:w="1114" w:type="dxa"/>
            <w:gridSpan w:val="2"/>
            <w:tcBorders>
              <w:top w:val="nil"/>
              <w:left w:val="nil"/>
              <w:bottom w:val="nil"/>
              <w:right w:val="nil"/>
            </w:tcBorders>
            <w:shd w:val="clear" w:color="auto" w:fill="auto"/>
            <w:noWrap/>
            <w:vAlign w:val="center"/>
          </w:tcPr>
          <w:p w14:paraId="7843846A" w14:textId="143EB165" w:rsidR="00B31FCE" w:rsidRPr="00675150" w:rsidRDefault="00B31FCE" w:rsidP="00B4515D">
            <w:pPr>
              <w:jc w:val="center"/>
              <w:rPr>
                <w:b/>
                <w:i/>
                <w:sz w:val="20"/>
                <w:szCs w:val="20"/>
              </w:rPr>
            </w:pPr>
            <w:r w:rsidRPr="00675150">
              <w:rPr>
                <w:rFonts w:eastAsia="Times New Roman"/>
                <w:color w:val="000000"/>
                <w:sz w:val="20"/>
                <w:szCs w:val="20"/>
              </w:rPr>
              <w:t>0.225</w:t>
            </w:r>
          </w:p>
        </w:tc>
        <w:tc>
          <w:tcPr>
            <w:tcW w:w="1113" w:type="dxa"/>
            <w:gridSpan w:val="2"/>
            <w:tcBorders>
              <w:top w:val="nil"/>
              <w:left w:val="nil"/>
              <w:bottom w:val="nil"/>
              <w:right w:val="nil"/>
            </w:tcBorders>
            <w:shd w:val="clear" w:color="auto" w:fill="auto"/>
            <w:noWrap/>
            <w:vAlign w:val="center"/>
          </w:tcPr>
          <w:p w14:paraId="513BD7D5" w14:textId="77777777" w:rsidR="00B31FCE" w:rsidRPr="00675150"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FD3F3FF" w14:textId="4428202C" w:rsidR="00B31FCE" w:rsidRPr="00675150" w:rsidRDefault="00B31FCE" w:rsidP="00B4515D">
            <w:pPr>
              <w:jc w:val="center"/>
              <w:rPr>
                <w:b/>
                <w:i/>
                <w:sz w:val="20"/>
                <w:szCs w:val="20"/>
              </w:rPr>
            </w:pPr>
            <w:r w:rsidRPr="00675150">
              <w:rPr>
                <w:rFonts w:eastAsia="Times New Roman"/>
                <w:color w:val="000000"/>
                <w:sz w:val="20"/>
                <w:szCs w:val="20"/>
              </w:rPr>
              <w:t>4.383</w:t>
            </w:r>
          </w:p>
        </w:tc>
        <w:tc>
          <w:tcPr>
            <w:tcW w:w="1114" w:type="dxa"/>
            <w:tcBorders>
              <w:top w:val="nil"/>
              <w:left w:val="nil"/>
              <w:bottom w:val="nil"/>
              <w:right w:val="nil"/>
            </w:tcBorders>
            <w:shd w:val="clear" w:color="auto" w:fill="auto"/>
            <w:noWrap/>
            <w:vAlign w:val="center"/>
          </w:tcPr>
          <w:p w14:paraId="014473E1" w14:textId="5266FF77" w:rsidR="00B31FCE" w:rsidRPr="00675150" w:rsidRDefault="00B31FCE" w:rsidP="00B4515D">
            <w:pPr>
              <w:jc w:val="center"/>
              <w:rPr>
                <w:b/>
                <w:sz w:val="20"/>
                <w:szCs w:val="20"/>
              </w:rPr>
            </w:pPr>
            <w:r w:rsidRPr="00675150">
              <w:rPr>
                <w:rFonts w:eastAsia="Times New Roman"/>
                <w:color w:val="000000"/>
                <w:sz w:val="20"/>
                <w:szCs w:val="20"/>
              </w:rPr>
              <w:t>1.276</w:t>
            </w:r>
          </w:p>
        </w:tc>
        <w:tc>
          <w:tcPr>
            <w:tcW w:w="1114" w:type="dxa"/>
            <w:tcBorders>
              <w:top w:val="nil"/>
              <w:left w:val="nil"/>
              <w:bottom w:val="nil"/>
              <w:right w:val="nil"/>
            </w:tcBorders>
            <w:shd w:val="clear" w:color="auto" w:fill="auto"/>
            <w:noWrap/>
            <w:vAlign w:val="center"/>
          </w:tcPr>
          <w:p w14:paraId="3A1E2421" w14:textId="54635D02" w:rsidR="00B31FCE" w:rsidRPr="00675150" w:rsidRDefault="00B31FCE" w:rsidP="00B4515D">
            <w:pPr>
              <w:jc w:val="center"/>
              <w:rPr>
                <w:b/>
                <w:i/>
                <w:sz w:val="20"/>
                <w:szCs w:val="20"/>
              </w:rPr>
            </w:pPr>
            <w:r w:rsidRPr="00675150">
              <w:rPr>
                <w:rFonts w:eastAsia="Times New Roman"/>
                <w:color w:val="000000"/>
                <w:sz w:val="20"/>
                <w:szCs w:val="20"/>
              </w:rPr>
              <w:t>0.001</w:t>
            </w:r>
          </w:p>
        </w:tc>
      </w:tr>
      <w:tr w:rsidR="00B31FCE" w:rsidRPr="00675150" w14:paraId="16802147" w14:textId="77777777" w:rsidTr="00B4515D">
        <w:trPr>
          <w:trHeight w:val="300"/>
        </w:trPr>
        <w:tc>
          <w:tcPr>
            <w:tcW w:w="1433" w:type="dxa"/>
            <w:tcBorders>
              <w:top w:val="nil"/>
              <w:left w:val="nil"/>
              <w:bottom w:val="nil"/>
              <w:right w:val="nil"/>
            </w:tcBorders>
            <w:shd w:val="clear" w:color="auto" w:fill="auto"/>
            <w:noWrap/>
            <w:vAlign w:val="center"/>
            <w:hideMark/>
          </w:tcPr>
          <w:p w14:paraId="5B7451D0" w14:textId="77777777" w:rsidR="00B31FCE" w:rsidRDefault="00B31FCE" w:rsidP="00B4515D">
            <w:pPr>
              <w:rPr>
                <w:rFonts w:eastAsia="Times New Roman"/>
                <w:color w:val="000000"/>
                <w:sz w:val="20"/>
                <w:szCs w:val="20"/>
                <w:lang w:val="de-DE"/>
              </w:rPr>
            </w:pPr>
          </w:p>
          <w:p w14:paraId="4FAB76BC" w14:textId="77777777" w:rsidR="00B31FCE" w:rsidRPr="00675150" w:rsidRDefault="00B31FCE" w:rsidP="00B4515D">
            <w:pPr>
              <w:rPr>
                <w:rFonts w:eastAsia="Times New Roman"/>
                <w:color w:val="000000"/>
                <w:sz w:val="20"/>
                <w:szCs w:val="20"/>
              </w:rPr>
            </w:pPr>
            <w:r w:rsidRPr="00675150">
              <w:rPr>
                <w:rFonts w:eastAsia="Times New Roman"/>
                <w:color w:val="000000"/>
                <w:sz w:val="20"/>
                <w:szCs w:val="20"/>
                <w:lang w:val="de-DE"/>
              </w:rPr>
              <w:t>EFFI05</w:t>
            </w:r>
          </w:p>
        </w:tc>
        <w:tc>
          <w:tcPr>
            <w:tcW w:w="1113" w:type="dxa"/>
            <w:tcBorders>
              <w:top w:val="nil"/>
              <w:left w:val="nil"/>
              <w:bottom w:val="nil"/>
              <w:right w:val="nil"/>
            </w:tcBorders>
            <w:shd w:val="clear" w:color="auto" w:fill="auto"/>
            <w:noWrap/>
            <w:vAlign w:val="center"/>
            <w:hideMark/>
          </w:tcPr>
          <w:p w14:paraId="7FF6E22F"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0.182</w:t>
            </w:r>
          </w:p>
        </w:tc>
        <w:tc>
          <w:tcPr>
            <w:tcW w:w="1114" w:type="dxa"/>
            <w:tcBorders>
              <w:top w:val="nil"/>
              <w:left w:val="nil"/>
              <w:bottom w:val="nil"/>
              <w:right w:val="nil"/>
            </w:tcBorders>
            <w:shd w:val="clear" w:color="auto" w:fill="auto"/>
            <w:noWrap/>
            <w:vAlign w:val="center"/>
            <w:hideMark/>
          </w:tcPr>
          <w:p w14:paraId="3D5027C0"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0.277</w:t>
            </w:r>
          </w:p>
        </w:tc>
        <w:tc>
          <w:tcPr>
            <w:tcW w:w="1114" w:type="dxa"/>
            <w:gridSpan w:val="2"/>
            <w:tcBorders>
              <w:top w:val="nil"/>
              <w:left w:val="nil"/>
              <w:bottom w:val="nil"/>
              <w:right w:val="nil"/>
            </w:tcBorders>
            <w:shd w:val="clear" w:color="auto" w:fill="auto"/>
            <w:noWrap/>
            <w:vAlign w:val="center"/>
            <w:hideMark/>
          </w:tcPr>
          <w:p w14:paraId="4711C232"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0.512</w:t>
            </w:r>
          </w:p>
        </w:tc>
        <w:tc>
          <w:tcPr>
            <w:tcW w:w="1113" w:type="dxa"/>
            <w:gridSpan w:val="2"/>
            <w:tcBorders>
              <w:top w:val="nil"/>
              <w:left w:val="nil"/>
              <w:bottom w:val="nil"/>
              <w:right w:val="nil"/>
            </w:tcBorders>
            <w:shd w:val="clear" w:color="auto" w:fill="auto"/>
            <w:noWrap/>
            <w:vAlign w:val="center"/>
            <w:hideMark/>
          </w:tcPr>
          <w:p w14:paraId="0F53E304" w14:textId="77777777" w:rsidR="00B31FCE" w:rsidRPr="00675150"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2038C4AE"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-2.435</w:t>
            </w:r>
          </w:p>
        </w:tc>
        <w:tc>
          <w:tcPr>
            <w:tcW w:w="1114" w:type="dxa"/>
            <w:tcBorders>
              <w:top w:val="nil"/>
              <w:left w:val="nil"/>
              <w:bottom w:val="nil"/>
              <w:right w:val="nil"/>
            </w:tcBorders>
            <w:shd w:val="clear" w:color="auto" w:fill="auto"/>
            <w:noWrap/>
            <w:vAlign w:val="center"/>
            <w:hideMark/>
          </w:tcPr>
          <w:p w14:paraId="3CDE11D7"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1.742</w:t>
            </w:r>
          </w:p>
        </w:tc>
        <w:tc>
          <w:tcPr>
            <w:tcW w:w="1114" w:type="dxa"/>
            <w:tcBorders>
              <w:top w:val="nil"/>
              <w:left w:val="nil"/>
              <w:bottom w:val="nil"/>
              <w:right w:val="nil"/>
            </w:tcBorders>
            <w:shd w:val="clear" w:color="auto" w:fill="auto"/>
            <w:noWrap/>
            <w:vAlign w:val="center"/>
            <w:hideMark/>
          </w:tcPr>
          <w:p w14:paraId="2E5F3BA6"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0.162</w:t>
            </w:r>
          </w:p>
        </w:tc>
      </w:tr>
      <w:tr w:rsidR="00B31FCE" w:rsidRPr="00675150" w14:paraId="6B5085D2" w14:textId="77777777" w:rsidTr="00B4515D">
        <w:trPr>
          <w:trHeight w:val="300"/>
        </w:trPr>
        <w:tc>
          <w:tcPr>
            <w:tcW w:w="1433" w:type="dxa"/>
            <w:tcBorders>
              <w:top w:val="nil"/>
              <w:left w:val="nil"/>
              <w:bottom w:val="nil"/>
              <w:right w:val="nil"/>
            </w:tcBorders>
            <w:shd w:val="clear" w:color="auto" w:fill="auto"/>
            <w:noWrap/>
            <w:vAlign w:val="center"/>
            <w:hideMark/>
          </w:tcPr>
          <w:p w14:paraId="4C896FB1" w14:textId="77777777" w:rsidR="00B31FCE" w:rsidRPr="00675150" w:rsidRDefault="00B31FCE" w:rsidP="00B4515D">
            <w:pPr>
              <w:rPr>
                <w:rFonts w:eastAsia="Times New Roman"/>
                <w:color w:val="000000"/>
                <w:sz w:val="20"/>
                <w:szCs w:val="20"/>
              </w:rPr>
            </w:pPr>
            <w:r w:rsidRPr="00675150">
              <w:rPr>
                <w:rFonts w:eastAsia="Times New Roman"/>
                <w:color w:val="000000"/>
                <w:sz w:val="20"/>
                <w:szCs w:val="20"/>
                <w:lang w:val="de-DE"/>
              </w:rPr>
              <w:t>EFFA05</w:t>
            </w:r>
          </w:p>
        </w:tc>
        <w:tc>
          <w:tcPr>
            <w:tcW w:w="1113" w:type="dxa"/>
            <w:tcBorders>
              <w:top w:val="nil"/>
              <w:left w:val="nil"/>
              <w:bottom w:val="nil"/>
              <w:right w:val="nil"/>
            </w:tcBorders>
            <w:shd w:val="clear" w:color="auto" w:fill="auto"/>
            <w:noWrap/>
            <w:vAlign w:val="center"/>
            <w:hideMark/>
          </w:tcPr>
          <w:p w14:paraId="4F8EBD68"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-0.327</w:t>
            </w:r>
          </w:p>
        </w:tc>
        <w:tc>
          <w:tcPr>
            <w:tcW w:w="1114" w:type="dxa"/>
            <w:tcBorders>
              <w:top w:val="nil"/>
              <w:left w:val="nil"/>
              <w:bottom w:val="nil"/>
              <w:right w:val="nil"/>
            </w:tcBorders>
            <w:shd w:val="clear" w:color="auto" w:fill="auto"/>
            <w:noWrap/>
            <w:vAlign w:val="center"/>
            <w:hideMark/>
          </w:tcPr>
          <w:p w14:paraId="32050C09"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0.268</w:t>
            </w:r>
          </w:p>
        </w:tc>
        <w:tc>
          <w:tcPr>
            <w:tcW w:w="1114" w:type="dxa"/>
            <w:gridSpan w:val="2"/>
            <w:tcBorders>
              <w:top w:val="nil"/>
              <w:left w:val="nil"/>
              <w:bottom w:val="nil"/>
              <w:right w:val="nil"/>
            </w:tcBorders>
            <w:shd w:val="clear" w:color="auto" w:fill="auto"/>
            <w:noWrap/>
            <w:vAlign w:val="center"/>
            <w:hideMark/>
          </w:tcPr>
          <w:p w14:paraId="06AB732A"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0.221</w:t>
            </w:r>
          </w:p>
        </w:tc>
        <w:tc>
          <w:tcPr>
            <w:tcW w:w="1113" w:type="dxa"/>
            <w:gridSpan w:val="2"/>
            <w:tcBorders>
              <w:top w:val="nil"/>
              <w:left w:val="nil"/>
              <w:bottom w:val="nil"/>
              <w:right w:val="nil"/>
            </w:tcBorders>
            <w:shd w:val="clear" w:color="auto" w:fill="auto"/>
            <w:noWrap/>
            <w:vAlign w:val="center"/>
            <w:hideMark/>
          </w:tcPr>
          <w:p w14:paraId="7A6DC714" w14:textId="77777777" w:rsidR="00B31FCE" w:rsidRPr="00675150"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hideMark/>
          </w:tcPr>
          <w:p w14:paraId="607B4CA4"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-0.274</w:t>
            </w:r>
          </w:p>
        </w:tc>
        <w:tc>
          <w:tcPr>
            <w:tcW w:w="1114" w:type="dxa"/>
            <w:tcBorders>
              <w:top w:val="nil"/>
              <w:left w:val="nil"/>
              <w:bottom w:val="nil"/>
              <w:right w:val="nil"/>
            </w:tcBorders>
            <w:shd w:val="clear" w:color="auto" w:fill="auto"/>
            <w:noWrap/>
            <w:vAlign w:val="center"/>
            <w:hideMark/>
          </w:tcPr>
          <w:p w14:paraId="75380B83"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1.853</w:t>
            </w:r>
          </w:p>
        </w:tc>
        <w:tc>
          <w:tcPr>
            <w:tcW w:w="1114" w:type="dxa"/>
            <w:tcBorders>
              <w:top w:val="nil"/>
              <w:left w:val="nil"/>
              <w:bottom w:val="nil"/>
              <w:right w:val="nil"/>
            </w:tcBorders>
            <w:shd w:val="clear" w:color="auto" w:fill="auto"/>
            <w:noWrap/>
            <w:vAlign w:val="center"/>
            <w:hideMark/>
          </w:tcPr>
          <w:p w14:paraId="021E9BED"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0.883</w:t>
            </w:r>
          </w:p>
        </w:tc>
      </w:tr>
      <w:tr w:rsidR="00B31FCE" w:rsidRPr="00675150" w14:paraId="280F083F" w14:textId="77777777" w:rsidTr="004034CC">
        <w:trPr>
          <w:trHeight w:val="300"/>
        </w:trPr>
        <w:tc>
          <w:tcPr>
            <w:tcW w:w="1433" w:type="dxa"/>
            <w:tcBorders>
              <w:top w:val="nil"/>
              <w:left w:val="nil"/>
              <w:bottom w:val="nil"/>
              <w:right w:val="nil"/>
            </w:tcBorders>
            <w:shd w:val="clear" w:color="auto" w:fill="auto"/>
            <w:noWrap/>
            <w:vAlign w:val="center"/>
          </w:tcPr>
          <w:p w14:paraId="0B2AC860" w14:textId="413139A2" w:rsidR="00B31FCE" w:rsidRPr="00675150" w:rsidRDefault="00B31FCE" w:rsidP="00B4515D">
            <w:pPr>
              <w:rPr>
                <w:rFonts w:eastAsia="Times New Roman"/>
                <w:color w:val="000000"/>
                <w:sz w:val="20"/>
                <w:szCs w:val="20"/>
              </w:rPr>
            </w:pPr>
          </w:p>
        </w:tc>
        <w:tc>
          <w:tcPr>
            <w:tcW w:w="1113" w:type="dxa"/>
            <w:tcBorders>
              <w:top w:val="nil"/>
              <w:left w:val="nil"/>
              <w:bottom w:val="nil"/>
              <w:right w:val="nil"/>
            </w:tcBorders>
            <w:shd w:val="clear" w:color="auto" w:fill="auto"/>
            <w:noWrap/>
            <w:vAlign w:val="center"/>
          </w:tcPr>
          <w:p w14:paraId="0355B151" w14:textId="187CC582" w:rsidR="00B31FCE" w:rsidRPr="00675150"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09802AE0" w14:textId="05B1D4E9" w:rsidR="00B31FCE" w:rsidRPr="00675150" w:rsidRDefault="00B31FCE" w:rsidP="00B4515D">
            <w:pPr>
              <w:jc w:val="center"/>
              <w:rPr>
                <w:rFonts w:eastAsia="Times New Roman"/>
                <w:color w:val="000000"/>
                <w:sz w:val="20"/>
                <w:szCs w:val="20"/>
              </w:rPr>
            </w:pPr>
          </w:p>
        </w:tc>
        <w:tc>
          <w:tcPr>
            <w:tcW w:w="1114" w:type="dxa"/>
            <w:gridSpan w:val="2"/>
            <w:tcBorders>
              <w:top w:val="nil"/>
              <w:left w:val="nil"/>
              <w:bottom w:val="nil"/>
              <w:right w:val="nil"/>
            </w:tcBorders>
            <w:shd w:val="clear" w:color="auto" w:fill="auto"/>
            <w:noWrap/>
            <w:vAlign w:val="center"/>
          </w:tcPr>
          <w:p w14:paraId="14F97A91" w14:textId="1241A977" w:rsidR="00B31FCE" w:rsidRPr="00675150" w:rsidRDefault="00B31FCE" w:rsidP="00B4515D">
            <w:pPr>
              <w:jc w:val="center"/>
              <w:rPr>
                <w:rFonts w:eastAsia="Times New Roman"/>
                <w:color w:val="000000"/>
                <w:sz w:val="20"/>
                <w:szCs w:val="20"/>
              </w:rPr>
            </w:pPr>
          </w:p>
        </w:tc>
        <w:tc>
          <w:tcPr>
            <w:tcW w:w="1113" w:type="dxa"/>
            <w:gridSpan w:val="2"/>
            <w:tcBorders>
              <w:top w:val="nil"/>
              <w:left w:val="nil"/>
              <w:bottom w:val="nil"/>
              <w:right w:val="nil"/>
            </w:tcBorders>
            <w:shd w:val="clear" w:color="auto" w:fill="auto"/>
            <w:noWrap/>
            <w:vAlign w:val="center"/>
          </w:tcPr>
          <w:p w14:paraId="41DFC014" w14:textId="77777777" w:rsidR="00B31FCE" w:rsidRPr="00675150"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3FD889F8" w14:textId="7C0F0442" w:rsidR="00B31FCE" w:rsidRPr="00675150"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131CC9A" w14:textId="6723437F" w:rsidR="00B31FCE" w:rsidRPr="00675150"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1E832429" w14:textId="4EE15227" w:rsidR="00B31FCE" w:rsidRPr="00675150" w:rsidRDefault="00B31FCE" w:rsidP="00B4515D">
            <w:pPr>
              <w:jc w:val="center"/>
              <w:rPr>
                <w:rFonts w:eastAsia="Times New Roman"/>
                <w:color w:val="000000"/>
                <w:sz w:val="20"/>
                <w:szCs w:val="20"/>
              </w:rPr>
            </w:pPr>
          </w:p>
        </w:tc>
      </w:tr>
      <w:tr w:rsidR="00B31FCE" w:rsidRPr="00675150" w14:paraId="4B7A47EA" w14:textId="77777777" w:rsidTr="00B4515D">
        <w:trPr>
          <w:trHeight w:val="300"/>
        </w:trPr>
        <w:tc>
          <w:tcPr>
            <w:tcW w:w="1433" w:type="dxa"/>
            <w:tcBorders>
              <w:top w:val="nil"/>
              <w:left w:val="nil"/>
              <w:bottom w:val="nil"/>
              <w:right w:val="nil"/>
            </w:tcBorders>
            <w:shd w:val="clear" w:color="auto" w:fill="auto"/>
            <w:noWrap/>
            <w:vAlign w:val="center"/>
          </w:tcPr>
          <w:p w14:paraId="63BC1A13" w14:textId="77777777" w:rsidR="00B31FCE" w:rsidRPr="00675150" w:rsidRDefault="00B31FCE" w:rsidP="00B4515D">
            <w:pPr>
              <w:rPr>
                <w:rFonts w:eastAsia="Times New Roman"/>
                <w:color w:val="000000"/>
                <w:sz w:val="20"/>
                <w:szCs w:val="20"/>
              </w:rPr>
            </w:pPr>
            <w:r w:rsidRPr="00675150">
              <w:rPr>
                <w:rFonts w:eastAsia="Times New Roman"/>
                <w:color w:val="000000"/>
                <w:sz w:val="20"/>
                <w:szCs w:val="20"/>
                <w:lang w:val="de-DE"/>
              </w:rPr>
              <w:t>IMXEFFI</w:t>
            </w:r>
          </w:p>
        </w:tc>
        <w:tc>
          <w:tcPr>
            <w:tcW w:w="1113" w:type="dxa"/>
            <w:tcBorders>
              <w:top w:val="nil"/>
              <w:left w:val="nil"/>
              <w:bottom w:val="nil"/>
              <w:right w:val="nil"/>
            </w:tcBorders>
            <w:shd w:val="clear" w:color="auto" w:fill="auto"/>
            <w:noWrap/>
            <w:vAlign w:val="center"/>
          </w:tcPr>
          <w:p w14:paraId="424125CA"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0.706</w:t>
            </w:r>
          </w:p>
        </w:tc>
        <w:tc>
          <w:tcPr>
            <w:tcW w:w="1114" w:type="dxa"/>
            <w:tcBorders>
              <w:top w:val="nil"/>
              <w:left w:val="nil"/>
              <w:bottom w:val="nil"/>
              <w:right w:val="nil"/>
            </w:tcBorders>
            <w:shd w:val="clear" w:color="auto" w:fill="auto"/>
            <w:noWrap/>
            <w:vAlign w:val="center"/>
          </w:tcPr>
          <w:p w14:paraId="58539CE2"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0.554</w:t>
            </w:r>
          </w:p>
        </w:tc>
        <w:tc>
          <w:tcPr>
            <w:tcW w:w="1114" w:type="dxa"/>
            <w:gridSpan w:val="2"/>
            <w:tcBorders>
              <w:top w:val="nil"/>
              <w:left w:val="nil"/>
              <w:bottom w:val="nil"/>
              <w:right w:val="nil"/>
            </w:tcBorders>
            <w:shd w:val="clear" w:color="auto" w:fill="auto"/>
            <w:noWrap/>
            <w:vAlign w:val="center"/>
          </w:tcPr>
          <w:p w14:paraId="1AB67687"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0.203</w:t>
            </w:r>
          </w:p>
        </w:tc>
        <w:tc>
          <w:tcPr>
            <w:tcW w:w="1113" w:type="dxa"/>
            <w:gridSpan w:val="2"/>
            <w:tcBorders>
              <w:top w:val="nil"/>
              <w:left w:val="nil"/>
              <w:bottom w:val="nil"/>
              <w:right w:val="nil"/>
            </w:tcBorders>
            <w:shd w:val="clear" w:color="auto" w:fill="auto"/>
            <w:noWrap/>
            <w:vAlign w:val="center"/>
          </w:tcPr>
          <w:p w14:paraId="64EDC626" w14:textId="77777777" w:rsidR="00B31FCE" w:rsidRPr="00675150"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10D786FC"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-5.431</w:t>
            </w:r>
          </w:p>
        </w:tc>
        <w:tc>
          <w:tcPr>
            <w:tcW w:w="1114" w:type="dxa"/>
            <w:tcBorders>
              <w:top w:val="nil"/>
              <w:left w:val="nil"/>
              <w:bottom w:val="nil"/>
              <w:right w:val="nil"/>
            </w:tcBorders>
            <w:shd w:val="clear" w:color="auto" w:fill="auto"/>
            <w:noWrap/>
            <w:vAlign w:val="center"/>
          </w:tcPr>
          <w:p w14:paraId="37622998"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3.484</w:t>
            </w:r>
          </w:p>
        </w:tc>
        <w:tc>
          <w:tcPr>
            <w:tcW w:w="1114" w:type="dxa"/>
            <w:tcBorders>
              <w:top w:val="nil"/>
              <w:left w:val="nil"/>
              <w:bottom w:val="nil"/>
              <w:right w:val="nil"/>
            </w:tcBorders>
            <w:shd w:val="clear" w:color="auto" w:fill="auto"/>
            <w:noWrap/>
            <w:vAlign w:val="center"/>
          </w:tcPr>
          <w:p w14:paraId="4BE280F6"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0.119</w:t>
            </w:r>
          </w:p>
        </w:tc>
      </w:tr>
      <w:tr w:rsidR="00B31FCE" w:rsidRPr="00675150" w14:paraId="6A13BF71" w14:textId="77777777" w:rsidTr="00B4515D">
        <w:trPr>
          <w:trHeight w:val="300"/>
        </w:trPr>
        <w:tc>
          <w:tcPr>
            <w:tcW w:w="1433" w:type="dxa"/>
            <w:tcBorders>
              <w:top w:val="nil"/>
              <w:left w:val="nil"/>
              <w:bottom w:val="nil"/>
              <w:right w:val="nil"/>
            </w:tcBorders>
            <w:shd w:val="clear" w:color="auto" w:fill="auto"/>
            <w:noWrap/>
            <w:vAlign w:val="center"/>
          </w:tcPr>
          <w:p w14:paraId="2D25C116" w14:textId="77777777" w:rsidR="00B31FCE" w:rsidRPr="00675150" w:rsidRDefault="00B31FCE" w:rsidP="00B4515D">
            <w:pPr>
              <w:rPr>
                <w:rFonts w:eastAsia="Times New Roman"/>
                <w:color w:val="000000"/>
                <w:sz w:val="20"/>
                <w:szCs w:val="20"/>
              </w:rPr>
            </w:pPr>
            <w:r w:rsidRPr="00675150">
              <w:rPr>
                <w:rFonts w:eastAsia="Times New Roman"/>
                <w:color w:val="000000"/>
                <w:sz w:val="20"/>
                <w:szCs w:val="20"/>
                <w:lang w:val="de-DE"/>
              </w:rPr>
              <w:t>IMXEFFA</w:t>
            </w:r>
          </w:p>
        </w:tc>
        <w:tc>
          <w:tcPr>
            <w:tcW w:w="1113" w:type="dxa"/>
            <w:tcBorders>
              <w:top w:val="nil"/>
              <w:left w:val="nil"/>
              <w:bottom w:val="nil"/>
              <w:right w:val="nil"/>
            </w:tcBorders>
            <w:shd w:val="clear" w:color="auto" w:fill="auto"/>
            <w:noWrap/>
            <w:vAlign w:val="center"/>
          </w:tcPr>
          <w:p w14:paraId="1C6D441C"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-0.464</w:t>
            </w:r>
          </w:p>
        </w:tc>
        <w:tc>
          <w:tcPr>
            <w:tcW w:w="1114" w:type="dxa"/>
            <w:tcBorders>
              <w:top w:val="nil"/>
              <w:left w:val="nil"/>
              <w:bottom w:val="nil"/>
              <w:right w:val="nil"/>
            </w:tcBorders>
            <w:shd w:val="clear" w:color="auto" w:fill="auto"/>
            <w:noWrap/>
            <w:vAlign w:val="center"/>
          </w:tcPr>
          <w:p w14:paraId="26DA94DB"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0.535</w:t>
            </w:r>
          </w:p>
        </w:tc>
        <w:tc>
          <w:tcPr>
            <w:tcW w:w="1114" w:type="dxa"/>
            <w:gridSpan w:val="2"/>
            <w:tcBorders>
              <w:top w:val="nil"/>
              <w:left w:val="nil"/>
              <w:bottom w:val="nil"/>
              <w:right w:val="nil"/>
            </w:tcBorders>
            <w:shd w:val="clear" w:color="auto" w:fill="auto"/>
            <w:noWrap/>
            <w:vAlign w:val="center"/>
          </w:tcPr>
          <w:p w14:paraId="2A8D4F41"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0.386</w:t>
            </w:r>
          </w:p>
        </w:tc>
        <w:tc>
          <w:tcPr>
            <w:tcW w:w="1113" w:type="dxa"/>
            <w:gridSpan w:val="2"/>
            <w:tcBorders>
              <w:top w:val="nil"/>
              <w:left w:val="nil"/>
              <w:bottom w:val="nil"/>
              <w:right w:val="nil"/>
            </w:tcBorders>
            <w:shd w:val="clear" w:color="auto" w:fill="auto"/>
            <w:noWrap/>
            <w:vAlign w:val="center"/>
          </w:tcPr>
          <w:p w14:paraId="0A264536" w14:textId="77777777" w:rsidR="00B31FCE" w:rsidRPr="00675150" w:rsidRDefault="00B31FCE"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939DEDD"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0.819</w:t>
            </w:r>
          </w:p>
        </w:tc>
        <w:tc>
          <w:tcPr>
            <w:tcW w:w="1114" w:type="dxa"/>
            <w:tcBorders>
              <w:top w:val="nil"/>
              <w:left w:val="nil"/>
              <w:bottom w:val="nil"/>
              <w:right w:val="nil"/>
            </w:tcBorders>
            <w:shd w:val="clear" w:color="auto" w:fill="auto"/>
            <w:noWrap/>
            <w:vAlign w:val="center"/>
          </w:tcPr>
          <w:p w14:paraId="3C27B19B"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3.707</w:t>
            </w:r>
          </w:p>
        </w:tc>
        <w:tc>
          <w:tcPr>
            <w:tcW w:w="1114" w:type="dxa"/>
            <w:tcBorders>
              <w:top w:val="nil"/>
              <w:left w:val="nil"/>
              <w:bottom w:val="nil"/>
              <w:right w:val="nil"/>
            </w:tcBorders>
            <w:shd w:val="clear" w:color="auto" w:fill="auto"/>
            <w:noWrap/>
            <w:vAlign w:val="center"/>
          </w:tcPr>
          <w:p w14:paraId="59D561BF" w14:textId="77777777" w:rsidR="00B31FCE" w:rsidRPr="00675150" w:rsidRDefault="00B31FCE" w:rsidP="00B4515D">
            <w:pPr>
              <w:jc w:val="center"/>
              <w:rPr>
                <w:rFonts w:eastAsia="Times New Roman"/>
                <w:color w:val="000000"/>
                <w:sz w:val="20"/>
                <w:szCs w:val="20"/>
              </w:rPr>
            </w:pPr>
            <w:r w:rsidRPr="00675150">
              <w:rPr>
                <w:rFonts w:eastAsia="Times New Roman"/>
                <w:color w:val="000000"/>
                <w:sz w:val="20"/>
                <w:szCs w:val="20"/>
              </w:rPr>
              <w:t>0.825</w:t>
            </w:r>
          </w:p>
        </w:tc>
      </w:tr>
    </w:tbl>
    <w:p w14:paraId="12A430D7" w14:textId="77777777" w:rsidR="00B07844" w:rsidRPr="00675150" w:rsidRDefault="00B07844" w:rsidP="00B07844">
      <w:pPr>
        <w:contextualSpacing/>
      </w:pPr>
    </w:p>
    <w:p w14:paraId="3FF252F7" w14:textId="77777777" w:rsidR="00B07844" w:rsidRPr="00675150" w:rsidRDefault="00B07844" w:rsidP="00B07844">
      <w:pPr>
        <w:contextualSpacing/>
      </w:pPr>
      <w:r w:rsidRPr="00675150">
        <w:rPr>
          <w:i/>
          <w:sz w:val="20"/>
          <w:szCs w:val="20"/>
        </w:rPr>
        <w:t>Note.</w:t>
      </w:r>
      <w:r w:rsidRPr="00675150">
        <w:rPr>
          <w:sz w:val="20"/>
          <w:szCs w:val="20"/>
        </w:rPr>
        <w:t xml:space="preserve"> EFFI05 = Early efficiency comparison (effect coded: +/-0.5), EFFA05 = Late efficiency comparison (effect coded: +/-0.5), IM05 = Imagery manipulation (effect coded: +/-0.5), IMXEFFA = </w:t>
      </w:r>
      <w:r w:rsidRPr="00675150">
        <w:rPr>
          <w:rFonts w:eastAsia="Times New Roman"/>
          <w:color w:val="000000"/>
          <w:sz w:val="20"/>
          <w:szCs w:val="20"/>
        </w:rPr>
        <w:t xml:space="preserve">Imagery </w:t>
      </w:r>
      <w:r w:rsidRPr="00675150">
        <w:rPr>
          <w:sz w:val="20"/>
          <w:szCs w:val="20"/>
        </w:rPr>
        <w:t>×</w:t>
      </w:r>
      <w:r w:rsidRPr="00675150">
        <w:rPr>
          <w:rFonts w:eastAsia="Times New Roman"/>
          <w:color w:val="000000"/>
          <w:sz w:val="20"/>
          <w:szCs w:val="20"/>
        </w:rPr>
        <w:t xml:space="preserve"> </w:t>
      </w:r>
      <w:r w:rsidRPr="00675150">
        <w:rPr>
          <w:sz w:val="20"/>
          <w:szCs w:val="20"/>
        </w:rPr>
        <w:t xml:space="preserve">Late efficiency comparison, IMXEFFI = </w:t>
      </w:r>
      <w:r w:rsidRPr="00675150">
        <w:rPr>
          <w:rFonts w:eastAsia="Times New Roman"/>
          <w:color w:val="000000"/>
          <w:sz w:val="20"/>
          <w:szCs w:val="20"/>
        </w:rPr>
        <w:t xml:space="preserve">Imagery </w:t>
      </w:r>
      <w:r w:rsidRPr="00675150">
        <w:rPr>
          <w:sz w:val="20"/>
          <w:szCs w:val="20"/>
        </w:rPr>
        <w:t>×</w:t>
      </w:r>
      <w:r w:rsidRPr="00675150">
        <w:rPr>
          <w:rFonts w:eastAsia="Times New Roman"/>
          <w:color w:val="000000"/>
          <w:sz w:val="20"/>
          <w:szCs w:val="20"/>
        </w:rPr>
        <w:t xml:space="preserve"> </w:t>
      </w:r>
      <w:r w:rsidRPr="00675150">
        <w:rPr>
          <w:sz w:val="20"/>
          <w:szCs w:val="20"/>
        </w:rPr>
        <w:t>Early efficiency comparison</w:t>
      </w:r>
    </w:p>
    <w:p w14:paraId="4E65A3AC" w14:textId="77777777" w:rsidR="00B07844" w:rsidRDefault="00B07844" w:rsidP="00B07844">
      <w:pPr>
        <w:contextualSpacing/>
        <w:rPr>
          <w:i/>
        </w:rPr>
      </w:pPr>
    </w:p>
    <w:p w14:paraId="2C44E470" w14:textId="77777777" w:rsidR="00B07844" w:rsidRDefault="00B07844" w:rsidP="00B07844">
      <w:pPr>
        <w:rPr>
          <w:i/>
        </w:rPr>
      </w:pPr>
      <w:r>
        <w:rPr>
          <w:i/>
        </w:rPr>
        <w:br w:type="page"/>
      </w:r>
    </w:p>
    <w:p w14:paraId="69FC6631" w14:textId="77777777" w:rsidR="00B07844" w:rsidRPr="00036F4E" w:rsidRDefault="00B07844" w:rsidP="00B07844">
      <w:pPr>
        <w:contextualSpacing/>
        <w:rPr>
          <w:b/>
        </w:rPr>
      </w:pPr>
      <w:commentRangeStart w:id="17"/>
      <w:commentRangeStart w:id="18"/>
      <w:r w:rsidRPr="00036F4E">
        <w:rPr>
          <w:b/>
        </w:rPr>
        <w:lastRenderedPageBreak/>
        <w:t>Study 5</w:t>
      </w:r>
      <w:commentRangeEnd w:id="17"/>
      <w:r>
        <w:rPr>
          <w:rStyle w:val="CommentReference"/>
        </w:rPr>
        <w:commentReference w:id="17"/>
      </w:r>
      <w:commentRangeEnd w:id="18"/>
      <w:r>
        <w:rPr>
          <w:rStyle w:val="CommentReference"/>
          <w:rFonts w:asciiTheme="minorHAnsi" w:hAnsiTheme="minorHAnsi" w:cstheme="minorBidi"/>
        </w:rPr>
        <w:commentReference w:id="18"/>
      </w:r>
    </w:p>
    <w:p w14:paraId="12E946E9" w14:textId="77777777" w:rsidR="00B07844" w:rsidRDefault="00B07844" w:rsidP="00B07844">
      <w:pPr>
        <w:contextualSpacing/>
        <w:rPr>
          <w:i/>
        </w:rPr>
      </w:pPr>
    </w:p>
    <w:p w14:paraId="1A521BB5" w14:textId="77777777" w:rsidR="00B07844" w:rsidRPr="006450D6" w:rsidRDefault="00B07844" w:rsidP="00B07844">
      <w:pPr>
        <w:contextualSpacing/>
      </w:pPr>
      <w:r>
        <w:rPr>
          <w:i/>
        </w:rPr>
        <w:t>Table S5</w:t>
      </w:r>
      <w:r w:rsidRPr="006450D6">
        <w:rPr>
          <w:i/>
        </w:rPr>
        <w:t>.</w:t>
      </w:r>
      <w:r w:rsidRPr="006450D6">
        <w:t xml:space="preserve"> </w:t>
      </w:r>
      <w:r>
        <w:t>R</w:t>
      </w:r>
      <w:r w:rsidRPr="006450D6">
        <w:t>egression coefficients for experimental manipulations</w:t>
      </w:r>
      <w:r>
        <w:t xml:space="preserve"> in Study 5 (</w:t>
      </w:r>
      <w:r w:rsidRPr="00036F4E">
        <w:rPr>
          <w:i/>
        </w:rPr>
        <w:t>N</w:t>
      </w:r>
      <w:r>
        <w:t xml:space="preserve"> = 455)</w:t>
      </w:r>
      <w:r w:rsidRPr="006450D6">
        <w:t>.</w:t>
      </w:r>
    </w:p>
    <w:p w14:paraId="5AFDB808" w14:textId="77777777" w:rsidR="00B07844" w:rsidRPr="006450D6" w:rsidRDefault="00B07844" w:rsidP="00B07844">
      <w:pPr>
        <w:contextualSpacing/>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Change w:id="19">
          <w:tblGrid>
            <w:gridCol w:w="1433"/>
            <w:gridCol w:w="1113"/>
            <w:gridCol w:w="1114"/>
            <w:gridCol w:w="891"/>
            <w:gridCol w:w="223"/>
            <w:gridCol w:w="1053"/>
            <w:gridCol w:w="60"/>
            <w:gridCol w:w="1114"/>
            <w:gridCol w:w="1114"/>
            <w:gridCol w:w="1114"/>
          </w:tblGrid>
        </w:tblGridChange>
      </w:tblGrid>
      <w:tr w:rsidR="00B07844" w:rsidRPr="006450D6" w14:paraId="68A68766" w14:textId="77777777" w:rsidTr="00B4515D">
        <w:trPr>
          <w:trHeight w:val="300"/>
        </w:trPr>
        <w:tc>
          <w:tcPr>
            <w:tcW w:w="1433" w:type="dxa"/>
            <w:tcBorders>
              <w:top w:val="nil"/>
              <w:left w:val="nil"/>
              <w:bottom w:val="nil"/>
              <w:right w:val="nil"/>
            </w:tcBorders>
            <w:shd w:val="clear" w:color="auto" w:fill="auto"/>
            <w:noWrap/>
            <w:vAlign w:val="center"/>
          </w:tcPr>
          <w:p w14:paraId="5289FD79" w14:textId="77777777" w:rsidR="00B07844" w:rsidRPr="000828FC" w:rsidRDefault="00B07844" w:rsidP="00B4515D">
            <w:pPr>
              <w:rPr>
                <w:rFonts w:eastAsia="Times New Roman"/>
                <w:b/>
                <w:color w:val="000000"/>
                <w:sz w:val="20"/>
                <w:szCs w:val="20"/>
              </w:rPr>
            </w:pPr>
          </w:p>
        </w:tc>
        <w:tc>
          <w:tcPr>
            <w:tcW w:w="3118" w:type="dxa"/>
            <w:gridSpan w:val="3"/>
            <w:tcBorders>
              <w:top w:val="nil"/>
              <w:left w:val="nil"/>
              <w:bottom w:val="nil"/>
              <w:right w:val="nil"/>
            </w:tcBorders>
            <w:shd w:val="clear" w:color="auto" w:fill="auto"/>
            <w:noWrap/>
            <w:vAlign w:val="center"/>
          </w:tcPr>
          <w:p w14:paraId="12CDDA62" w14:textId="77777777" w:rsidR="00B07844" w:rsidRPr="006450D6" w:rsidRDefault="00B07844" w:rsidP="00B4515D">
            <w:pPr>
              <w:jc w:val="center"/>
              <w:rPr>
                <w:rFonts w:eastAsia="Times New Roman"/>
                <w:b/>
                <w:color w:val="000000"/>
                <w:sz w:val="20"/>
                <w:szCs w:val="20"/>
              </w:rPr>
            </w:pPr>
            <w:r>
              <w:rPr>
                <w:rFonts w:eastAsia="Times New Roman"/>
                <w:b/>
                <w:color w:val="000000"/>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7E3FA9C1" w14:textId="77777777" w:rsidR="00B07844" w:rsidRPr="006450D6" w:rsidRDefault="00B07844" w:rsidP="00B4515D">
            <w:pPr>
              <w:rPr>
                <w:rFonts w:eastAsia="Times New Roman"/>
                <w:b/>
                <w:color w:val="000000"/>
                <w:sz w:val="20"/>
                <w:szCs w:val="20"/>
              </w:rPr>
            </w:pPr>
          </w:p>
        </w:tc>
        <w:tc>
          <w:tcPr>
            <w:tcW w:w="3402" w:type="dxa"/>
            <w:gridSpan w:val="4"/>
            <w:tcBorders>
              <w:top w:val="nil"/>
              <w:left w:val="nil"/>
              <w:bottom w:val="nil"/>
              <w:right w:val="nil"/>
            </w:tcBorders>
            <w:shd w:val="clear" w:color="auto" w:fill="auto"/>
            <w:noWrap/>
            <w:vAlign w:val="center"/>
          </w:tcPr>
          <w:p w14:paraId="6B604E3E" w14:textId="77777777" w:rsidR="00B07844" w:rsidRPr="006450D6" w:rsidRDefault="00B07844" w:rsidP="00B4515D">
            <w:pPr>
              <w:jc w:val="center"/>
              <w:rPr>
                <w:rFonts w:eastAsia="Times New Roman"/>
                <w:b/>
                <w:color w:val="000000"/>
                <w:sz w:val="20"/>
                <w:szCs w:val="20"/>
              </w:rPr>
            </w:pPr>
            <w:r>
              <w:rPr>
                <w:rFonts w:eastAsia="Times New Roman"/>
                <w:b/>
                <w:color w:val="000000"/>
                <w:sz w:val="20"/>
                <w:szCs w:val="20"/>
              </w:rPr>
              <w:t>DONATED (NON-ZERO) AMOUNTS</w:t>
            </w:r>
          </w:p>
        </w:tc>
      </w:tr>
      <w:tr w:rsidR="00B07844" w:rsidRPr="006450D6" w14:paraId="1CF66F84" w14:textId="77777777" w:rsidTr="004034CC">
        <w:trPr>
          <w:trHeight w:val="386"/>
        </w:trPr>
        <w:tc>
          <w:tcPr>
            <w:tcW w:w="1433" w:type="dxa"/>
            <w:tcBorders>
              <w:top w:val="nil"/>
              <w:left w:val="nil"/>
              <w:bottom w:val="nil"/>
              <w:right w:val="nil"/>
            </w:tcBorders>
            <w:shd w:val="clear" w:color="auto" w:fill="auto"/>
            <w:noWrap/>
            <w:vAlign w:val="center"/>
          </w:tcPr>
          <w:p w14:paraId="57A53D07" w14:textId="77777777" w:rsidR="00B07844" w:rsidRPr="006450D6" w:rsidRDefault="00B07844" w:rsidP="00B4515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792321BC" w14:textId="77777777" w:rsidR="00B07844" w:rsidRPr="006450D6" w:rsidRDefault="00B07844" w:rsidP="00B4515D">
            <w:pPr>
              <w:jc w:val="center"/>
              <w:rPr>
                <w:rFonts w:eastAsia="Times New Roman"/>
                <w:color w:val="000000"/>
                <w:sz w:val="20"/>
                <w:szCs w:val="20"/>
              </w:rPr>
            </w:pPr>
            <w:r w:rsidRPr="006450D6">
              <w:rPr>
                <w:b/>
                <w:i/>
                <w:sz w:val="20"/>
                <w:szCs w:val="20"/>
              </w:rPr>
              <w:t>B</w:t>
            </w:r>
          </w:p>
        </w:tc>
        <w:tc>
          <w:tcPr>
            <w:tcW w:w="1114" w:type="dxa"/>
            <w:tcBorders>
              <w:top w:val="nil"/>
              <w:left w:val="nil"/>
              <w:bottom w:val="nil"/>
              <w:right w:val="nil"/>
            </w:tcBorders>
            <w:shd w:val="clear" w:color="auto" w:fill="auto"/>
            <w:noWrap/>
            <w:vAlign w:val="bottom"/>
          </w:tcPr>
          <w:p w14:paraId="53D23496" w14:textId="77777777" w:rsidR="00B07844" w:rsidRPr="006450D6" w:rsidRDefault="00B07844" w:rsidP="00B4515D">
            <w:pPr>
              <w:jc w:val="center"/>
              <w:rPr>
                <w:rFonts w:eastAsia="Times New Roman"/>
                <w:color w:val="000000"/>
                <w:sz w:val="20"/>
                <w:szCs w:val="20"/>
              </w:rPr>
            </w:pPr>
            <w:r w:rsidRPr="006450D6">
              <w:rPr>
                <w:b/>
                <w:sz w:val="20"/>
                <w:szCs w:val="20"/>
              </w:rPr>
              <w:t>S.E.</w:t>
            </w:r>
          </w:p>
        </w:tc>
        <w:tc>
          <w:tcPr>
            <w:tcW w:w="1114" w:type="dxa"/>
            <w:gridSpan w:val="2"/>
            <w:tcBorders>
              <w:top w:val="nil"/>
              <w:left w:val="nil"/>
              <w:bottom w:val="nil"/>
              <w:right w:val="nil"/>
            </w:tcBorders>
            <w:shd w:val="clear" w:color="auto" w:fill="auto"/>
            <w:noWrap/>
            <w:vAlign w:val="bottom"/>
          </w:tcPr>
          <w:p w14:paraId="4238521B" w14:textId="77777777" w:rsidR="00B07844" w:rsidRPr="006450D6" w:rsidRDefault="00B07844" w:rsidP="00B4515D">
            <w:pPr>
              <w:jc w:val="center"/>
              <w:rPr>
                <w:rFonts w:eastAsia="Times New Roman"/>
                <w:color w:val="000000"/>
                <w:sz w:val="20"/>
                <w:szCs w:val="20"/>
              </w:rPr>
            </w:pPr>
            <w:r w:rsidRPr="006450D6">
              <w:rPr>
                <w:b/>
                <w:i/>
                <w:sz w:val="20"/>
                <w:szCs w:val="20"/>
              </w:rPr>
              <w:t>p</w:t>
            </w:r>
          </w:p>
        </w:tc>
        <w:tc>
          <w:tcPr>
            <w:tcW w:w="1113" w:type="dxa"/>
            <w:gridSpan w:val="2"/>
            <w:tcBorders>
              <w:top w:val="nil"/>
              <w:left w:val="nil"/>
              <w:bottom w:val="nil"/>
              <w:right w:val="nil"/>
            </w:tcBorders>
            <w:shd w:val="clear" w:color="auto" w:fill="auto"/>
            <w:noWrap/>
            <w:vAlign w:val="bottom"/>
          </w:tcPr>
          <w:p w14:paraId="05B2BA11" w14:textId="77777777" w:rsidR="00B07844" w:rsidRPr="006450D6"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3498D300" w14:textId="77777777" w:rsidR="00B07844" w:rsidRPr="006450D6" w:rsidRDefault="00B07844" w:rsidP="00B4515D">
            <w:pPr>
              <w:jc w:val="center"/>
              <w:rPr>
                <w:rFonts w:eastAsia="Times New Roman"/>
                <w:color w:val="000000"/>
                <w:sz w:val="20"/>
                <w:szCs w:val="20"/>
              </w:rPr>
            </w:pPr>
            <w:r w:rsidRPr="006450D6">
              <w:rPr>
                <w:b/>
                <w:i/>
                <w:sz w:val="20"/>
                <w:szCs w:val="20"/>
              </w:rPr>
              <w:t>B</w:t>
            </w:r>
          </w:p>
        </w:tc>
        <w:tc>
          <w:tcPr>
            <w:tcW w:w="1114" w:type="dxa"/>
            <w:tcBorders>
              <w:top w:val="nil"/>
              <w:left w:val="nil"/>
              <w:bottom w:val="nil"/>
              <w:right w:val="nil"/>
            </w:tcBorders>
            <w:shd w:val="clear" w:color="auto" w:fill="auto"/>
            <w:noWrap/>
            <w:vAlign w:val="bottom"/>
          </w:tcPr>
          <w:p w14:paraId="65E38303" w14:textId="77777777" w:rsidR="00B07844" w:rsidRPr="006450D6" w:rsidRDefault="00B07844" w:rsidP="00B4515D">
            <w:pPr>
              <w:jc w:val="center"/>
              <w:rPr>
                <w:rFonts w:eastAsia="Times New Roman"/>
                <w:color w:val="000000"/>
                <w:sz w:val="20"/>
                <w:szCs w:val="20"/>
              </w:rPr>
            </w:pPr>
            <w:r w:rsidRPr="006450D6">
              <w:rPr>
                <w:b/>
                <w:sz w:val="20"/>
                <w:szCs w:val="20"/>
              </w:rPr>
              <w:t>S.E.</w:t>
            </w:r>
          </w:p>
        </w:tc>
        <w:tc>
          <w:tcPr>
            <w:tcW w:w="1114" w:type="dxa"/>
            <w:tcBorders>
              <w:top w:val="nil"/>
              <w:left w:val="nil"/>
              <w:bottom w:val="nil"/>
              <w:right w:val="nil"/>
            </w:tcBorders>
            <w:shd w:val="clear" w:color="auto" w:fill="auto"/>
            <w:noWrap/>
            <w:vAlign w:val="bottom"/>
          </w:tcPr>
          <w:p w14:paraId="6425E606" w14:textId="77777777" w:rsidR="00B07844" w:rsidRPr="006450D6" w:rsidRDefault="00B07844" w:rsidP="00B4515D">
            <w:pPr>
              <w:jc w:val="center"/>
              <w:rPr>
                <w:rFonts w:eastAsia="Times New Roman"/>
                <w:color w:val="000000"/>
                <w:sz w:val="20"/>
                <w:szCs w:val="20"/>
              </w:rPr>
            </w:pPr>
            <w:r w:rsidRPr="006450D6">
              <w:rPr>
                <w:b/>
                <w:i/>
                <w:sz w:val="20"/>
                <w:szCs w:val="20"/>
              </w:rPr>
              <w:t>p</w:t>
            </w:r>
          </w:p>
        </w:tc>
      </w:tr>
      <w:tr w:rsidR="00B97A2A" w:rsidRPr="006450D6" w14:paraId="284A931D" w14:textId="77777777" w:rsidTr="009F7013">
        <w:trPr>
          <w:trHeight w:val="300"/>
        </w:trPr>
        <w:tc>
          <w:tcPr>
            <w:tcW w:w="1433" w:type="dxa"/>
            <w:tcBorders>
              <w:top w:val="nil"/>
              <w:left w:val="nil"/>
              <w:bottom w:val="nil"/>
              <w:right w:val="nil"/>
            </w:tcBorders>
            <w:shd w:val="clear" w:color="auto" w:fill="auto"/>
            <w:noWrap/>
            <w:vAlign w:val="center"/>
            <w:hideMark/>
          </w:tcPr>
          <w:p w14:paraId="6EF1372D" w14:textId="77777777" w:rsidR="00B97A2A" w:rsidRPr="006450D6" w:rsidRDefault="00B97A2A" w:rsidP="009F7013">
            <w:pPr>
              <w:rPr>
                <w:rFonts w:eastAsia="Times New Roman"/>
                <w:color w:val="000000"/>
                <w:sz w:val="20"/>
                <w:szCs w:val="20"/>
              </w:rPr>
            </w:pPr>
            <w:r w:rsidRPr="006450D6">
              <w:rPr>
                <w:rFonts w:eastAsia="Times New Roman"/>
                <w:color w:val="000000"/>
                <w:sz w:val="20"/>
                <w:szCs w:val="20"/>
                <w:lang w:val="de-DE"/>
              </w:rPr>
              <w:t>IM05</w:t>
            </w:r>
          </w:p>
        </w:tc>
        <w:tc>
          <w:tcPr>
            <w:tcW w:w="1113" w:type="dxa"/>
            <w:tcBorders>
              <w:top w:val="nil"/>
              <w:left w:val="nil"/>
              <w:bottom w:val="nil"/>
              <w:right w:val="nil"/>
            </w:tcBorders>
            <w:shd w:val="clear" w:color="auto" w:fill="auto"/>
            <w:noWrap/>
            <w:vAlign w:val="center"/>
          </w:tcPr>
          <w:p w14:paraId="36DE9C7B" w14:textId="77777777" w:rsidR="00B97A2A" w:rsidRPr="006450D6" w:rsidRDefault="00B97A2A" w:rsidP="009F7013">
            <w:pPr>
              <w:jc w:val="center"/>
              <w:rPr>
                <w:rFonts w:eastAsia="Times New Roman"/>
                <w:color w:val="000000"/>
                <w:sz w:val="20"/>
                <w:szCs w:val="20"/>
              </w:rPr>
            </w:pPr>
            <w:r w:rsidRPr="006450D6">
              <w:rPr>
                <w:rFonts w:eastAsia="Times New Roman"/>
                <w:color w:val="000000"/>
                <w:sz w:val="20"/>
                <w:szCs w:val="20"/>
              </w:rPr>
              <w:t>0.515</w:t>
            </w:r>
          </w:p>
        </w:tc>
        <w:tc>
          <w:tcPr>
            <w:tcW w:w="1114" w:type="dxa"/>
            <w:tcBorders>
              <w:top w:val="nil"/>
              <w:left w:val="nil"/>
              <w:bottom w:val="nil"/>
              <w:right w:val="nil"/>
            </w:tcBorders>
            <w:shd w:val="clear" w:color="auto" w:fill="auto"/>
            <w:noWrap/>
            <w:vAlign w:val="center"/>
          </w:tcPr>
          <w:p w14:paraId="1525DA27" w14:textId="77777777" w:rsidR="00B97A2A" w:rsidRPr="006450D6" w:rsidRDefault="00B97A2A" w:rsidP="009F7013">
            <w:pPr>
              <w:jc w:val="center"/>
              <w:rPr>
                <w:rFonts w:eastAsia="Times New Roman"/>
                <w:color w:val="000000"/>
                <w:sz w:val="20"/>
                <w:szCs w:val="20"/>
              </w:rPr>
            </w:pPr>
            <w:r w:rsidRPr="006450D6">
              <w:rPr>
                <w:rFonts w:eastAsia="Times New Roman"/>
                <w:color w:val="000000"/>
                <w:sz w:val="20"/>
                <w:szCs w:val="20"/>
              </w:rPr>
              <w:t>0.191</w:t>
            </w:r>
          </w:p>
        </w:tc>
        <w:tc>
          <w:tcPr>
            <w:tcW w:w="1114" w:type="dxa"/>
            <w:gridSpan w:val="2"/>
            <w:tcBorders>
              <w:top w:val="nil"/>
              <w:left w:val="nil"/>
              <w:bottom w:val="nil"/>
              <w:right w:val="nil"/>
            </w:tcBorders>
            <w:shd w:val="clear" w:color="auto" w:fill="auto"/>
            <w:noWrap/>
            <w:vAlign w:val="center"/>
          </w:tcPr>
          <w:p w14:paraId="682EB7DF" w14:textId="77777777" w:rsidR="00B97A2A" w:rsidRPr="006450D6" w:rsidRDefault="00B97A2A" w:rsidP="009F7013">
            <w:pPr>
              <w:jc w:val="center"/>
              <w:rPr>
                <w:rFonts w:eastAsia="Times New Roman"/>
                <w:color w:val="000000"/>
                <w:sz w:val="20"/>
                <w:szCs w:val="20"/>
              </w:rPr>
            </w:pPr>
            <w:r w:rsidRPr="006450D6">
              <w:rPr>
                <w:rFonts w:eastAsia="Times New Roman"/>
                <w:color w:val="000000"/>
                <w:sz w:val="20"/>
                <w:szCs w:val="20"/>
              </w:rPr>
              <w:t>0.007</w:t>
            </w:r>
          </w:p>
        </w:tc>
        <w:tc>
          <w:tcPr>
            <w:tcW w:w="1113" w:type="dxa"/>
            <w:gridSpan w:val="2"/>
            <w:tcBorders>
              <w:top w:val="nil"/>
              <w:left w:val="nil"/>
              <w:bottom w:val="nil"/>
              <w:right w:val="nil"/>
            </w:tcBorders>
            <w:shd w:val="clear" w:color="auto" w:fill="auto"/>
            <w:noWrap/>
            <w:vAlign w:val="center"/>
            <w:hideMark/>
          </w:tcPr>
          <w:p w14:paraId="6350DE92" w14:textId="77777777" w:rsidR="00B97A2A" w:rsidRPr="006450D6" w:rsidRDefault="00B97A2A" w:rsidP="009F7013">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30776AD8" w14:textId="77777777" w:rsidR="00B97A2A" w:rsidRPr="006450D6" w:rsidRDefault="00B97A2A" w:rsidP="009F7013">
            <w:pPr>
              <w:jc w:val="center"/>
              <w:rPr>
                <w:rFonts w:eastAsia="Times New Roman"/>
                <w:color w:val="000000"/>
                <w:sz w:val="20"/>
                <w:szCs w:val="20"/>
              </w:rPr>
            </w:pPr>
            <w:r w:rsidRPr="006450D6">
              <w:rPr>
                <w:rFonts w:eastAsia="Times New Roman"/>
                <w:color w:val="000000"/>
                <w:sz w:val="20"/>
                <w:szCs w:val="20"/>
              </w:rPr>
              <w:t>0.077</w:t>
            </w:r>
          </w:p>
        </w:tc>
        <w:tc>
          <w:tcPr>
            <w:tcW w:w="1114" w:type="dxa"/>
            <w:tcBorders>
              <w:top w:val="nil"/>
              <w:left w:val="nil"/>
              <w:bottom w:val="nil"/>
              <w:right w:val="nil"/>
            </w:tcBorders>
            <w:shd w:val="clear" w:color="auto" w:fill="auto"/>
            <w:noWrap/>
            <w:vAlign w:val="center"/>
          </w:tcPr>
          <w:p w14:paraId="704AB835" w14:textId="77777777" w:rsidR="00B97A2A" w:rsidRPr="006450D6" w:rsidRDefault="00B97A2A" w:rsidP="009F7013">
            <w:pPr>
              <w:jc w:val="center"/>
              <w:rPr>
                <w:rFonts w:eastAsia="Times New Roman"/>
                <w:color w:val="000000"/>
                <w:sz w:val="20"/>
                <w:szCs w:val="20"/>
              </w:rPr>
            </w:pPr>
            <w:r w:rsidRPr="006450D6">
              <w:rPr>
                <w:rFonts w:eastAsia="Times New Roman"/>
                <w:color w:val="000000"/>
                <w:sz w:val="20"/>
                <w:szCs w:val="20"/>
              </w:rPr>
              <w:t>0.196</w:t>
            </w:r>
          </w:p>
        </w:tc>
        <w:tc>
          <w:tcPr>
            <w:tcW w:w="1114" w:type="dxa"/>
            <w:tcBorders>
              <w:top w:val="nil"/>
              <w:left w:val="nil"/>
              <w:bottom w:val="nil"/>
              <w:right w:val="nil"/>
            </w:tcBorders>
            <w:shd w:val="clear" w:color="auto" w:fill="auto"/>
            <w:noWrap/>
            <w:vAlign w:val="center"/>
          </w:tcPr>
          <w:p w14:paraId="7D89BDFD" w14:textId="77777777" w:rsidR="00B97A2A" w:rsidRPr="006450D6" w:rsidRDefault="00B97A2A" w:rsidP="009F7013">
            <w:pPr>
              <w:jc w:val="center"/>
              <w:rPr>
                <w:rFonts w:eastAsia="Times New Roman"/>
                <w:color w:val="000000"/>
                <w:sz w:val="20"/>
                <w:szCs w:val="20"/>
              </w:rPr>
            </w:pPr>
            <w:r w:rsidRPr="006450D6">
              <w:rPr>
                <w:rFonts w:eastAsia="Times New Roman"/>
                <w:color w:val="000000"/>
                <w:sz w:val="20"/>
                <w:szCs w:val="20"/>
              </w:rPr>
              <w:t>0.693</w:t>
            </w:r>
          </w:p>
        </w:tc>
      </w:tr>
      <w:tr w:rsidR="00B97A2A" w:rsidRPr="006450D6" w14:paraId="59E2DAD0" w14:textId="77777777" w:rsidTr="00B97A2A">
        <w:trPr>
          <w:trHeight w:val="386"/>
        </w:trPr>
        <w:tc>
          <w:tcPr>
            <w:tcW w:w="1433" w:type="dxa"/>
            <w:tcBorders>
              <w:top w:val="nil"/>
              <w:left w:val="nil"/>
              <w:bottom w:val="nil"/>
              <w:right w:val="nil"/>
            </w:tcBorders>
            <w:shd w:val="clear" w:color="auto" w:fill="auto"/>
            <w:noWrap/>
            <w:vAlign w:val="center"/>
          </w:tcPr>
          <w:p w14:paraId="749CC85F" w14:textId="77777777" w:rsidR="00B97A2A" w:rsidRPr="006450D6" w:rsidRDefault="00B97A2A" w:rsidP="00B4515D">
            <w:pPr>
              <w:rPr>
                <w:rFonts w:eastAsia="Times New Roman"/>
                <w:color w:val="000000"/>
                <w:sz w:val="20"/>
                <w:szCs w:val="20"/>
                <w:lang w:val="fr-FR"/>
              </w:rPr>
            </w:pPr>
          </w:p>
        </w:tc>
        <w:tc>
          <w:tcPr>
            <w:tcW w:w="1113" w:type="dxa"/>
            <w:tcBorders>
              <w:top w:val="nil"/>
              <w:left w:val="nil"/>
              <w:bottom w:val="nil"/>
              <w:right w:val="nil"/>
            </w:tcBorders>
            <w:shd w:val="clear" w:color="auto" w:fill="auto"/>
            <w:noWrap/>
            <w:vAlign w:val="bottom"/>
          </w:tcPr>
          <w:p w14:paraId="3DBFD31B" w14:textId="77777777" w:rsidR="00B97A2A" w:rsidRPr="006450D6" w:rsidRDefault="00B97A2A" w:rsidP="00B4515D">
            <w:pPr>
              <w:jc w:val="center"/>
              <w:rPr>
                <w:b/>
                <w:i/>
                <w:sz w:val="20"/>
                <w:szCs w:val="20"/>
              </w:rPr>
            </w:pPr>
          </w:p>
        </w:tc>
        <w:tc>
          <w:tcPr>
            <w:tcW w:w="1114" w:type="dxa"/>
            <w:tcBorders>
              <w:top w:val="nil"/>
              <w:left w:val="nil"/>
              <w:bottom w:val="nil"/>
              <w:right w:val="nil"/>
            </w:tcBorders>
            <w:shd w:val="clear" w:color="auto" w:fill="auto"/>
            <w:noWrap/>
            <w:vAlign w:val="bottom"/>
          </w:tcPr>
          <w:p w14:paraId="0312908C" w14:textId="77777777" w:rsidR="00B97A2A" w:rsidRPr="006450D6" w:rsidRDefault="00B97A2A" w:rsidP="00B4515D">
            <w:pPr>
              <w:jc w:val="center"/>
              <w:rPr>
                <w:b/>
                <w:sz w:val="20"/>
                <w:szCs w:val="20"/>
              </w:rPr>
            </w:pPr>
          </w:p>
        </w:tc>
        <w:tc>
          <w:tcPr>
            <w:tcW w:w="1114" w:type="dxa"/>
            <w:gridSpan w:val="2"/>
            <w:tcBorders>
              <w:top w:val="nil"/>
              <w:left w:val="nil"/>
              <w:bottom w:val="nil"/>
              <w:right w:val="nil"/>
            </w:tcBorders>
            <w:shd w:val="clear" w:color="auto" w:fill="auto"/>
            <w:noWrap/>
            <w:vAlign w:val="bottom"/>
          </w:tcPr>
          <w:p w14:paraId="7A400740" w14:textId="77777777" w:rsidR="00B97A2A" w:rsidRPr="006450D6" w:rsidRDefault="00B97A2A" w:rsidP="00B4515D">
            <w:pPr>
              <w:jc w:val="center"/>
              <w:rPr>
                <w:b/>
                <w:i/>
                <w:sz w:val="20"/>
                <w:szCs w:val="20"/>
              </w:rPr>
            </w:pPr>
          </w:p>
        </w:tc>
        <w:tc>
          <w:tcPr>
            <w:tcW w:w="1113" w:type="dxa"/>
            <w:gridSpan w:val="2"/>
            <w:tcBorders>
              <w:top w:val="nil"/>
              <w:left w:val="nil"/>
              <w:bottom w:val="nil"/>
              <w:right w:val="nil"/>
            </w:tcBorders>
            <w:shd w:val="clear" w:color="auto" w:fill="auto"/>
            <w:noWrap/>
            <w:vAlign w:val="bottom"/>
          </w:tcPr>
          <w:p w14:paraId="05630B88" w14:textId="77777777" w:rsidR="00B97A2A" w:rsidRPr="006450D6" w:rsidRDefault="00B97A2A"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bottom"/>
          </w:tcPr>
          <w:p w14:paraId="43BE0C64" w14:textId="77777777" w:rsidR="00B97A2A" w:rsidRPr="006450D6" w:rsidRDefault="00B97A2A" w:rsidP="00B4515D">
            <w:pPr>
              <w:jc w:val="center"/>
              <w:rPr>
                <w:b/>
                <w:i/>
                <w:sz w:val="20"/>
                <w:szCs w:val="20"/>
              </w:rPr>
            </w:pPr>
          </w:p>
        </w:tc>
        <w:tc>
          <w:tcPr>
            <w:tcW w:w="1114" w:type="dxa"/>
            <w:tcBorders>
              <w:top w:val="nil"/>
              <w:left w:val="nil"/>
              <w:bottom w:val="nil"/>
              <w:right w:val="nil"/>
            </w:tcBorders>
            <w:shd w:val="clear" w:color="auto" w:fill="auto"/>
            <w:noWrap/>
            <w:vAlign w:val="bottom"/>
          </w:tcPr>
          <w:p w14:paraId="6CEE23B4" w14:textId="77777777" w:rsidR="00B97A2A" w:rsidRPr="006450D6" w:rsidRDefault="00B97A2A" w:rsidP="00B4515D">
            <w:pPr>
              <w:jc w:val="center"/>
              <w:rPr>
                <w:b/>
                <w:sz w:val="20"/>
                <w:szCs w:val="20"/>
              </w:rPr>
            </w:pPr>
          </w:p>
        </w:tc>
        <w:tc>
          <w:tcPr>
            <w:tcW w:w="1114" w:type="dxa"/>
            <w:tcBorders>
              <w:top w:val="nil"/>
              <w:left w:val="nil"/>
              <w:bottom w:val="nil"/>
              <w:right w:val="nil"/>
            </w:tcBorders>
            <w:shd w:val="clear" w:color="auto" w:fill="auto"/>
            <w:noWrap/>
            <w:vAlign w:val="bottom"/>
          </w:tcPr>
          <w:p w14:paraId="06DCA642" w14:textId="77777777" w:rsidR="00B97A2A" w:rsidRPr="006450D6" w:rsidRDefault="00B97A2A" w:rsidP="00B4515D">
            <w:pPr>
              <w:jc w:val="center"/>
              <w:rPr>
                <w:b/>
                <w:i/>
                <w:sz w:val="20"/>
                <w:szCs w:val="20"/>
              </w:rPr>
            </w:pPr>
          </w:p>
        </w:tc>
      </w:tr>
      <w:tr w:rsidR="00B07844" w:rsidRPr="006450D6" w14:paraId="28766DA1" w14:textId="77777777" w:rsidTr="00B4515D">
        <w:trPr>
          <w:trHeight w:val="300"/>
        </w:trPr>
        <w:tc>
          <w:tcPr>
            <w:tcW w:w="1433" w:type="dxa"/>
            <w:tcBorders>
              <w:top w:val="nil"/>
              <w:left w:val="nil"/>
              <w:bottom w:val="nil"/>
              <w:right w:val="nil"/>
            </w:tcBorders>
            <w:shd w:val="clear" w:color="auto" w:fill="auto"/>
            <w:noWrap/>
            <w:vAlign w:val="center"/>
            <w:hideMark/>
          </w:tcPr>
          <w:p w14:paraId="3520CDAE" w14:textId="77777777" w:rsidR="00B07844" w:rsidRPr="006450D6" w:rsidRDefault="00B07844" w:rsidP="00B4515D">
            <w:pPr>
              <w:rPr>
                <w:rFonts w:eastAsia="Times New Roman"/>
                <w:color w:val="000000"/>
                <w:sz w:val="20"/>
                <w:szCs w:val="20"/>
              </w:rPr>
            </w:pPr>
            <w:r w:rsidRPr="006450D6">
              <w:rPr>
                <w:rFonts w:eastAsia="Times New Roman"/>
                <w:color w:val="000000"/>
                <w:sz w:val="20"/>
                <w:szCs w:val="20"/>
                <w:lang w:val="de-DE"/>
              </w:rPr>
              <w:t>EFF05</w:t>
            </w:r>
          </w:p>
        </w:tc>
        <w:tc>
          <w:tcPr>
            <w:tcW w:w="1113" w:type="dxa"/>
            <w:tcBorders>
              <w:top w:val="nil"/>
              <w:left w:val="nil"/>
              <w:bottom w:val="nil"/>
              <w:right w:val="nil"/>
            </w:tcBorders>
            <w:shd w:val="clear" w:color="auto" w:fill="auto"/>
            <w:noWrap/>
            <w:vAlign w:val="center"/>
          </w:tcPr>
          <w:p w14:paraId="467F64ED" w14:textId="77777777" w:rsidR="00B07844" w:rsidRPr="006450D6" w:rsidRDefault="00B07844" w:rsidP="00B4515D">
            <w:pPr>
              <w:jc w:val="center"/>
              <w:rPr>
                <w:rFonts w:eastAsia="Times New Roman"/>
                <w:color w:val="000000"/>
                <w:sz w:val="20"/>
                <w:szCs w:val="20"/>
              </w:rPr>
            </w:pPr>
            <w:r w:rsidRPr="006450D6">
              <w:rPr>
                <w:rFonts w:eastAsia="Times New Roman"/>
                <w:color w:val="000000"/>
                <w:sz w:val="20"/>
                <w:szCs w:val="20"/>
              </w:rPr>
              <w:t>-0.010</w:t>
            </w:r>
          </w:p>
        </w:tc>
        <w:tc>
          <w:tcPr>
            <w:tcW w:w="1114" w:type="dxa"/>
            <w:tcBorders>
              <w:top w:val="nil"/>
              <w:left w:val="nil"/>
              <w:bottom w:val="nil"/>
              <w:right w:val="nil"/>
            </w:tcBorders>
            <w:shd w:val="clear" w:color="auto" w:fill="auto"/>
            <w:noWrap/>
            <w:vAlign w:val="center"/>
          </w:tcPr>
          <w:p w14:paraId="204FB456" w14:textId="77777777" w:rsidR="00B07844" w:rsidRPr="006450D6" w:rsidRDefault="00B07844" w:rsidP="00B4515D">
            <w:pPr>
              <w:jc w:val="center"/>
              <w:rPr>
                <w:rFonts w:eastAsia="Times New Roman"/>
                <w:color w:val="000000"/>
                <w:sz w:val="20"/>
                <w:szCs w:val="20"/>
              </w:rPr>
            </w:pPr>
            <w:r w:rsidRPr="006450D6">
              <w:rPr>
                <w:rFonts w:eastAsia="Times New Roman"/>
                <w:color w:val="000000"/>
                <w:sz w:val="20"/>
                <w:szCs w:val="20"/>
              </w:rPr>
              <w:t>0.191</w:t>
            </w:r>
          </w:p>
        </w:tc>
        <w:tc>
          <w:tcPr>
            <w:tcW w:w="1114" w:type="dxa"/>
            <w:gridSpan w:val="2"/>
            <w:tcBorders>
              <w:top w:val="nil"/>
              <w:left w:val="nil"/>
              <w:bottom w:val="nil"/>
              <w:right w:val="nil"/>
            </w:tcBorders>
            <w:shd w:val="clear" w:color="auto" w:fill="auto"/>
            <w:noWrap/>
            <w:vAlign w:val="center"/>
          </w:tcPr>
          <w:p w14:paraId="2CC611B9" w14:textId="77777777" w:rsidR="00B07844" w:rsidRPr="006450D6" w:rsidRDefault="00B07844" w:rsidP="00B4515D">
            <w:pPr>
              <w:jc w:val="center"/>
              <w:rPr>
                <w:rFonts w:eastAsia="Times New Roman"/>
                <w:color w:val="000000"/>
                <w:sz w:val="20"/>
                <w:szCs w:val="20"/>
              </w:rPr>
            </w:pPr>
            <w:r w:rsidRPr="006450D6">
              <w:rPr>
                <w:rFonts w:eastAsia="Times New Roman"/>
                <w:color w:val="000000"/>
                <w:sz w:val="20"/>
                <w:szCs w:val="20"/>
              </w:rPr>
              <w:t>0.959</w:t>
            </w:r>
          </w:p>
        </w:tc>
        <w:tc>
          <w:tcPr>
            <w:tcW w:w="1113" w:type="dxa"/>
            <w:gridSpan w:val="2"/>
            <w:tcBorders>
              <w:top w:val="nil"/>
              <w:left w:val="nil"/>
              <w:bottom w:val="nil"/>
              <w:right w:val="nil"/>
            </w:tcBorders>
            <w:shd w:val="clear" w:color="auto" w:fill="auto"/>
            <w:noWrap/>
            <w:vAlign w:val="center"/>
            <w:hideMark/>
          </w:tcPr>
          <w:p w14:paraId="45A2AED0" w14:textId="77777777" w:rsidR="00B07844" w:rsidRPr="006450D6"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0D193BC8" w14:textId="77777777" w:rsidR="00B07844" w:rsidRPr="006450D6" w:rsidRDefault="00B07844" w:rsidP="00B4515D">
            <w:pPr>
              <w:jc w:val="center"/>
              <w:rPr>
                <w:rFonts w:eastAsia="Times New Roman"/>
                <w:color w:val="000000"/>
                <w:sz w:val="20"/>
                <w:szCs w:val="20"/>
              </w:rPr>
            </w:pPr>
            <w:r w:rsidRPr="006450D6">
              <w:rPr>
                <w:rFonts w:eastAsia="Times New Roman"/>
                <w:color w:val="000000"/>
                <w:sz w:val="20"/>
                <w:szCs w:val="20"/>
              </w:rPr>
              <w:t>0.116</w:t>
            </w:r>
          </w:p>
        </w:tc>
        <w:tc>
          <w:tcPr>
            <w:tcW w:w="1114" w:type="dxa"/>
            <w:tcBorders>
              <w:top w:val="nil"/>
              <w:left w:val="nil"/>
              <w:bottom w:val="nil"/>
              <w:right w:val="nil"/>
            </w:tcBorders>
            <w:shd w:val="clear" w:color="auto" w:fill="auto"/>
            <w:noWrap/>
            <w:vAlign w:val="center"/>
          </w:tcPr>
          <w:p w14:paraId="1C170F72" w14:textId="77777777" w:rsidR="00B07844" w:rsidRPr="006450D6" w:rsidRDefault="00B07844" w:rsidP="00B4515D">
            <w:pPr>
              <w:jc w:val="center"/>
              <w:rPr>
                <w:rFonts w:eastAsia="Times New Roman"/>
                <w:color w:val="000000"/>
                <w:sz w:val="20"/>
                <w:szCs w:val="20"/>
              </w:rPr>
            </w:pPr>
            <w:r w:rsidRPr="006450D6">
              <w:rPr>
                <w:rFonts w:eastAsia="Times New Roman"/>
                <w:color w:val="000000"/>
                <w:sz w:val="20"/>
                <w:szCs w:val="20"/>
              </w:rPr>
              <w:t>0.196</w:t>
            </w:r>
          </w:p>
        </w:tc>
        <w:tc>
          <w:tcPr>
            <w:tcW w:w="1114" w:type="dxa"/>
            <w:tcBorders>
              <w:top w:val="nil"/>
              <w:left w:val="nil"/>
              <w:bottom w:val="nil"/>
              <w:right w:val="nil"/>
            </w:tcBorders>
            <w:shd w:val="clear" w:color="auto" w:fill="auto"/>
            <w:noWrap/>
            <w:vAlign w:val="center"/>
          </w:tcPr>
          <w:p w14:paraId="3BB84D33" w14:textId="77777777" w:rsidR="00B07844" w:rsidRPr="006450D6" w:rsidRDefault="00B07844" w:rsidP="00B4515D">
            <w:pPr>
              <w:jc w:val="center"/>
              <w:rPr>
                <w:rFonts w:eastAsia="Times New Roman"/>
                <w:color w:val="000000"/>
                <w:sz w:val="20"/>
                <w:szCs w:val="20"/>
              </w:rPr>
            </w:pPr>
            <w:r w:rsidRPr="006450D6">
              <w:rPr>
                <w:rFonts w:eastAsia="Times New Roman"/>
                <w:color w:val="000000"/>
                <w:sz w:val="20"/>
                <w:szCs w:val="20"/>
              </w:rPr>
              <w:t>0.552</w:t>
            </w:r>
          </w:p>
        </w:tc>
      </w:tr>
      <w:tr w:rsidR="00B07844" w:rsidRPr="006450D6" w14:paraId="26C297C6" w14:textId="77777777" w:rsidTr="004034CC">
        <w:trPr>
          <w:trHeight w:val="300"/>
        </w:trPr>
        <w:tc>
          <w:tcPr>
            <w:tcW w:w="1433" w:type="dxa"/>
            <w:tcBorders>
              <w:top w:val="nil"/>
              <w:left w:val="nil"/>
              <w:bottom w:val="nil"/>
              <w:right w:val="nil"/>
            </w:tcBorders>
            <w:shd w:val="clear" w:color="auto" w:fill="auto"/>
            <w:noWrap/>
            <w:vAlign w:val="center"/>
          </w:tcPr>
          <w:p w14:paraId="625873A2" w14:textId="3519750A" w:rsidR="00B07844" w:rsidRPr="006450D6" w:rsidRDefault="00B07844" w:rsidP="00B4515D">
            <w:pPr>
              <w:rPr>
                <w:rFonts w:eastAsia="Times New Roman"/>
                <w:color w:val="000000"/>
                <w:sz w:val="20"/>
                <w:szCs w:val="20"/>
              </w:rPr>
            </w:pPr>
          </w:p>
        </w:tc>
        <w:tc>
          <w:tcPr>
            <w:tcW w:w="1113" w:type="dxa"/>
            <w:tcBorders>
              <w:top w:val="nil"/>
              <w:left w:val="nil"/>
              <w:bottom w:val="nil"/>
              <w:right w:val="nil"/>
            </w:tcBorders>
            <w:shd w:val="clear" w:color="auto" w:fill="auto"/>
            <w:noWrap/>
            <w:vAlign w:val="center"/>
          </w:tcPr>
          <w:p w14:paraId="7658E5E4" w14:textId="2CABD66D" w:rsidR="00B07844" w:rsidRPr="006450D6"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4B784613" w14:textId="574DEC9D" w:rsidR="00B07844" w:rsidRPr="006450D6" w:rsidRDefault="00B07844" w:rsidP="00B4515D">
            <w:pPr>
              <w:jc w:val="center"/>
              <w:rPr>
                <w:rFonts w:eastAsia="Times New Roman"/>
                <w:color w:val="000000"/>
                <w:sz w:val="20"/>
                <w:szCs w:val="20"/>
              </w:rPr>
            </w:pPr>
          </w:p>
        </w:tc>
        <w:tc>
          <w:tcPr>
            <w:tcW w:w="1114" w:type="dxa"/>
            <w:gridSpan w:val="2"/>
            <w:tcBorders>
              <w:top w:val="nil"/>
              <w:left w:val="nil"/>
              <w:bottom w:val="nil"/>
              <w:right w:val="nil"/>
            </w:tcBorders>
            <w:shd w:val="clear" w:color="auto" w:fill="auto"/>
            <w:noWrap/>
            <w:vAlign w:val="center"/>
          </w:tcPr>
          <w:p w14:paraId="60253678" w14:textId="637B14C8" w:rsidR="00B07844" w:rsidRPr="006450D6" w:rsidRDefault="00B07844" w:rsidP="00B4515D">
            <w:pPr>
              <w:jc w:val="center"/>
              <w:rPr>
                <w:rFonts w:eastAsia="Times New Roman"/>
                <w:color w:val="000000"/>
                <w:sz w:val="20"/>
                <w:szCs w:val="20"/>
              </w:rPr>
            </w:pPr>
          </w:p>
        </w:tc>
        <w:tc>
          <w:tcPr>
            <w:tcW w:w="1113" w:type="dxa"/>
            <w:gridSpan w:val="2"/>
            <w:tcBorders>
              <w:top w:val="nil"/>
              <w:left w:val="nil"/>
              <w:bottom w:val="nil"/>
              <w:right w:val="nil"/>
            </w:tcBorders>
            <w:shd w:val="clear" w:color="auto" w:fill="auto"/>
            <w:noWrap/>
            <w:vAlign w:val="center"/>
          </w:tcPr>
          <w:p w14:paraId="0EA78532" w14:textId="77777777" w:rsidR="00B07844" w:rsidRPr="006450D6"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4BAD7C58" w14:textId="03D91D05" w:rsidR="00B07844" w:rsidRPr="006450D6"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59882A1D" w14:textId="3B3AEC8F" w:rsidR="00B07844" w:rsidRPr="006450D6"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57C474D3" w14:textId="5E91F613" w:rsidR="00B07844" w:rsidRPr="006450D6" w:rsidRDefault="00B07844" w:rsidP="00B4515D">
            <w:pPr>
              <w:jc w:val="center"/>
              <w:rPr>
                <w:rFonts w:eastAsia="Times New Roman"/>
                <w:color w:val="000000"/>
                <w:sz w:val="20"/>
                <w:szCs w:val="20"/>
              </w:rPr>
            </w:pPr>
          </w:p>
        </w:tc>
      </w:tr>
      <w:tr w:rsidR="00B07844" w:rsidRPr="006450D6" w14:paraId="7AE51C1E" w14:textId="77777777" w:rsidTr="00B4515D">
        <w:trPr>
          <w:trHeight w:val="300"/>
        </w:trPr>
        <w:tc>
          <w:tcPr>
            <w:tcW w:w="1433" w:type="dxa"/>
            <w:tcBorders>
              <w:top w:val="nil"/>
              <w:left w:val="nil"/>
              <w:bottom w:val="nil"/>
              <w:right w:val="nil"/>
            </w:tcBorders>
            <w:shd w:val="clear" w:color="auto" w:fill="auto"/>
            <w:noWrap/>
            <w:vAlign w:val="center"/>
            <w:hideMark/>
          </w:tcPr>
          <w:p w14:paraId="12454799" w14:textId="77777777" w:rsidR="00B07844" w:rsidRPr="006450D6" w:rsidRDefault="00B07844" w:rsidP="00B4515D">
            <w:pPr>
              <w:rPr>
                <w:rFonts w:eastAsia="Times New Roman"/>
                <w:color w:val="000000"/>
                <w:sz w:val="20"/>
                <w:szCs w:val="20"/>
              </w:rPr>
            </w:pPr>
            <w:r w:rsidRPr="006450D6">
              <w:rPr>
                <w:rFonts w:eastAsia="Times New Roman"/>
                <w:color w:val="000000"/>
                <w:sz w:val="20"/>
                <w:szCs w:val="20"/>
              </w:rPr>
              <w:t>IMXEFF</w:t>
            </w:r>
          </w:p>
        </w:tc>
        <w:tc>
          <w:tcPr>
            <w:tcW w:w="1113" w:type="dxa"/>
            <w:tcBorders>
              <w:top w:val="nil"/>
              <w:left w:val="nil"/>
              <w:bottom w:val="nil"/>
              <w:right w:val="nil"/>
            </w:tcBorders>
            <w:shd w:val="clear" w:color="auto" w:fill="auto"/>
            <w:noWrap/>
            <w:vAlign w:val="center"/>
          </w:tcPr>
          <w:p w14:paraId="06D862B2" w14:textId="77777777" w:rsidR="00B07844" w:rsidRPr="006450D6" w:rsidRDefault="00B07844" w:rsidP="00B4515D">
            <w:pPr>
              <w:jc w:val="center"/>
              <w:rPr>
                <w:rFonts w:eastAsia="Times New Roman"/>
                <w:color w:val="000000"/>
                <w:sz w:val="20"/>
                <w:szCs w:val="20"/>
              </w:rPr>
            </w:pPr>
            <w:r w:rsidRPr="006450D6">
              <w:rPr>
                <w:rFonts w:eastAsia="Times New Roman"/>
                <w:color w:val="000000"/>
                <w:sz w:val="20"/>
                <w:szCs w:val="20"/>
              </w:rPr>
              <w:t>0.339</w:t>
            </w:r>
          </w:p>
        </w:tc>
        <w:tc>
          <w:tcPr>
            <w:tcW w:w="1114" w:type="dxa"/>
            <w:tcBorders>
              <w:top w:val="nil"/>
              <w:left w:val="nil"/>
              <w:bottom w:val="nil"/>
              <w:right w:val="nil"/>
            </w:tcBorders>
            <w:shd w:val="clear" w:color="auto" w:fill="auto"/>
            <w:noWrap/>
            <w:vAlign w:val="center"/>
          </w:tcPr>
          <w:p w14:paraId="364EFD4A" w14:textId="77777777" w:rsidR="00B07844" w:rsidRPr="006450D6" w:rsidRDefault="00B07844" w:rsidP="00B4515D">
            <w:pPr>
              <w:jc w:val="center"/>
              <w:rPr>
                <w:rFonts w:eastAsia="Times New Roman"/>
                <w:color w:val="000000"/>
                <w:sz w:val="20"/>
                <w:szCs w:val="20"/>
              </w:rPr>
            </w:pPr>
            <w:r w:rsidRPr="006450D6">
              <w:rPr>
                <w:rFonts w:eastAsia="Times New Roman"/>
                <w:color w:val="000000"/>
                <w:sz w:val="20"/>
                <w:szCs w:val="20"/>
              </w:rPr>
              <w:t>0.381</w:t>
            </w:r>
          </w:p>
        </w:tc>
        <w:tc>
          <w:tcPr>
            <w:tcW w:w="1114" w:type="dxa"/>
            <w:gridSpan w:val="2"/>
            <w:tcBorders>
              <w:top w:val="nil"/>
              <w:left w:val="nil"/>
              <w:bottom w:val="nil"/>
              <w:right w:val="nil"/>
            </w:tcBorders>
            <w:shd w:val="clear" w:color="auto" w:fill="auto"/>
            <w:noWrap/>
            <w:vAlign w:val="center"/>
          </w:tcPr>
          <w:p w14:paraId="0F57C352" w14:textId="77777777" w:rsidR="00B07844" w:rsidRPr="006450D6" w:rsidRDefault="00B07844" w:rsidP="00B4515D">
            <w:pPr>
              <w:jc w:val="center"/>
              <w:rPr>
                <w:rFonts w:eastAsia="Times New Roman"/>
                <w:color w:val="000000"/>
                <w:sz w:val="20"/>
                <w:szCs w:val="20"/>
              </w:rPr>
            </w:pPr>
            <w:r w:rsidRPr="006450D6">
              <w:rPr>
                <w:rFonts w:eastAsia="Times New Roman"/>
                <w:color w:val="000000"/>
                <w:sz w:val="20"/>
                <w:szCs w:val="20"/>
              </w:rPr>
              <w:t>0.373</w:t>
            </w:r>
          </w:p>
        </w:tc>
        <w:tc>
          <w:tcPr>
            <w:tcW w:w="1113" w:type="dxa"/>
            <w:gridSpan w:val="2"/>
            <w:tcBorders>
              <w:top w:val="nil"/>
              <w:left w:val="nil"/>
              <w:bottom w:val="nil"/>
              <w:right w:val="nil"/>
            </w:tcBorders>
            <w:shd w:val="clear" w:color="auto" w:fill="auto"/>
            <w:noWrap/>
            <w:vAlign w:val="center"/>
            <w:hideMark/>
          </w:tcPr>
          <w:p w14:paraId="34ECE68C" w14:textId="77777777" w:rsidR="00B07844" w:rsidRPr="006450D6" w:rsidRDefault="00B07844" w:rsidP="00B4515D">
            <w:pPr>
              <w:jc w:val="center"/>
              <w:rPr>
                <w:rFonts w:eastAsia="Times New Roman"/>
                <w:color w:val="000000"/>
                <w:sz w:val="20"/>
                <w:szCs w:val="20"/>
              </w:rPr>
            </w:pPr>
          </w:p>
        </w:tc>
        <w:tc>
          <w:tcPr>
            <w:tcW w:w="1114" w:type="dxa"/>
            <w:tcBorders>
              <w:top w:val="nil"/>
              <w:left w:val="nil"/>
              <w:bottom w:val="nil"/>
              <w:right w:val="nil"/>
            </w:tcBorders>
            <w:shd w:val="clear" w:color="auto" w:fill="auto"/>
            <w:noWrap/>
            <w:vAlign w:val="center"/>
          </w:tcPr>
          <w:p w14:paraId="7F5566D1" w14:textId="77777777" w:rsidR="00B07844" w:rsidRPr="006450D6" w:rsidRDefault="00B07844" w:rsidP="00B4515D">
            <w:pPr>
              <w:jc w:val="center"/>
              <w:rPr>
                <w:rFonts w:eastAsia="Times New Roman"/>
                <w:color w:val="000000"/>
                <w:sz w:val="20"/>
                <w:szCs w:val="20"/>
              </w:rPr>
            </w:pPr>
            <w:r w:rsidRPr="006450D6">
              <w:rPr>
                <w:rFonts w:eastAsia="Times New Roman"/>
                <w:color w:val="000000"/>
                <w:sz w:val="20"/>
                <w:szCs w:val="20"/>
              </w:rPr>
              <w:t>-0.540</w:t>
            </w:r>
          </w:p>
        </w:tc>
        <w:tc>
          <w:tcPr>
            <w:tcW w:w="1114" w:type="dxa"/>
            <w:tcBorders>
              <w:top w:val="nil"/>
              <w:left w:val="nil"/>
              <w:bottom w:val="nil"/>
              <w:right w:val="nil"/>
            </w:tcBorders>
            <w:shd w:val="clear" w:color="auto" w:fill="auto"/>
            <w:noWrap/>
            <w:vAlign w:val="center"/>
          </w:tcPr>
          <w:p w14:paraId="0A565797" w14:textId="77777777" w:rsidR="00B07844" w:rsidRPr="006450D6" w:rsidRDefault="00B07844" w:rsidP="00B4515D">
            <w:pPr>
              <w:jc w:val="center"/>
              <w:rPr>
                <w:rFonts w:eastAsia="Times New Roman"/>
                <w:color w:val="000000"/>
                <w:sz w:val="20"/>
                <w:szCs w:val="20"/>
              </w:rPr>
            </w:pPr>
            <w:r w:rsidRPr="006450D6">
              <w:rPr>
                <w:rFonts w:eastAsia="Times New Roman"/>
                <w:color w:val="000000"/>
                <w:sz w:val="20"/>
                <w:szCs w:val="20"/>
              </w:rPr>
              <w:t>0.391</w:t>
            </w:r>
          </w:p>
        </w:tc>
        <w:tc>
          <w:tcPr>
            <w:tcW w:w="1114" w:type="dxa"/>
            <w:tcBorders>
              <w:top w:val="nil"/>
              <w:left w:val="nil"/>
              <w:bottom w:val="nil"/>
              <w:right w:val="nil"/>
            </w:tcBorders>
            <w:shd w:val="clear" w:color="auto" w:fill="auto"/>
            <w:noWrap/>
            <w:vAlign w:val="center"/>
          </w:tcPr>
          <w:p w14:paraId="2D6AF27B" w14:textId="77777777" w:rsidR="00B07844" w:rsidRPr="006450D6" w:rsidRDefault="00B07844" w:rsidP="00B4515D">
            <w:pPr>
              <w:jc w:val="center"/>
              <w:rPr>
                <w:rFonts w:eastAsia="Times New Roman"/>
                <w:color w:val="000000"/>
                <w:sz w:val="20"/>
                <w:szCs w:val="20"/>
              </w:rPr>
            </w:pPr>
            <w:r w:rsidRPr="006450D6">
              <w:rPr>
                <w:rFonts w:eastAsia="Times New Roman"/>
                <w:color w:val="000000"/>
                <w:sz w:val="20"/>
                <w:szCs w:val="20"/>
              </w:rPr>
              <w:t>0.167</w:t>
            </w:r>
          </w:p>
        </w:tc>
      </w:tr>
    </w:tbl>
    <w:p w14:paraId="42749705" w14:textId="77777777" w:rsidR="00B07844" w:rsidRPr="006450D6" w:rsidRDefault="00B07844" w:rsidP="00B07844">
      <w:pPr>
        <w:contextualSpacing/>
      </w:pPr>
    </w:p>
    <w:p w14:paraId="0DD278DB" w14:textId="77777777" w:rsidR="00B07844" w:rsidRDefault="00B07844" w:rsidP="00B07844">
      <w:pPr>
        <w:rPr>
          <w:rFonts w:eastAsia="Times New Roman"/>
          <w:color w:val="000000"/>
          <w:sz w:val="20"/>
          <w:szCs w:val="20"/>
        </w:rPr>
      </w:pPr>
      <w:bookmarkStart w:id="20" w:name="OLE_LINK20"/>
      <w:bookmarkStart w:id="21" w:name="OLE_LINK21"/>
      <w:bookmarkStart w:id="22" w:name="OLE_LINK23"/>
      <w:r w:rsidRPr="00873C91">
        <w:rPr>
          <w:i/>
          <w:sz w:val="20"/>
          <w:szCs w:val="20"/>
        </w:rPr>
        <w:t>Note</w:t>
      </w:r>
      <w:r w:rsidRPr="00873C91">
        <w:rPr>
          <w:sz w:val="20"/>
          <w:szCs w:val="20"/>
        </w:rPr>
        <w:t xml:space="preserve">. </w:t>
      </w:r>
      <w:bookmarkEnd w:id="20"/>
      <w:bookmarkEnd w:id="21"/>
      <w:bookmarkEnd w:id="22"/>
      <w:r w:rsidRPr="00873C91">
        <w:rPr>
          <w:sz w:val="20"/>
          <w:szCs w:val="20"/>
        </w:rPr>
        <w:t xml:space="preserve">EFF05 = Efficiency information manipulation (effect coded: +/-0.5), IM05 = Imagery manipulation (effect coded: +/-0.5), IMXEFF = </w:t>
      </w:r>
      <w:r w:rsidRPr="00873C91">
        <w:rPr>
          <w:rFonts w:eastAsia="Times New Roman"/>
          <w:color w:val="000000"/>
          <w:sz w:val="20"/>
          <w:szCs w:val="20"/>
        </w:rPr>
        <w:t xml:space="preserve">Imagery </w:t>
      </w:r>
      <w:r w:rsidRPr="00873C91">
        <w:rPr>
          <w:sz w:val="20"/>
          <w:szCs w:val="20"/>
        </w:rPr>
        <w:t>×</w:t>
      </w:r>
      <w:r w:rsidRPr="00873C91">
        <w:rPr>
          <w:rFonts w:eastAsia="Times New Roman"/>
          <w:color w:val="000000"/>
          <w:sz w:val="20"/>
          <w:szCs w:val="20"/>
        </w:rPr>
        <w:t xml:space="preserve"> Efficiency information.</w:t>
      </w:r>
    </w:p>
    <w:p w14:paraId="5E731B76" w14:textId="77777777" w:rsidR="00B07844" w:rsidRDefault="00B07844" w:rsidP="00B07844">
      <w:pPr>
        <w:rPr>
          <w:rFonts w:eastAsia="Times New Roman"/>
          <w:color w:val="000000"/>
          <w:sz w:val="20"/>
          <w:szCs w:val="20"/>
        </w:rPr>
      </w:pPr>
    </w:p>
    <w:p w14:paraId="00F156A9" w14:textId="77777777" w:rsidR="00B07844" w:rsidRDefault="00B07844" w:rsidP="00B07844">
      <w:pPr>
        <w:rPr>
          <w:rFonts w:eastAsia="Times New Roman"/>
          <w:color w:val="000000"/>
          <w:sz w:val="20"/>
          <w:szCs w:val="20"/>
        </w:rPr>
      </w:pPr>
    </w:p>
    <w:p w14:paraId="45964E3C" w14:textId="77777777" w:rsidR="00B07844" w:rsidRDefault="00B07844" w:rsidP="00B07844">
      <w:pPr>
        <w:rPr>
          <w:rFonts w:eastAsia="Times New Roman"/>
          <w:color w:val="000000"/>
          <w:sz w:val="20"/>
          <w:szCs w:val="20"/>
        </w:rPr>
      </w:pPr>
    </w:p>
    <w:p w14:paraId="32444085" w14:textId="77777777" w:rsidR="00B07844" w:rsidRDefault="00B07844" w:rsidP="00B07844">
      <w:pPr>
        <w:spacing w:after="200" w:line="276" w:lineRule="auto"/>
        <w:rPr>
          <w:rFonts w:eastAsia="Times New Roman"/>
          <w:color w:val="000000"/>
          <w:sz w:val="20"/>
          <w:szCs w:val="20"/>
        </w:rPr>
      </w:pPr>
      <w:r>
        <w:rPr>
          <w:rFonts w:eastAsia="Times New Roman"/>
          <w:color w:val="000000"/>
          <w:sz w:val="20"/>
          <w:szCs w:val="20"/>
        </w:rPr>
        <w:br w:type="page"/>
      </w:r>
    </w:p>
    <w:p w14:paraId="7F6C02C2" w14:textId="77777777" w:rsidR="00B07844" w:rsidRPr="00036F4E" w:rsidRDefault="00B07844" w:rsidP="00B07844">
      <w:pPr>
        <w:contextualSpacing/>
        <w:rPr>
          <w:b/>
        </w:rPr>
      </w:pPr>
      <w:r w:rsidRPr="00036F4E">
        <w:rPr>
          <w:b/>
        </w:rPr>
        <w:lastRenderedPageBreak/>
        <w:t xml:space="preserve">Study </w:t>
      </w:r>
      <w:r>
        <w:rPr>
          <w:b/>
        </w:rPr>
        <w:t>6</w:t>
      </w:r>
    </w:p>
    <w:p w14:paraId="6DB2C183" w14:textId="77777777" w:rsidR="00B07844" w:rsidRDefault="00B07844" w:rsidP="00B07844">
      <w:pPr>
        <w:contextualSpacing/>
        <w:rPr>
          <w:i/>
        </w:rPr>
      </w:pPr>
    </w:p>
    <w:p w14:paraId="7DB6B426" w14:textId="77777777" w:rsidR="00B07844" w:rsidRPr="003F556D" w:rsidRDefault="00B07844" w:rsidP="00B07844">
      <w:pPr>
        <w:contextualSpacing/>
        <w:rPr>
          <w:color w:val="FF0000"/>
        </w:rPr>
      </w:pPr>
      <w:r>
        <w:rPr>
          <w:i/>
        </w:rPr>
        <w:t>Table S6</w:t>
      </w:r>
      <w:r w:rsidRPr="006450D6">
        <w:rPr>
          <w:i/>
        </w:rPr>
        <w:t>.</w:t>
      </w:r>
      <w:r w:rsidRPr="006450D6">
        <w:t xml:space="preserve"> </w:t>
      </w:r>
      <w:r>
        <w:t>R</w:t>
      </w:r>
      <w:r w:rsidRPr="006450D6">
        <w:t>egression coefficients for experimental manipulations</w:t>
      </w:r>
      <w:r>
        <w:t xml:space="preserve"> in Study </w:t>
      </w:r>
      <w:r w:rsidRPr="00597F82">
        <w:t>6 (</w:t>
      </w:r>
      <w:r w:rsidRPr="00597F82">
        <w:rPr>
          <w:i/>
        </w:rPr>
        <w:t>N</w:t>
      </w:r>
      <w:r w:rsidRPr="00597F82">
        <w:t xml:space="preserve"> = 378).</w:t>
      </w:r>
    </w:p>
    <w:p w14:paraId="652A15DB" w14:textId="77777777" w:rsidR="00B07844" w:rsidRPr="003F556D" w:rsidRDefault="00B07844" w:rsidP="00B07844">
      <w:pPr>
        <w:contextualSpacing/>
        <w:rPr>
          <w:color w:val="FF0000"/>
        </w:rPr>
      </w:pPr>
    </w:p>
    <w:tbl>
      <w:tblPr>
        <w:tblW w:w="9229" w:type="dxa"/>
        <w:tblInd w:w="93" w:type="dxa"/>
        <w:tblLayout w:type="fixed"/>
        <w:tblLook w:val="04A0" w:firstRow="1" w:lastRow="0" w:firstColumn="1" w:lastColumn="0" w:noHBand="0" w:noVBand="1"/>
      </w:tblPr>
      <w:tblGrid>
        <w:gridCol w:w="1433"/>
        <w:gridCol w:w="1113"/>
        <w:gridCol w:w="1114"/>
        <w:gridCol w:w="891"/>
        <w:gridCol w:w="223"/>
        <w:gridCol w:w="1053"/>
        <w:gridCol w:w="60"/>
        <w:gridCol w:w="1114"/>
        <w:gridCol w:w="1114"/>
        <w:gridCol w:w="1114"/>
      </w:tblGrid>
      <w:tr w:rsidR="00B07844" w:rsidRPr="003F556D" w14:paraId="5AAEFE48" w14:textId="77777777" w:rsidTr="00B4515D">
        <w:trPr>
          <w:trHeight w:val="300"/>
        </w:trPr>
        <w:tc>
          <w:tcPr>
            <w:tcW w:w="1433" w:type="dxa"/>
            <w:tcBorders>
              <w:top w:val="nil"/>
              <w:left w:val="nil"/>
              <w:bottom w:val="nil"/>
              <w:right w:val="nil"/>
            </w:tcBorders>
            <w:shd w:val="clear" w:color="auto" w:fill="auto"/>
            <w:noWrap/>
            <w:vAlign w:val="center"/>
          </w:tcPr>
          <w:p w14:paraId="1A955CBC" w14:textId="77777777" w:rsidR="00B07844" w:rsidRPr="000828FC" w:rsidRDefault="00B07844" w:rsidP="00B4515D">
            <w:pPr>
              <w:rPr>
                <w:rFonts w:eastAsia="Times New Roman"/>
                <w:b/>
                <w:sz w:val="20"/>
                <w:szCs w:val="20"/>
              </w:rPr>
            </w:pPr>
          </w:p>
        </w:tc>
        <w:tc>
          <w:tcPr>
            <w:tcW w:w="3118" w:type="dxa"/>
            <w:gridSpan w:val="3"/>
            <w:tcBorders>
              <w:top w:val="nil"/>
              <w:left w:val="nil"/>
              <w:bottom w:val="nil"/>
              <w:right w:val="nil"/>
            </w:tcBorders>
            <w:shd w:val="clear" w:color="auto" w:fill="auto"/>
            <w:noWrap/>
            <w:vAlign w:val="center"/>
          </w:tcPr>
          <w:p w14:paraId="6F135A88" w14:textId="77777777" w:rsidR="00B07844" w:rsidRPr="00597F82" w:rsidRDefault="00B07844" w:rsidP="00B4515D">
            <w:pPr>
              <w:jc w:val="center"/>
              <w:rPr>
                <w:rFonts w:eastAsia="Times New Roman"/>
                <w:b/>
                <w:sz w:val="20"/>
                <w:szCs w:val="20"/>
              </w:rPr>
            </w:pPr>
            <w:r w:rsidRPr="00597F82">
              <w:rPr>
                <w:rFonts w:eastAsia="Times New Roman"/>
                <w:b/>
                <w:sz w:val="20"/>
                <w:szCs w:val="20"/>
              </w:rPr>
              <w:t xml:space="preserve">DONATE: NO (0) / YES (1) </w:t>
            </w:r>
          </w:p>
        </w:tc>
        <w:tc>
          <w:tcPr>
            <w:tcW w:w="1276" w:type="dxa"/>
            <w:gridSpan w:val="2"/>
            <w:tcBorders>
              <w:top w:val="nil"/>
              <w:left w:val="nil"/>
              <w:bottom w:val="nil"/>
              <w:right w:val="nil"/>
            </w:tcBorders>
            <w:shd w:val="clear" w:color="auto" w:fill="auto"/>
            <w:noWrap/>
            <w:vAlign w:val="bottom"/>
          </w:tcPr>
          <w:p w14:paraId="54850320" w14:textId="77777777" w:rsidR="00B07844" w:rsidRPr="00597F82" w:rsidRDefault="00B07844" w:rsidP="00B4515D">
            <w:pPr>
              <w:rPr>
                <w:rFonts w:eastAsia="Times New Roman"/>
                <w:b/>
                <w:sz w:val="20"/>
                <w:szCs w:val="20"/>
              </w:rPr>
            </w:pPr>
          </w:p>
        </w:tc>
        <w:tc>
          <w:tcPr>
            <w:tcW w:w="3402" w:type="dxa"/>
            <w:gridSpan w:val="4"/>
            <w:tcBorders>
              <w:top w:val="nil"/>
              <w:left w:val="nil"/>
              <w:bottom w:val="nil"/>
              <w:right w:val="nil"/>
            </w:tcBorders>
            <w:shd w:val="clear" w:color="auto" w:fill="auto"/>
            <w:noWrap/>
            <w:vAlign w:val="center"/>
          </w:tcPr>
          <w:p w14:paraId="0DD5B5E0" w14:textId="77777777" w:rsidR="00B07844" w:rsidRPr="00597F82" w:rsidRDefault="00B07844" w:rsidP="00B4515D">
            <w:pPr>
              <w:jc w:val="center"/>
              <w:rPr>
                <w:rFonts w:eastAsia="Times New Roman"/>
                <w:b/>
                <w:sz w:val="20"/>
                <w:szCs w:val="20"/>
              </w:rPr>
            </w:pPr>
            <w:r w:rsidRPr="00597F82">
              <w:rPr>
                <w:rFonts w:eastAsia="Times New Roman"/>
                <w:b/>
                <w:sz w:val="20"/>
                <w:szCs w:val="20"/>
              </w:rPr>
              <w:t>DONATED (NON-ZERO) AMOUNTS</w:t>
            </w:r>
          </w:p>
        </w:tc>
      </w:tr>
      <w:tr w:rsidR="00B07844" w:rsidRPr="003F556D" w14:paraId="6936D3F9" w14:textId="77777777" w:rsidTr="00B4515D">
        <w:trPr>
          <w:trHeight w:val="300"/>
        </w:trPr>
        <w:tc>
          <w:tcPr>
            <w:tcW w:w="1433" w:type="dxa"/>
            <w:tcBorders>
              <w:top w:val="nil"/>
              <w:left w:val="nil"/>
              <w:bottom w:val="nil"/>
              <w:right w:val="nil"/>
            </w:tcBorders>
            <w:shd w:val="clear" w:color="auto" w:fill="auto"/>
            <w:noWrap/>
            <w:vAlign w:val="center"/>
          </w:tcPr>
          <w:p w14:paraId="065DFAEF" w14:textId="77777777" w:rsidR="00B07844" w:rsidRPr="00597F82" w:rsidRDefault="00B07844" w:rsidP="00B4515D">
            <w:pPr>
              <w:rPr>
                <w:rFonts w:eastAsia="Times New Roman"/>
                <w:sz w:val="20"/>
                <w:szCs w:val="20"/>
                <w:lang w:val="fr-FR"/>
              </w:rPr>
            </w:pPr>
          </w:p>
        </w:tc>
        <w:tc>
          <w:tcPr>
            <w:tcW w:w="1113" w:type="dxa"/>
            <w:tcBorders>
              <w:top w:val="nil"/>
              <w:left w:val="nil"/>
              <w:bottom w:val="nil"/>
              <w:right w:val="nil"/>
            </w:tcBorders>
            <w:shd w:val="clear" w:color="auto" w:fill="auto"/>
            <w:noWrap/>
            <w:vAlign w:val="bottom"/>
          </w:tcPr>
          <w:p w14:paraId="5E705014" w14:textId="77777777" w:rsidR="00B07844" w:rsidRPr="00597F82" w:rsidRDefault="00B07844" w:rsidP="00B4515D">
            <w:pPr>
              <w:jc w:val="center"/>
              <w:rPr>
                <w:rFonts w:eastAsia="Times New Roman"/>
                <w:sz w:val="20"/>
                <w:szCs w:val="20"/>
              </w:rPr>
            </w:pPr>
            <w:r w:rsidRPr="00597F82">
              <w:rPr>
                <w:b/>
                <w:i/>
                <w:sz w:val="20"/>
                <w:szCs w:val="20"/>
              </w:rPr>
              <w:t>B</w:t>
            </w:r>
          </w:p>
        </w:tc>
        <w:tc>
          <w:tcPr>
            <w:tcW w:w="1114" w:type="dxa"/>
            <w:tcBorders>
              <w:top w:val="nil"/>
              <w:left w:val="nil"/>
              <w:bottom w:val="nil"/>
              <w:right w:val="nil"/>
            </w:tcBorders>
            <w:shd w:val="clear" w:color="auto" w:fill="auto"/>
            <w:noWrap/>
            <w:vAlign w:val="bottom"/>
          </w:tcPr>
          <w:p w14:paraId="15BD0462" w14:textId="77777777" w:rsidR="00B07844" w:rsidRPr="00597F82" w:rsidRDefault="00B07844" w:rsidP="00B4515D">
            <w:pPr>
              <w:jc w:val="center"/>
              <w:rPr>
                <w:rFonts w:eastAsia="Times New Roman"/>
                <w:sz w:val="20"/>
                <w:szCs w:val="20"/>
              </w:rPr>
            </w:pPr>
            <w:r w:rsidRPr="00597F82">
              <w:rPr>
                <w:b/>
                <w:sz w:val="20"/>
                <w:szCs w:val="20"/>
              </w:rPr>
              <w:t>S.E.</w:t>
            </w:r>
          </w:p>
        </w:tc>
        <w:tc>
          <w:tcPr>
            <w:tcW w:w="1114" w:type="dxa"/>
            <w:gridSpan w:val="2"/>
            <w:tcBorders>
              <w:top w:val="nil"/>
              <w:left w:val="nil"/>
              <w:bottom w:val="nil"/>
              <w:right w:val="nil"/>
            </w:tcBorders>
            <w:shd w:val="clear" w:color="auto" w:fill="auto"/>
            <w:noWrap/>
            <w:vAlign w:val="bottom"/>
          </w:tcPr>
          <w:p w14:paraId="0F5DD369" w14:textId="77777777" w:rsidR="00B07844" w:rsidRPr="00597F82" w:rsidRDefault="00B07844" w:rsidP="00B4515D">
            <w:pPr>
              <w:jc w:val="center"/>
              <w:rPr>
                <w:rFonts w:eastAsia="Times New Roman"/>
                <w:sz w:val="20"/>
                <w:szCs w:val="20"/>
              </w:rPr>
            </w:pPr>
            <w:r w:rsidRPr="00597F82">
              <w:rPr>
                <w:b/>
                <w:i/>
                <w:sz w:val="20"/>
                <w:szCs w:val="20"/>
              </w:rPr>
              <w:t>p</w:t>
            </w:r>
          </w:p>
        </w:tc>
        <w:tc>
          <w:tcPr>
            <w:tcW w:w="1113" w:type="dxa"/>
            <w:gridSpan w:val="2"/>
            <w:tcBorders>
              <w:top w:val="nil"/>
              <w:left w:val="nil"/>
              <w:bottom w:val="nil"/>
              <w:right w:val="nil"/>
            </w:tcBorders>
            <w:shd w:val="clear" w:color="auto" w:fill="auto"/>
            <w:noWrap/>
            <w:vAlign w:val="bottom"/>
          </w:tcPr>
          <w:p w14:paraId="1D841247" w14:textId="77777777" w:rsidR="00B07844" w:rsidRPr="00597F82" w:rsidRDefault="00B07844" w:rsidP="00B4515D">
            <w:pPr>
              <w:jc w:val="center"/>
              <w:rPr>
                <w:rFonts w:eastAsia="Times New Roman"/>
                <w:sz w:val="20"/>
                <w:szCs w:val="20"/>
              </w:rPr>
            </w:pPr>
          </w:p>
        </w:tc>
        <w:tc>
          <w:tcPr>
            <w:tcW w:w="1114" w:type="dxa"/>
            <w:tcBorders>
              <w:top w:val="nil"/>
              <w:left w:val="nil"/>
              <w:bottom w:val="nil"/>
              <w:right w:val="nil"/>
            </w:tcBorders>
            <w:shd w:val="clear" w:color="auto" w:fill="auto"/>
            <w:noWrap/>
            <w:vAlign w:val="bottom"/>
          </w:tcPr>
          <w:p w14:paraId="6EBDEAEF" w14:textId="77777777" w:rsidR="00B07844" w:rsidRPr="00597F82" w:rsidRDefault="00B07844" w:rsidP="00B4515D">
            <w:pPr>
              <w:jc w:val="center"/>
              <w:rPr>
                <w:rFonts w:eastAsia="Times New Roman"/>
                <w:sz w:val="20"/>
                <w:szCs w:val="20"/>
              </w:rPr>
            </w:pPr>
            <w:r w:rsidRPr="00597F82">
              <w:rPr>
                <w:b/>
                <w:i/>
                <w:sz w:val="20"/>
                <w:szCs w:val="20"/>
              </w:rPr>
              <w:t>B</w:t>
            </w:r>
          </w:p>
        </w:tc>
        <w:tc>
          <w:tcPr>
            <w:tcW w:w="1114" w:type="dxa"/>
            <w:tcBorders>
              <w:top w:val="nil"/>
              <w:left w:val="nil"/>
              <w:bottom w:val="nil"/>
              <w:right w:val="nil"/>
            </w:tcBorders>
            <w:shd w:val="clear" w:color="auto" w:fill="auto"/>
            <w:noWrap/>
            <w:vAlign w:val="bottom"/>
          </w:tcPr>
          <w:p w14:paraId="06EAB50F" w14:textId="77777777" w:rsidR="00B07844" w:rsidRPr="00597F82" w:rsidRDefault="00B07844" w:rsidP="00B4515D">
            <w:pPr>
              <w:jc w:val="center"/>
              <w:rPr>
                <w:rFonts w:eastAsia="Times New Roman"/>
                <w:sz w:val="20"/>
                <w:szCs w:val="20"/>
              </w:rPr>
            </w:pPr>
            <w:r w:rsidRPr="00597F82">
              <w:rPr>
                <w:b/>
                <w:sz w:val="20"/>
                <w:szCs w:val="20"/>
              </w:rPr>
              <w:t>S.E.</w:t>
            </w:r>
          </w:p>
        </w:tc>
        <w:tc>
          <w:tcPr>
            <w:tcW w:w="1114" w:type="dxa"/>
            <w:tcBorders>
              <w:top w:val="nil"/>
              <w:left w:val="nil"/>
              <w:bottom w:val="nil"/>
              <w:right w:val="nil"/>
            </w:tcBorders>
            <w:shd w:val="clear" w:color="auto" w:fill="auto"/>
            <w:noWrap/>
            <w:vAlign w:val="bottom"/>
          </w:tcPr>
          <w:p w14:paraId="7530B904" w14:textId="77777777" w:rsidR="00B07844" w:rsidRPr="00597F82" w:rsidRDefault="00B07844" w:rsidP="00B4515D">
            <w:pPr>
              <w:jc w:val="center"/>
              <w:rPr>
                <w:rFonts w:eastAsia="Times New Roman"/>
                <w:sz w:val="20"/>
                <w:szCs w:val="20"/>
              </w:rPr>
            </w:pPr>
            <w:r w:rsidRPr="00597F82">
              <w:rPr>
                <w:b/>
                <w:i/>
                <w:sz w:val="20"/>
                <w:szCs w:val="20"/>
              </w:rPr>
              <w:t>p</w:t>
            </w:r>
          </w:p>
        </w:tc>
      </w:tr>
      <w:tr w:rsidR="00323983" w:rsidRPr="003F556D" w14:paraId="2682C699" w14:textId="77777777" w:rsidTr="004034CC">
        <w:trPr>
          <w:trHeight w:val="300"/>
        </w:trPr>
        <w:tc>
          <w:tcPr>
            <w:tcW w:w="1433" w:type="dxa"/>
            <w:tcBorders>
              <w:top w:val="nil"/>
              <w:left w:val="nil"/>
              <w:bottom w:val="nil"/>
              <w:right w:val="nil"/>
            </w:tcBorders>
            <w:shd w:val="clear" w:color="auto" w:fill="auto"/>
            <w:noWrap/>
            <w:vAlign w:val="center"/>
          </w:tcPr>
          <w:p w14:paraId="0E44B624" w14:textId="56129016" w:rsidR="00323983" w:rsidRPr="00597F82" w:rsidRDefault="00323983" w:rsidP="00B4515D">
            <w:pPr>
              <w:rPr>
                <w:rFonts w:eastAsia="Times New Roman"/>
                <w:sz w:val="20"/>
                <w:szCs w:val="20"/>
                <w:lang w:val="fr-FR"/>
              </w:rPr>
            </w:pPr>
            <w:r w:rsidRPr="00597F82">
              <w:rPr>
                <w:rFonts w:eastAsia="Times New Roman"/>
                <w:sz w:val="20"/>
                <w:szCs w:val="20"/>
                <w:lang w:val="de-DE"/>
              </w:rPr>
              <w:t>IM05</w:t>
            </w:r>
          </w:p>
        </w:tc>
        <w:tc>
          <w:tcPr>
            <w:tcW w:w="1113" w:type="dxa"/>
            <w:tcBorders>
              <w:top w:val="nil"/>
              <w:left w:val="nil"/>
              <w:bottom w:val="nil"/>
              <w:right w:val="nil"/>
            </w:tcBorders>
            <w:shd w:val="clear" w:color="auto" w:fill="auto"/>
            <w:noWrap/>
          </w:tcPr>
          <w:p w14:paraId="7D0C3ECB" w14:textId="212E912F" w:rsidR="00323983" w:rsidRPr="00597F82" w:rsidRDefault="00323983" w:rsidP="00B4515D">
            <w:pPr>
              <w:jc w:val="center"/>
              <w:rPr>
                <w:b/>
                <w:i/>
                <w:sz w:val="20"/>
                <w:szCs w:val="20"/>
              </w:rPr>
            </w:pPr>
            <w:r w:rsidRPr="00597F82">
              <w:rPr>
                <w:sz w:val="20"/>
                <w:szCs w:val="20"/>
              </w:rPr>
              <w:t>-0.001</w:t>
            </w:r>
          </w:p>
        </w:tc>
        <w:tc>
          <w:tcPr>
            <w:tcW w:w="1114" w:type="dxa"/>
            <w:tcBorders>
              <w:top w:val="nil"/>
              <w:left w:val="nil"/>
              <w:bottom w:val="nil"/>
              <w:right w:val="nil"/>
            </w:tcBorders>
            <w:shd w:val="clear" w:color="auto" w:fill="auto"/>
            <w:noWrap/>
          </w:tcPr>
          <w:p w14:paraId="59D1E908" w14:textId="12846EDA" w:rsidR="00323983" w:rsidRPr="00597F82" w:rsidRDefault="00323983" w:rsidP="00B4515D">
            <w:pPr>
              <w:jc w:val="center"/>
              <w:rPr>
                <w:b/>
                <w:sz w:val="20"/>
                <w:szCs w:val="20"/>
              </w:rPr>
            </w:pPr>
            <w:r w:rsidRPr="00597F82">
              <w:rPr>
                <w:sz w:val="20"/>
                <w:szCs w:val="20"/>
              </w:rPr>
              <w:t>0.206</w:t>
            </w:r>
          </w:p>
        </w:tc>
        <w:tc>
          <w:tcPr>
            <w:tcW w:w="1114" w:type="dxa"/>
            <w:gridSpan w:val="2"/>
            <w:tcBorders>
              <w:top w:val="nil"/>
              <w:left w:val="nil"/>
              <w:bottom w:val="nil"/>
              <w:right w:val="nil"/>
            </w:tcBorders>
            <w:shd w:val="clear" w:color="auto" w:fill="auto"/>
            <w:noWrap/>
          </w:tcPr>
          <w:p w14:paraId="64E5B856" w14:textId="7D9D4C33" w:rsidR="00323983" w:rsidRPr="00597F82" w:rsidRDefault="00323983" w:rsidP="00B4515D">
            <w:pPr>
              <w:jc w:val="center"/>
              <w:rPr>
                <w:b/>
                <w:i/>
                <w:sz w:val="20"/>
                <w:szCs w:val="20"/>
              </w:rPr>
            </w:pPr>
            <w:r w:rsidRPr="00597F82">
              <w:rPr>
                <w:sz w:val="20"/>
                <w:szCs w:val="20"/>
              </w:rPr>
              <w:t>0.997</w:t>
            </w:r>
          </w:p>
        </w:tc>
        <w:tc>
          <w:tcPr>
            <w:tcW w:w="1113" w:type="dxa"/>
            <w:gridSpan w:val="2"/>
            <w:tcBorders>
              <w:top w:val="nil"/>
              <w:left w:val="nil"/>
              <w:bottom w:val="nil"/>
              <w:right w:val="nil"/>
            </w:tcBorders>
            <w:shd w:val="clear" w:color="auto" w:fill="auto"/>
            <w:noWrap/>
            <w:vAlign w:val="center"/>
          </w:tcPr>
          <w:p w14:paraId="5BDDB2AD" w14:textId="77777777" w:rsidR="00323983" w:rsidRPr="00597F82" w:rsidRDefault="00323983" w:rsidP="00B4515D">
            <w:pPr>
              <w:jc w:val="center"/>
              <w:rPr>
                <w:rFonts w:eastAsia="Times New Roman"/>
                <w:sz w:val="20"/>
                <w:szCs w:val="20"/>
              </w:rPr>
            </w:pPr>
          </w:p>
        </w:tc>
        <w:tc>
          <w:tcPr>
            <w:tcW w:w="1114" w:type="dxa"/>
            <w:tcBorders>
              <w:top w:val="nil"/>
              <w:left w:val="nil"/>
              <w:bottom w:val="nil"/>
              <w:right w:val="nil"/>
            </w:tcBorders>
            <w:shd w:val="clear" w:color="auto" w:fill="auto"/>
            <w:noWrap/>
          </w:tcPr>
          <w:p w14:paraId="631C8537" w14:textId="16814AC6" w:rsidR="00323983" w:rsidRPr="00597F82" w:rsidRDefault="00323983" w:rsidP="00B4515D">
            <w:pPr>
              <w:jc w:val="center"/>
              <w:rPr>
                <w:b/>
                <w:i/>
                <w:sz w:val="20"/>
                <w:szCs w:val="20"/>
              </w:rPr>
            </w:pPr>
            <w:r w:rsidRPr="00C22FB6">
              <w:rPr>
                <w:sz w:val="20"/>
                <w:szCs w:val="20"/>
              </w:rPr>
              <w:t>-2.253</w:t>
            </w:r>
          </w:p>
        </w:tc>
        <w:tc>
          <w:tcPr>
            <w:tcW w:w="1114" w:type="dxa"/>
            <w:tcBorders>
              <w:top w:val="nil"/>
              <w:left w:val="nil"/>
              <w:bottom w:val="nil"/>
              <w:right w:val="nil"/>
            </w:tcBorders>
            <w:shd w:val="clear" w:color="auto" w:fill="auto"/>
            <w:noWrap/>
          </w:tcPr>
          <w:p w14:paraId="582F7E2C" w14:textId="791E4659" w:rsidR="00323983" w:rsidRPr="00597F82" w:rsidRDefault="00323983" w:rsidP="00B4515D">
            <w:pPr>
              <w:jc w:val="center"/>
              <w:rPr>
                <w:b/>
                <w:sz w:val="20"/>
                <w:szCs w:val="20"/>
              </w:rPr>
            </w:pPr>
            <w:r w:rsidRPr="00C22FB6">
              <w:rPr>
                <w:sz w:val="20"/>
                <w:szCs w:val="20"/>
              </w:rPr>
              <w:t>1.984</w:t>
            </w:r>
          </w:p>
        </w:tc>
        <w:tc>
          <w:tcPr>
            <w:tcW w:w="1114" w:type="dxa"/>
            <w:tcBorders>
              <w:top w:val="nil"/>
              <w:left w:val="nil"/>
              <w:bottom w:val="nil"/>
              <w:right w:val="nil"/>
            </w:tcBorders>
            <w:shd w:val="clear" w:color="auto" w:fill="auto"/>
            <w:noWrap/>
          </w:tcPr>
          <w:p w14:paraId="31084D1B" w14:textId="197DBBEC" w:rsidR="00323983" w:rsidRPr="00597F82" w:rsidRDefault="00323983" w:rsidP="00B4515D">
            <w:pPr>
              <w:jc w:val="center"/>
              <w:rPr>
                <w:b/>
                <w:i/>
                <w:sz w:val="20"/>
                <w:szCs w:val="20"/>
              </w:rPr>
            </w:pPr>
            <w:r w:rsidRPr="00C22FB6">
              <w:rPr>
                <w:sz w:val="20"/>
                <w:szCs w:val="20"/>
              </w:rPr>
              <w:t>0.258</w:t>
            </w:r>
          </w:p>
        </w:tc>
      </w:tr>
      <w:tr w:rsidR="00323983" w:rsidRPr="003F556D" w14:paraId="1A28F572" w14:textId="77777777" w:rsidTr="00B4515D">
        <w:trPr>
          <w:trHeight w:val="300"/>
        </w:trPr>
        <w:tc>
          <w:tcPr>
            <w:tcW w:w="1433" w:type="dxa"/>
            <w:tcBorders>
              <w:top w:val="nil"/>
              <w:left w:val="nil"/>
              <w:bottom w:val="nil"/>
              <w:right w:val="nil"/>
            </w:tcBorders>
            <w:shd w:val="clear" w:color="auto" w:fill="auto"/>
            <w:noWrap/>
            <w:vAlign w:val="center"/>
            <w:hideMark/>
          </w:tcPr>
          <w:p w14:paraId="776EEB85" w14:textId="77777777" w:rsidR="00323983" w:rsidRPr="00597F82" w:rsidRDefault="00323983" w:rsidP="00B4515D">
            <w:pPr>
              <w:rPr>
                <w:rFonts w:eastAsia="Times New Roman"/>
                <w:sz w:val="20"/>
                <w:szCs w:val="20"/>
              </w:rPr>
            </w:pPr>
            <w:r w:rsidRPr="00597F82">
              <w:rPr>
                <w:rFonts w:eastAsia="Times New Roman"/>
                <w:sz w:val="20"/>
                <w:szCs w:val="20"/>
                <w:lang w:val="de-DE"/>
              </w:rPr>
              <w:t>EFF05</w:t>
            </w:r>
          </w:p>
        </w:tc>
        <w:tc>
          <w:tcPr>
            <w:tcW w:w="1113" w:type="dxa"/>
            <w:tcBorders>
              <w:top w:val="nil"/>
              <w:left w:val="nil"/>
              <w:bottom w:val="nil"/>
              <w:right w:val="nil"/>
            </w:tcBorders>
            <w:shd w:val="clear" w:color="auto" w:fill="auto"/>
            <w:noWrap/>
          </w:tcPr>
          <w:p w14:paraId="754E3504" w14:textId="77777777" w:rsidR="00323983" w:rsidRPr="00597F82" w:rsidRDefault="00323983" w:rsidP="00B4515D">
            <w:pPr>
              <w:jc w:val="center"/>
              <w:rPr>
                <w:rFonts w:eastAsia="Times New Roman"/>
                <w:sz w:val="20"/>
                <w:szCs w:val="20"/>
              </w:rPr>
            </w:pPr>
            <w:r w:rsidRPr="00597F82">
              <w:rPr>
                <w:sz w:val="20"/>
                <w:szCs w:val="20"/>
              </w:rPr>
              <w:t>0.021</w:t>
            </w:r>
          </w:p>
        </w:tc>
        <w:tc>
          <w:tcPr>
            <w:tcW w:w="1114" w:type="dxa"/>
            <w:tcBorders>
              <w:top w:val="nil"/>
              <w:left w:val="nil"/>
              <w:bottom w:val="nil"/>
              <w:right w:val="nil"/>
            </w:tcBorders>
            <w:shd w:val="clear" w:color="auto" w:fill="auto"/>
            <w:noWrap/>
          </w:tcPr>
          <w:p w14:paraId="5454C347" w14:textId="77777777" w:rsidR="00323983" w:rsidRPr="00597F82" w:rsidRDefault="00323983" w:rsidP="00B4515D">
            <w:pPr>
              <w:jc w:val="center"/>
              <w:rPr>
                <w:rFonts w:eastAsia="Times New Roman"/>
                <w:sz w:val="20"/>
                <w:szCs w:val="20"/>
              </w:rPr>
            </w:pPr>
            <w:r w:rsidRPr="00597F82">
              <w:rPr>
                <w:sz w:val="20"/>
                <w:szCs w:val="20"/>
              </w:rPr>
              <w:t>0.206</w:t>
            </w:r>
          </w:p>
        </w:tc>
        <w:tc>
          <w:tcPr>
            <w:tcW w:w="1114" w:type="dxa"/>
            <w:gridSpan w:val="2"/>
            <w:tcBorders>
              <w:top w:val="nil"/>
              <w:left w:val="nil"/>
              <w:bottom w:val="nil"/>
              <w:right w:val="nil"/>
            </w:tcBorders>
            <w:shd w:val="clear" w:color="auto" w:fill="auto"/>
            <w:noWrap/>
          </w:tcPr>
          <w:p w14:paraId="52D45920" w14:textId="77777777" w:rsidR="00323983" w:rsidRPr="00597F82" w:rsidRDefault="00323983" w:rsidP="00B4515D">
            <w:pPr>
              <w:jc w:val="center"/>
              <w:rPr>
                <w:rFonts w:eastAsia="Times New Roman"/>
                <w:sz w:val="20"/>
                <w:szCs w:val="20"/>
              </w:rPr>
            </w:pPr>
            <w:r w:rsidRPr="00597F82">
              <w:rPr>
                <w:sz w:val="20"/>
                <w:szCs w:val="20"/>
              </w:rPr>
              <w:t>0.920</w:t>
            </w:r>
          </w:p>
        </w:tc>
        <w:tc>
          <w:tcPr>
            <w:tcW w:w="1113" w:type="dxa"/>
            <w:gridSpan w:val="2"/>
            <w:tcBorders>
              <w:top w:val="nil"/>
              <w:left w:val="nil"/>
              <w:bottom w:val="nil"/>
              <w:right w:val="nil"/>
            </w:tcBorders>
            <w:shd w:val="clear" w:color="auto" w:fill="auto"/>
            <w:noWrap/>
            <w:vAlign w:val="center"/>
            <w:hideMark/>
          </w:tcPr>
          <w:p w14:paraId="376C14C4" w14:textId="77777777" w:rsidR="00323983" w:rsidRPr="00597F82" w:rsidRDefault="00323983" w:rsidP="00B4515D">
            <w:pPr>
              <w:jc w:val="center"/>
              <w:rPr>
                <w:rFonts w:eastAsia="Times New Roman"/>
                <w:sz w:val="20"/>
                <w:szCs w:val="20"/>
              </w:rPr>
            </w:pPr>
          </w:p>
        </w:tc>
        <w:tc>
          <w:tcPr>
            <w:tcW w:w="1114" w:type="dxa"/>
            <w:tcBorders>
              <w:top w:val="nil"/>
              <w:left w:val="nil"/>
              <w:bottom w:val="nil"/>
              <w:right w:val="nil"/>
            </w:tcBorders>
            <w:shd w:val="clear" w:color="auto" w:fill="auto"/>
            <w:noWrap/>
          </w:tcPr>
          <w:p w14:paraId="48656B82" w14:textId="77777777" w:rsidR="00323983" w:rsidRPr="00C22FB6" w:rsidRDefault="00323983" w:rsidP="00B4515D">
            <w:pPr>
              <w:jc w:val="center"/>
              <w:rPr>
                <w:rFonts w:eastAsia="Times New Roman"/>
                <w:sz w:val="20"/>
                <w:szCs w:val="20"/>
              </w:rPr>
            </w:pPr>
            <w:r w:rsidRPr="00C22FB6">
              <w:rPr>
                <w:sz w:val="20"/>
                <w:szCs w:val="20"/>
              </w:rPr>
              <w:t>-1.565</w:t>
            </w:r>
          </w:p>
        </w:tc>
        <w:tc>
          <w:tcPr>
            <w:tcW w:w="1114" w:type="dxa"/>
            <w:tcBorders>
              <w:top w:val="nil"/>
              <w:left w:val="nil"/>
              <w:bottom w:val="nil"/>
              <w:right w:val="nil"/>
            </w:tcBorders>
            <w:shd w:val="clear" w:color="auto" w:fill="auto"/>
            <w:noWrap/>
          </w:tcPr>
          <w:p w14:paraId="75DA3EED" w14:textId="77777777" w:rsidR="00323983" w:rsidRPr="00C22FB6" w:rsidRDefault="00323983" w:rsidP="00B4515D">
            <w:pPr>
              <w:jc w:val="center"/>
              <w:rPr>
                <w:rFonts w:eastAsia="Times New Roman"/>
                <w:sz w:val="20"/>
                <w:szCs w:val="20"/>
              </w:rPr>
            </w:pPr>
            <w:r w:rsidRPr="00C22FB6">
              <w:rPr>
                <w:sz w:val="20"/>
                <w:szCs w:val="20"/>
              </w:rPr>
              <w:t>1.984</w:t>
            </w:r>
          </w:p>
        </w:tc>
        <w:tc>
          <w:tcPr>
            <w:tcW w:w="1114" w:type="dxa"/>
            <w:tcBorders>
              <w:top w:val="nil"/>
              <w:left w:val="nil"/>
              <w:bottom w:val="nil"/>
              <w:right w:val="nil"/>
            </w:tcBorders>
            <w:shd w:val="clear" w:color="auto" w:fill="auto"/>
            <w:noWrap/>
          </w:tcPr>
          <w:p w14:paraId="50AD0F18" w14:textId="77777777" w:rsidR="00323983" w:rsidRPr="00C22FB6" w:rsidRDefault="00323983" w:rsidP="00B4515D">
            <w:pPr>
              <w:jc w:val="center"/>
              <w:rPr>
                <w:rFonts w:eastAsia="Times New Roman"/>
                <w:sz w:val="20"/>
                <w:szCs w:val="20"/>
              </w:rPr>
            </w:pPr>
            <w:r w:rsidRPr="00C22FB6">
              <w:rPr>
                <w:sz w:val="20"/>
                <w:szCs w:val="20"/>
              </w:rPr>
              <w:t>0.431</w:t>
            </w:r>
          </w:p>
        </w:tc>
      </w:tr>
      <w:tr w:rsidR="00323983" w:rsidRPr="003F556D" w14:paraId="546E7FA8" w14:textId="77777777" w:rsidTr="004034CC">
        <w:trPr>
          <w:trHeight w:val="300"/>
        </w:trPr>
        <w:tc>
          <w:tcPr>
            <w:tcW w:w="1433" w:type="dxa"/>
            <w:tcBorders>
              <w:top w:val="nil"/>
              <w:left w:val="nil"/>
              <w:bottom w:val="nil"/>
              <w:right w:val="nil"/>
            </w:tcBorders>
            <w:shd w:val="clear" w:color="auto" w:fill="auto"/>
            <w:noWrap/>
            <w:vAlign w:val="center"/>
          </w:tcPr>
          <w:p w14:paraId="305CD535" w14:textId="209A25B9" w:rsidR="00323983" w:rsidRPr="00597F82" w:rsidRDefault="00323983" w:rsidP="00B4515D">
            <w:pPr>
              <w:rPr>
                <w:rFonts w:eastAsia="Times New Roman"/>
                <w:sz w:val="20"/>
                <w:szCs w:val="20"/>
              </w:rPr>
            </w:pPr>
          </w:p>
        </w:tc>
        <w:tc>
          <w:tcPr>
            <w:tcW w:w="1113" w:type="dxa"/>
            <w:tcBorders>
              <w:top w:val="nil"/>
              <w:left w:val="nil"/>
              <w:bottom w:val="nil"/>
              <w:right w:val="nil"/>
            </w:tcBorders>
            <w:shd w:val="clear" w:color="auto" w:fill="auto"/>
            <w:noWrap/>
          </w:tcPr>
          <w:p w14:paraId="746C0DF8" w14:textId="54A5F67C" w:rsidR="00323983" w:rsidRPr="00597F82" w:rsidRDefault="00323983" w:rsidP="00B4515D">
            <w:pPr>
              <w:jc w:val="center"/>
              <w:rPr>
                <w:rFonts w:eastAsia="Times New Roman"/>
                <w:sz w:val="20"/>
                <w:szCs w:val="20"/>
              </w:rPr>
            </w:pPr>
          </w:p>
        </w:tc>
        <w:tc>
          <w:tcPr>
            <w:tcW w:w="1114" w:type="dxa"/>
            <w:tcBorders>
              <w:top w:val="nil"/>
              <w:left w:val="nil"/>
              <w:bottom w:val="nil"/>
              <w:right w:val="nil"/>
            </w:tcBorders>
            <w:shd w:val="clear" w:color="auto" w:fill="auto"/>
            <w:noWrap/>
          </w:tcPr>
          <w:p w14:paraId="7060DA61" w14:textId="7DEDC970" w:rsidR="00323983" w:rsidRPr="00597F82" w:rsidRDefault="00323983" w:rsidP="00B4515D">
            <w:pPr>
              <w:jc w:val="center"/>
              <w:rPr>
                <w:rFonts w:eastAsia="Times New Roman"/>
                <w:sz w:val="20"/>
                <w:szCs w:val="20"/>
              </w:rPr>
            </w:pPr>
          </w:p>
        </w:tc>
        <w:tc>
          <w:tcPr>
            <w:tcW w:w="1114" w:type="dxa"/>
            <w:gridSpan w:val="2"/>
            <w:tcBorders>
              <w:top w:val="nil"/>
              <w:left w:val="nil"/>
              <w:bottom w:val="nil"/>
              <w:right w:val="nil"/>
            </w:tcBorders>
            <w:shd w:val="clear" w:color="auto" w:fill="auto"/>
            <w:noWrap/>
          </w:tcPr>
          <w:p w14:paraId="4EA69BAC" w14:textId="2655B816" w:rsidR="00323983" w:rsidRPr="00597F82" w:rsidRDefault="00323983" w:rsidP="00B4515D">
            <w:pPr>
              <w:jc w:val="center"/>
              <w:rPr>
                <w:rFonts w:eastAsia="Times New Roman"/>
                <w:sz w:val="20"/>
                <w:szCs w:val="20"/>
              </w:rPr>
            </w:pPr>
          </w:p>
        </w:tc>
        <w:tc>
          <w:tcPr>
            <w:tcW w:w="1113" w:type="dxa"/>
            <w:gridSpan w:val="2"/>
            <w:tcBorders>
              <w:top w:val="nil"/>
              <w:left w:val="nil"/>
              <w:bottom w:val="nil"/>
              <w:right w:val="nil"/>
            </w:tcBorders>
            <w:shd w:val="clear" w:color="auto" w:fill="auto"/>
            <w:noWrap/>
            <w:vAlign w:val="center"/>
          </w:tcPr>
          <w:p w14:paraId="68AEE6A1" w14:textId="77777777" w:rsidR="00323983" w:rsidRPr="00597F82" w:rsidRDefault="00323983" w:rsidP="00B4515D">
            <w:pPr>
              <w:jc w:val="center"/>
              <w:rPr>
                <w:rFonts w:eastAsia="Times New Roman"/>
                <w:sz w:val="20"/>
                <w:szCs w:val="20"/>
              </w:rPr>
            </w:pPr>
          </w:p>
        </w:tc>
        <w:tc>
          <w:tcPr>
            <w:tcW w:w="1114" w:type="dxa"/>
            <w:tcBorders>
              <w:top w:val="nil"/>
              <w:left w:val="nil"/>
              <w:bottom w:val="nil"/>
              <w:right w:val="nil"/>
            </w:tcBorders>
            <w:shd w:val="clear" w:color="auto" w:fill="auto"/>
            <w:noWrap/>
          </w:tcPr>
          <w:p w14:paraId="18D2A3D4" w14:textId="4183FB22" w:rsidR="00323983" w:rsidRPr="00C22FB6" w:rsidRDefault="00323983" w:rsidP="00B4515D">
            <w:pPr>
              <w:jc w:val="center"/>
              <w:rPr>
                <w:rFonts w:eastAsia="Times New Roman"/>
                <w:sz w:val="20"/>
                <w:szCs w:val="20"/>
              </w:rPr>
            </w:pPr>
          </w:p>
        </w:tc>
        <w:tc>
          <w:tcPr>
            <w:tcW w:w="1114" w:type="dxa"/>
            <w:tcBorders>
              <w:top w:val="nil"/>
              <w:left w:val="nil"/>
              <w:bottom w:val="nil"/>
              <w:right w:val="nil"/>
            </w:tcBorders>
            <w:shd w:val="clear" w:color="auto" w:fill="auto"/>
            <w:noWrap/>
          </w:tcPr>
          <w:p w14:paraId="63E3C0B9" w14:textId="7F462AB4" w:rsidR="00323983" w:rsidRPr="00C22FB6" w:rsidRDefault="00323983" w:rsidP="00B4515D">
            <w:pPr>
              <w:jc w:val="center"/>
              <w:rPr>
                <w:rFonts w:eastAsia="Times New Roman"/>
                <w:sz w:val="20"/>
                <w:szCs w:val="20"/>
              </w:rPr>
            </w:pPr>
          </w:p>
        </w:tc>
        <w:tc>
          <w:tcPr>
            <w:tcW w:w="1114" w:type="dxa"/>
            <w:tcBorders>
              <w:top w:val="nil"/>
              <w:left w:val="nil"/>
              <w:bottom w:val="nil"/>
              <w:right w:val="nil"/>
            </w:tcBorders>
            <w:shd w:val="clear" w:color="auto" w:fill="auto"/>
            <w:noWrap/>
          </w:tcPr>
          <w:p w14:paraId="336568B4" w14:textId="41E1360C" w:rsidR="00323983" w:rsidRPr="00C22FB6" w:rsidRDefault="00323983" w:rsidP="00B4515D">
            <w:pPr>
              <w:jc w:val="center"/>
              <w:rPr>
                <w:rFonts w:eastAsia="Times New Roman"/>
                <w:sz w:val="20"/>
                <w:szCs w:val="20"/>
              </w:rPr>
            </w:pPr>
          </w:p>
        </w:tc>
      </w:tr>
      <w:tr w:rsidR="00323983" w:rsidRPr="003F556D" w14:paraId="431E3989" w14:textId="77777777" w:rsidTr="00B4515D">
        <w:trPr>
          <w:trHeight w:val="300"/>
        </w:trPr>
        <w:tc>
          <w:tcPr>
            <w:tcW w:w="1433" w:type="dxa"/>
            <w:tcBorders>
              <w:top w:val="nil"/>
              <w:left w:val="nil"/>
              <w:bottom w:val="nil"/>
              <w:right w:val="nil"/>
            </w:tcBorders>
            <w:shd w:val="clear" w:color="auto" w:fill="auto"/>
            <w:noWrap/>
            <w:vAlign w:val="center"/>
            <w:hideMark/>
          </w:tcPr>
          <w:p w14:paraId="2E2427B3" w14:textId="77777777" w:rsidR="00323983" w:rsidRPr="00597F82" w:rsidRDefault="00323983" w:rsidP="00B4515D">
            <w:pPr>
              <w:rPr>
                <w:rFonts w:eastAsia="Times New Roman"/>
                <w:sz w:val="20"/>
                <w:szCs w:val="20"/>
              </w:rPr>
            </w:pPr>
            <w:r w:rsidRPr="00597F82">
              <w:rPr>
                <w:rFonts w:eastAsia="Times New Roman"/>
                <w:sz w:val="20"/>
                <w:szCs w:val="20"/>
              </w:rPr>
              <w:t>IMXEFF</w:t>
            </w:r>
          </w:p>
        </w:tc>
        <w:tc>
          <w:tcPr>
            <w:tcW w:w="1113" w:type="dxa"/>
            <w:tcBorders>
              <w:top w:val="nil"/>
              <w:left w:val="nil"/>
              <w:bottom w:val="nil"/>
              <w:right w:val="nil"/>
            </w:tcBorders>
            <w:shd w:val="clear" w:color="auto" w:fill="auto"/>
            <w:noWrap/>
          </w:tcPr>
          <w:p w14:paraId="3C13C56F" w14:textId="77777777" w:rsidR="00323983" w:rsidRPr="00597F82" w:rsidRDefault="00323983" w:rsidP="00B4515D">
            <w:pPr>
              <w:jc w:val="center"/>
              <w:rPr>
                <w:rFonts w:eastAsia="Times New Roman"/>
                <w:sz w:val="20"/>
                <w:szCs w:val="20"/>
              </w:rPr>
            </w:pPr>
            <w:r w:rsidRPr="00597F82">
              <w:rPr>
                <w:sz w:val="20"/>
                <w:szCs w:val="20"/>
              </w:rPr>
              <w:t>0.212</w:t>
            </w:r>
          </w:p>
        </w:tc>
        <w:tc>
          <w:tcPr>
            <w:tcW w:w="1114" w:type="dxa"/>
            <w:tcBorders>
              <w:top w:val="nil"/>
              <w:left w:val="nil"/>
              <w:bottom w:val="nil"/>
              <w:right w:val="nil"/>
            </w:tcBorders>
            <w:shd w:val="clear" w:color="auto" w:fill="auto"/>
            <w:noWrap/>
          </w:tcPr>
          <w:p w14:paraId="5D8A1122" w14:textId="77777777" w:rsidR="00323983" w:rsidRPr="00597F82" w:rsidRDefault="00323983" w:rsidP="00B4515D">
            <w:pPr>
              <w:jc w:val="center"/>
              <w:rPr>
                <w:rFonts w:eastAsia="Times New Roman"/>
                <w:sz w:val="20"/>
                <w:szCs w:val="20"/>
              </w:rPr>
            </w:pPr>
            <w:r w:rsidRPr="00597F82">
              <w:rPr>
                <w:sz w:val="20"/>
                <w:szCs w:val="20"/>
              </w:rPr>
              <w:t>0.412</w:t>
            </w:r>
          </w:p>
        </w:tc>
        <w:tc>
          <w:tcPr>
            <w:tcW w:w="1114" w:type="dxa"/>
            <w:gridSpan w:val="2"/>
            <w:tcBorders>
              <w:top w:val="nil"/>
              <w:left w:val="nil"/>
              <w:bottom w:val="nil"/>
              <w:right w:val="nil"/>
            </w:tcBorders>
            <w:shd w:val="clear" w:color="auto" w:fill="auto"/>
            <w:noWrap/>
          </w:tcPr>
          <w:p w14:paraId="14C02F14" w14:textId="77777777" w:rsidR="00323983" w:rsidRPr="00597F82" w:rsidRDefault="00323983" w:rsidP="00B4515D">
            <w:pPr>
              <w:jc w:val="center"/>
              <w:rPr>
                <w:rFonts w:eastAsia="Times New Roman"/>
                <w:sz w:val="20"/>
                <w:szCs w:val="20"/>
              </w:rPr>
            </w:pPr>
            <w:r w:rsidRPr="00597F82">
              <w:rPr>
                <w:sz w:val="20"/>
                <w:szCs w:val="20"/>
              </w:rPr>
              <w:t>0.607</w:t>
            </w:r>
          </w:p>
        </w:tc>
        <w:tc>
          <w:tcPr>
            <w:tcW w:w="1113" w:type="dxa"/>
            <w:gridSpan w:val="2"/>
            <w:tcBorders>
              <w:top w:val="nil"/>
              <w:left w:val="nil"/>
              <w:bottom w:val="nil"/>
              <w:right w:val="nil"/>
            </w:tcBorders>
            <w:shd w:val="clear" w:color="auto" w:fill="auto"/>
            <w:noWrap/>
            <w:vAlign w:val="center"/>
            <w:hideMark/>
          </w:tcPr>
          <w:p w14:paraId="2BDAD10F" w14:textId="77777777" w:rsidR="00323983" w:rsidRPr="00597F82" w:rsidRDefault="00323983" w:rsidP="00B4515D">
            <w:pPr>
              <w:jc w:val="center"/>
              <w:rPr>
                <w:rFonts w:eastAsia="Times New Roman"/>
                <w:sz w:val="20"/>
                <w:szCs w:val="20"/>
              </w:rPr>
            </w:pPr>
          </w:p>
        </w:tc>
        <w:tc>
          <w:tcPr>
            <w:tcW w:w="1114" w:type="dxa"/>
            <w:tcBorders>
              <w:top w:val="nil"/>
              <w:left w:val="nil"/>
              <w:bottom w:val="nil"/>
              <w:right w:val="nil"/>
            </w:tcBorders>
            <w:shd w:val="clear" w:color="auto" w:fill="auto"/>
            <w:noWrap/>
          </w:tcPr>
          <w:p w14:paraId="0492E82C" w14:textId="77777777" w:rsidR="00323983" w:rsidRPr="00C22FB6" w:rsidRDefault="00323983" w:rsidP="00B4515D">
            <w:pPr>
              <w:jc w:val="center"/>
              <w:rPr>
                <w:rFonts w:eastAsia="Times New Roman"/>
                <w:sz w:val="20"/>
                <w:szCs w:val="20"/>
              </w:rPr>
            </w:pPr>
            <w:r w:rsidRPr="00C22FB6">
              <w:rPr>
                <w:sz w:val="20"/>
                <w:szCs w:val="20"/>
              </w:rPr>
              <w:t>3.726</w:t>
            </w:r>
          </w:p>
        </w:tc>
        <w:tc>
          <w:tcPr>
            <w:tcW w:w="1114" w:type="dxa"/>
            <w:tcBorders>
              <w:top w:val="nil"/>
              <w:left w:val="nil"/>
              <w:bottom w:val="nil"/>
              <w:right w:val="nil"/>
            </w:tcBorders>
            <w:shd w:val="clear" w:color="auto" w:fill="auto"/>
            <w:noWrap/>
          </w:tcPr>
          <w:p w14:paraId="12E18A8C" w14:textId="77777777" w:rsidR="00323983" w:rsidRPr="00C22FB6" w:rsidRDefault="00323983" w:rsidP="00B4515D">
            <w:pPr>
              <w:jc w:val="center"/>
              <w:rPr>
                <w:rFonts w:eastAsia="Times New Roman"/>
                <w:sz w:val="20"/>
                <w:szCs w:val="20"/>
              </w:rPr>
            </w:pPr>
            <w:r w:rsidRPr="00C22FB6">
              <w:rPr>
                <w:sz w:val="20"/>
                <w:szCs w:val="20"/>
              </w:rPr>
              <w:t>3.968</w:t>
            </w:r>
          </w:p>
        </w:tc>
        <w:tc>
          <w:tcPr>
            <w:tcW w:w="1114" w:type="dxa"/>
            <w:tcBorders>
              <w:top w:val="nil"/>
              <w:left w:val="nil"/>
              <w:bottom w:val="nil"/>
              <w:right w:val="nil"/>
            </w:tcBorders>
            <w:shd w:val="clear" w:color="auto" w:fill="auto"/>
            <w:noWrap/>
          </w:tcPr>
          <w:p w14:paraId="718CD6ED" w14:textId="77777777" w:rsidR="00323983" w:rsidRPr="00C22FB6" w:rsidRDefault="00323983" w:rsidP="00B4515D">
            <w:pPr>
              <w:jc w:val="center"/>
              <w:rPr>
                <w:rFonts w:eastAsia="Times New Roman"/>
                <w:sz w:val="20"/>
                <w:szCs w:val="20"/>
              </w:rPr>
            </w:pPr>
            <w:r w:rsidRPr="00C22FB6">
              <w:rPr>
                <w:sz w:val="20"/>
                <w:szCs w:val="20"/>
              </w:rPr>
              <w:t>0.349</w:t>
            </w:r>
          </w:p>
        </w:tc>
      </w:tr>
      <w:tr w:rsidR="00323983" w:rsidRPr="003F556D" w14:paraId="08433B90" w14:textId="77777777" w:rsidTr="00B4515D">
        <w:trPr>
          <w:trHeight w:val="300"/>
        </w:trPr>
        <w:tc>
          <w:tcPr>
            <w:tcW w:w="1433" w:type="dxa"/>
            <w:tcBorders>
              <w:top w:val="nil"/>
              <w:left w:val="nil"/>
              <w:bottom w:val="nil"/>
              <w:right w:val="nil"/>
            </w:tcBorders>
            <w:shd w:val="clear" w:color="auto" w:fill="auto"/>
            <w:noWrap/>
            <w:vAlign w:val="center"/>
          </w:tcPr>
          <w:p w14:paraId="799204C6" w14:textId="77777777" w:rsidR="00323983" w:rsidRPr="00597F82" w:rsidRDefault="00323983" w:rsidP="00B4515D">
            <w:pPr>
              <w:rPr>
                <w:rFonts w:eastAsia="Times New Roman"/>
                <w:sz w:val="20"/>
                <w:szCs w:val="20"/>
              </w:rPr>
            </w:pPr>
          </w:p>
        </w:tc>
        <w:tc>
          <w:tcPr>
            <w:tcW w:w="1113" w:type="dxa"/>
            <w:tcBorders>
              <w:top w:val="nil"/>
              <w:left w:val="nil"/>
              <w:bottom w:val="nil"/>
              <w:right w:val="nil"/>
            </w:tcBorders>
            <w:shd w:val="clear" w:color="auto" w:fill="auto"/>
            <w:noWrap/>
          </w:tcPr>
          <w:p w14:paraId="71CE0F1F" w14:textId="77777777" w:rsidR="00323983" w:rsidRPr="00597F82" w:rsidRDefault="00323983" w:rsidP="00B4515D">
            <w:pPr>
              <w:jc w:val="center"/>
              <w:rPr>
                <w:sz w:val="20"/>
                <w:szCs w:val="20"/>
              </w:rPr>
            </w:pPr>
          </w:p>
        </w:tc>
        <w:tc>
          <w:tcPr>
            <w:tcW w:w="1114" w:type="dxa"/>
            <w:tcBorders>
              <w:top w:val="nil"/>
              <w:left w:val="nil"/>
              <w:bottom w:val="nil"/>
              <w:right w:val="nil"/>
            </w:tcBorders>
            <w:shd w:val="clear" w:color="auto" w:fill="auto"/>
            <w:noWrap/>
          </w:tcPr>
          <w:p w14:paraId="09270762" w14:textId="77777777" w:rsidR="00323983" w:rsidRPr="00597F82" w:rsidRDefault="00323983" w:rsidP="00B4515D">
            <w:pPr>
              <w:jc w:val="center"/>
              <w:rPr>
                <w:sz w:val="20"/>
                <w:szCs w:val="20"/>
              </w:rPr>
            </w:pPr>
          </w:p>
        </w:tc>
        <w:tc>
          <w:tcPr>
            <w:tcW w:w="1114" w:type="dxa"/>
            <w:gridSpan w:val="2"/>
            <w:tcBorders>
              <w:top w:val="nil"/>
              <w:left w:val="nil"/>
              <w:bottom w:val="nil"/>
              <w:right w:val="nil"/>
            </w:tcBorders>
            <w:shd w:val="clear" w:color="auto" w:fill="auto"/>
            <w:noWrap/>
          </w:tcPr>
          <w:p w14:paraId="3952FC77" w14:textId="77777777" w:rsidR="00323983" w:rsidRPr="00597F82" w:rsidRDefault="00323983" w:rsidP="00B4515D">
            <w:pPr>
              <w:jc w:val="center"/>
              <w:rPr>
                <w:sz w:val="20"/>
                <w:szCs w:val="20"/>
              </w:rPr>
            </w:pPr>
          </w:p>
        </w:tc>
        <w:tc>
          <w:tcPr>
            <w:tcW w:w="1113" w:type="dxa"/>
            <w:gridSpan w:val="2"/>
            <w:tcBorders>
              <w:top w:val="nil"/>
              <w:left w:val="nil"/>
              <w:bottom w:val="nil"/>
              <w:right w:val="nil"/>
            </w:tcBorders>
            <w:shd w:val="clear" w:color="auto" w:fill="auto"/>
            <w:noWrap/>
            <w:vAlign w:val="center"/>
          </w:tcPr>
          <w:p w14:paraId="3FAC2E1B" w14:textId="77777777" w:rsidR="00323983" w:rsidRPr="00597F82" w:rsidRDefault="00323983" w:rsidP="00B4515D">
            <w:pPr>
              <w:jc w:val="center"/>
              <w:rPr>
                <w:rFonts w:eastAsia="Times New Roman"/>
                <w:sz w:val="20"/>
                <w:szCs w:val="20"/>
              </w:rPr>
            </w:pPr>
          </w:p>
        </w:tc>
        <w:tc>
          <w:tcPr>
            <w:tcW w:w="1114" w:type="dxa"/>
            <w:tcBorders>
              <w:top w:val="nil"/>
              <w:left w:val="nil"/>
              <w:bottom w:val="nil"/>
              <w:right w:val="nil"/>
            </w:tcBorders>
            <w:shd w:val="clear" w:color="auto" w:fill="auto"/>
            <w:noWrap/>
          </w:tcPr>
          <w:p w14:paraId="4B71A995" w14:textId="77777777" w:rsidR="00323983" w:rsidRPr="00C22FB6" w:rsidRDefault="00323983" w:rsidP="00B4515D">
            <w:pPr>
              <w:jc w:val="center"/>
              <w:rPr>
                <w:sz w:val="20"/>
                <w:szCs w:val="20"/>
              </w:rPr>
            </w:pPr>
          </w:p>
        </w:tc>
        <w:tc>
          <w:tcPr>
            <w:tcW w:w="1114" w:type="dxa"/>
            <w:tcBorders>
              <w:top w:val="nil"/>
              <w:left w:val="nil"/>
              <w:bottom w:val="nil"/>
              <w:right w:val="nil"/>
            </w:tcBorders>
            <w:shd w:val="clear" w:color="auto" w:fill="auto"/>
            <w:noWrap/>
          </w:tcPr>
          <w:p w14:paraId="6283A8EC" w14:textId="77777777" w:rsidR="00323983" w:rsidRPr="00C22FB6" w:rsidRDefault="00323983" w:rsidP="00B4515D">
            <w:pPr>
              <w:jc w:val="center"/>
              <w:rPr>
                <w:sz w:val="20"/>
                <w:szCs w:val="20"/>
              </w:rPr>
            </w:pPr>
          </w:p>
        </w:tc>
        <w:tc>
          <w:tcPr>
            <w:tcW w:w="1114" w:type="dxa"/>
            <w:tcBorders>
              <w:top w:val="nil"/>
              <w:left w:val="nil"/>
              <w:bottom w:val="nil"/>
              <w:right w:val="nil"/>
            </w:tcBorders>
            <w:shd w:val="clear" w:color="auto" w:fill="auto"/>
            <w:noWrap/>
          </w:tcPr>
          <w:p w14:paraId="6FF43FDF" w14:textId="77777777" w:rsidR="00323983" w:rsidRPr="00C22FB6" w:rsidRDefault="00323983" w:rsidP="00B4515D">
            <w:pPr>
              <w:jc w:val="center"/>
              <w:rPr>
                <w:sz w:val="20"/>
                <w:szCs w:val="20"/>
              </w:rPr>
            </w:pPr>
          </w:p>
        </w:tc>
      </w:tr>
    </w:tbl>
    <w:p w14:paraId="1650A5DB" w14:textId="77777777" w:rsidR="00B07844" w:rsidRPr="006450D6" w:rsidRDefault="00B07844" w:rsidP="00B07844">
      <w:pPr>
        <w:contextualSpacing/>
      </w:pPr>
    </w:p>
    <w:p w14:paraId="2EF79249" w14:textId="77777777" w:rsidR="00B07844" w:rsidRDefault="00B07844" w:rsidP="00B07844">
      <w:pPr>
        <w:rPr>
          <w:rFonts w:eastAsia="Times New Roman"/>
          <w:color w:val="000000"/>
          <w:sz w:val="20"/>
          <w:szCs w:val="20"/>
        </w:rPr>
      </w:pPr>
      <w:r w:rsidRPr="00873C91">
        <w:rPr>
          <w:i/>
          <w:sz w:val="20"/>
          <w:szCs w:val="20"/>
        </w:rPr>
        <w:t>Note</w:t>
      </w:r>
      <w:r w:rsidRPr="00873C91">
        <w:rPr>
          <w:sz w:val="20"/>
          <w:szCs w:val="20"/>
        </w:rPr>
        <w:t xml:space="preserve">. EFF05 = Efficiency information manipulation (effect coded: +/-0.5), IM05 = Imagery manipulation (effect coded: +/-0.5), IMXEFF = </w:t>
      </w:r>
      <w:r w:rsidRPr="00873C91">
        <w:rPr>
          <w:rFonts w:eastAsia="Times New Roman"/>
          <w:color w:val="000000"/>
          <w:sz w:val="20"/>
          <w:szCs w:val="20"/>
        </w:rPr>
        <w:t xml:space="preserve">Imagery </w:t>
      </w:r>
      <w:r w:rsidRPr="00873C91">
        <w:rPr>
          <w:sz w:val="20"/>
          <w:szCs w:val="20"/>
        </w:rPr>
        <w:t>×</w:t>
      </w:r>
      <w:r w:rsidRPr="00873C91">
        <w:rPr>
          <w:rFonts w:eastAsia="Times New Roman"/>
          <w:color w:val="000000"/>
          <w:sz w:val="20"/>
          <w:szCs w:val="20"/>
        </w:rPr>
        <w:t xml:space="preserve"> Efficiency information.</w:t>
      </w:r>
    </w:p>
    <w:p w14:paraId="05025A67" w14:textId="77777777" w:rsidR="00565AC2" w:rsidRDefault="00565AC2">
      <w:pPr>
        <w:rPr>
          <w:rFonts w:eastAsia="Times New Roman"/>
        </w:rPr>
      </w:pPr>
    </w:p>
    <w:p w14:paraId="56B3B534" w14:textId="77777777" w:rsidR="00235AD4" w:rsidRDefault="00235AD4" w:rsidP="00235AD4">
      <w:pPr>
        <w:rPr>
          <w:rFonts w:eastAsia="Times New Roman"/>
          <w:color w:val="000000"/>
          <w:sz w:val="20"/>
          <w:szCs w:val="20"/>
        </w:rPr>
      </w:pPr>
    </w:p>
    <w:p w14:paraId="473B6175" w14:textId="77777777" w:rsidR="00235AD4" w:rsidRDefault="00235AD4" w:rsidP="00235AD4">
      <w:pPr>
        <w:rPr>
          <w:rFonts w:eastAsia="Times New Roman"/>
          <w:color w:val="000000"/>
          <w:sz w:val="20"/>
          <w:szCs w:val="20"/>
        </w:rPr>
      </w:pPr>
    </w:p>
    <w:p w14:paraId="4C16AFFA" w14:textId="77777777" w:rsidR="00235AD4" w:rsidRDefault="00235AD4" w:rsidP="00235AD4">
      <w:pPr>
        <w:rPr>
          <w:rFonts w:eastAsia="Times New Roman"/>
          <w:color w:val="000000"/>
          <w:sz w:val="20"/>
          <w:szCs w:val="20"/>
        </w:rPr>
      </w:pPr>
    </w:p>
    <w:p w14:paraId="1D69E7EF" w14:textId="77777777" w:rsidR="00235AD4" w:rsidRDefault="00235AD4" w:rsidP="00235AD4">
      <w:pPr>
        <w:rPr>
          <w:rFonts w:eastAsia="Times New Roman"/>
          <w:color w:val="000000"/>
          <w:sz w:val="20"/>
          <w:szCs w:val="20"/>
        </w:rPr>
      </w:pPr>
    </w:p>
    <w:p w14:paraId="02F374B3" w14:textId="77777777" w:rsidR="00235AD4" w:rsidRDefault="00235AD4" w:rsidP="00235AD4">
      <w:pPr>
        <w:rPr>
          <w:rFonts w:eastAsia="Times New Roman"/>
          <w:color w:val="000000"/>
          <w:sz w:val="20"/>
          <w:szCs w:val="20"/>
        </w:rPr>
      </w:pPr>
    </w:p>
    <w:p w14:paraId="50D0A555" w14:textId="77777777" w:rsidR="00235AD4" w:rsidRDefault="00235AD4" w:rsidP="00235AD4">
      <w:pPr>
        <w:rPr>
          <w:rFonts w:eastAsia="Times New Roman"/>
          <w:color w:val="000000"/>
          <w:sz w:val="20"/>
          <w:szCs w:val="20"/>
        </w:rPr>
      </w:pPr>
    </w:p>
    <w:p w14:paraId="6F639175" w14:textId="77777777" w:rsidR="00235AD4" w:rsidRDefault="00235AD4" w:rsidP="00235AD4">
      <w:pPr>
        <w:rPr>
          <w:rFonts w:eastAsia="Times New Roman"/>
          <w:color w:val="000000"/>
          <w:sz w:val="20"/>
          <w:szCs w:val="20"/>
        </w:rPr>
      </w:pPr>
    </w:p>
    <w:p w14:paraId="59D035B4" w14:textId="77777777" w:rsidR="00235AD4" w:rsidRDefault="00235AD4" w:rsidP="00235AD4">
      <w:pPr>
        <w:spacing w:after="200"/>
        <w:rPr>
          <w:rFonts w:eastAsia="Times New Roman"/>
          <w:color w:val="000000"/>
          <w:sz w:val="20"/>
          <w:szCs w:val="20"/>
        </w:rPr>
      </w:pPr>
    </w:p>
    <w:p w14:paraId="4890176A" w14:textId="77777777" w:rsidR="00A701DE" w:rsidRDefault="00A701DE" w:rsidP="00036F4E">
      <w:pPr>
        <w:rPr>
          <w:rFonts w:eastAsia="Times New Roman"/>
          <w:color w:val="000000"/>
          <w:sz w:val="20"/>
          <w:szCs w:val="20"/>
        </w:rPr>
      </w:pPr>
    </w:p>
    <w:p w14:paraId="5ADF0E6E" w14:textId="77777777" w:rsidR="00A701DE" w:rsidRDefault="00A701DE" w:rsidP="00036F4E">
      <w:pPr>
        <w:rPr>
          <w:rFonts w:eastAsia="Times New Roman"/>
          <w:color w:val="000000"/>
          <w:sz w:val="20"/>
          <w:szCs w:val="20"/>
        </w:rPr>
      </w:pPr>
    </w:p>
    <w:p w14:paraId="6CE0376B" w14:textId="77777777" w:rsidR="00AD1CBF" w:rsidRDefault="00AD1CBF" w:rsidP="00036F4E">
      <w:pPr>
        <w:rPr>
          <w:rFonts w:eastAsia="Times New Roman"/>
          <w:color w:val="000000"/>
          <w:sz w:val="20"/>
          <w:szCs w:val="20"/>
        </w:rPr>
      </w:pPr>
    </w:p>
    <w:p w14:paraId="4BD44DB6" w14:textId="77777777" w:rsidR="00F608FF" w:rsidRDefault="00F608FF">
      <w:pPr>
        <w:spacing w:after="200" w:line="276" w:lineRule="auto"/>
        <w:rPr>
          <w:b/>
          <w:sz w:val="36"/>
        </w:rPr>
      </w:pPr>
      <w:bookmarkStart w:id="23" w:name="OLE_LINK26"/>
      <w:r>
        <w:rPr>
          <w:b/>
          <w:sz w:val="36"/>
        </w:rPr>
        <w:br w:type="page"/>
      </w:r>
    </w:p>
    <w:p w14:paraId="51DB4D63" w14:textId="77777777" w:rsidR="00B07844" w:rsidRPr="001C2243" w:rsidDel="004034CC" w:rsidRDefault="00B07844" w:rsidP="004034CC">
      <w:pPr>
        <w:pStyle w:val="Heading1"/>
        <w:jc w:val="center"/>
        <w:rPr>
          <w:del w:id="24" w:author="Author"/>
          <w:rFonts w:ascii="Times New Roman" w:hAnsi="Times New Roman" w:cs="Times New Roman"/>
          <w:b/>
          <w:color w:val="auto"/>
          <w:sz w:val="24"/>
          <w:szCs w:val="24"/>
        </w:rPr>
      </w:pPr>
      <w:bookmarkStart w:id="25" w:name="OLE_LINK29"/>
      <w:bookmarkEnd w:id="23"/>
      <w:r w:rsidRPr="001C2243">
        <w:rPr>
          <w:rFonts w:ascii="Times New Roman" w:hAnsi="Times New Roman" w:cs="Times New Roman"/>
          <w:b/>
          <w:color w:val="auto"/>
          <w:sz w:val="24"/>
          <w:szCs w:val="24"/>
        </w:rPr>
        <w:lastRenderedPageBreak/>
        <w:t>Donation rates by study</w:t>
      </w:r>
    </w:p>
    <w:p w14:paraId="6534B16B" w14:textId="77777777" w:rsidR="00B07844" w:rsidRDefault="00B07844" w:rsidP="004034CC">
      <w:pPr>
        <w:pStyle w:val="Heading1"/>
        <w:jc w:val="center"/>
        <w:pPrChange w:id="26" w:author="Author">
          <w:pPr>
            <w:contextualSpacing/>
            <w:jc w:val="center"/>
          </w:pPr>
        </w:pPrChange>
      </w:pPr>
    </w:p>
    <w:tbl>
      <w:tblPr>
        <w:tblW w:w="0" w:type="auto"/>
        <w:tblCellSpacing w:w="15" w:type="dxa"/>
        <w:tblCellMar>
          <w:top w:w="15" w:type="dxa"/>
          <w:left w:w="15" w:type="dxa"/>
          <w:bottom w:w="15" w:type="dxa"/>
          <w:right w:w="15" w:type="dxa"/>
        </w:tblCellMar>
        <w:tblLook w:val="04A0" w:firstRow="1" w:lastRow="0" w:firstColumn="1" w:lastColumn="0" w:noHBand="0" w:noVBand="1"/>
        <w:tblPrChange w:id="27" w:author="Author">
          <w:tblPr>
            <w:tblW w:w="0" w:type="auto"/>
            <w:tblCellSpacing w:w="15" w:type="dxa"/>
            <w:tblCellMar>
              <w:top w:w="15" w:type="dxa"/>
              <w:left w:w="15" w:type="dxa"/>
              <w:bottom w:w="15" w:type="dxa"/>
              <w:right w:w="15" w:type="dxa"/>
            </w:tblCellMar>
            <w:tblLook w:val="04A0" w:firstRow="1" w:lastRow="0" w:firstColumn="1" w:lastColumn="0" w:noHBand="0" w:noVBand="1"/>
          </w:tblPr>
        </w:tblPrChange>
      </w:tblPr>
      <w:tblGrid>
        <w:gridCol w:w="1132"/>
        <w:gridCol w:w="1174"/>
        <w:gridCol w:w="1211"/>
        <w:gridCol w:w="901"/>
        <w:gridCol w:w="1113"/>
        <w:gridCol w:w="1134"/>
        <w:gridCol w:w="1134"/>
        <w:gridCol w:w="1316"/>
        <w:tblGridChange w:id="28">
          <w:tblGrid>
            <w:gridCol w:w="1132"/>
            <w:gridCol w:w="1174"/>
            <w:gridCol w:w="1211"/>
            <w:gridCol w:w="901"/>
            <w:gridCol w:w="1113"/>
            <w:gridCol w:w="1134"/>
            <w:gridCol w:w="1134"/>
            <w:gridCol w:w="1316"/>
          </w:tblGrid>
        </w:tblGridChange>
      </w:tblGrid>
      <w:tr w:rsidR="004034CC" w14:paraId="26781593" w14:textId="77777777" w:rsidTr="00503118">
        <w:trPr>
          <w:trHeight w:val="412"/>
          <w:tblHeader/>
          <w:tblCellSpacing w:w="15" w:type="dxa"/>
          <w:trPrChange w:id="29" w:author="Author">
            <w:trPr>
              <w:trHeight w:val="412"/>
              <w:tblHeader/>
              <w:tblCellSpacing w:w="15" w:type="dxa"/>
            </w:trPr>
          </w:trPrChange>
        </w:trPr>
        <w:tc>
          <w:tcPr>
            <w:tcW w:w="1087" w:type="dxa"/>
            <w:vAlign w:val="center"/>
            <w:hideMark/>
            <w:tcPrChange w:id="30" w:author="Author">
              <w:tcPr>
                <w:tcW w:w="1087" w:type="dxa"/>
                <w:vAlign w:val="center"/>
                <w:hideMark/>
              </w:tcPr>
            </w:tcPrChange>
          </w:tcPr>
          <w:p w14:paraId="680F36AE" w14:textId="77777777" w:rsidR="00EB18E5" w:rsidRPr="004034CC" w:rsidRDefault="00EB18E5">
            <w:pPr>
              <w:spacing w:after="200" w:line="276" w:lineRule="auto"/>
              <w:rPr>
                <w:rFonts w:ascii="Courier New" w:hAnsi="Courier New" w:cs="Courier New"/>
                <w:sz w:val="22"/>
                <w:szCs w:val="20"/>
              </w:rPr>
            </w:pPr>
          </w:p>
        </w:tc>
        <w:tc>
          <w:tcPr>
            <w:tcW w:w="1144" w:type="dxa"/>
            <w:vAlign w:val="center"/>
            <w:hideMark/>
            <w:tcPrChange w:id="31" w:author="Author">
              <w:tcPr>
                <w:tcW w:w="1144" w:type="dxa"/>
                <w:vAlign w:val="center"/>
                <w:hideMark/>
              </w:tcPr>
            </w:tcPrChange>
          </w:tcPr>
          <w:p w14:paraId="2AB19D69" w14:textId="77777777" w:rsidR="00EB18E5" w:rsidRPr="004034CC" w:rsidRDefault="00EB18E5">
            <w:pPr>
              <w:jc w:val="center"/>
              <w:rPr>
                <w:rFonts w:ascii="Courier New" w:eastAsia="Times New Roman" w:hAnsi="Courier New" w:cs="Courier New"/>
                <w:b/>
                <w:bCs/>
                <w:sz w:val="22"/>
              </w:rPr>
            </w:pPr>
            <w:r w:rsidRPr="004034CC">
              <w:rPr>
                <w:rFonts w:ascii="Courier New" w:eastAsia="Times New Roman" w:hAnsi="Courier New" w:cs="Courier New"/>
                <w:b/>
                <w:bCs/>
                <w:sz w:val="22"/>
              </w:rPr>
              <w:t>Total</w:t>
            </w:r>
          </w:p>
        </w:tc>
        <w:tc>
          <w:tcPr>
            <w:tcW w:w="1181" w:type="dxa"/>
            <w:tcBorders>
              <w:left w:val="single" w:sz="4" w:space="0" w:color="auto"/>
            </w:tcBorders>
            <w:vAlign w:val="center"/>
            <w:hideMark/>
            <w:tcPrChange w:id="32" w:author="Author">
              <w:tcPr>
                <w:tcW w:w="1181" w:type="dxa"/>
                <w:vAlign w:val="center"/>
                <w:hideMark/>
              </w:tcPr>
            </w:tcPrChange>
          </w:tcPr>
          <w:p w14:paraId="7AF083B5" w14:textId="77777777" w:rsidR="00EB18E5" w:rsidRPr="004034CC" w:rsidRDefault="00EB18E5">
            <w:pPr>
              <w:jc w:val="center"/>
              <w:rPr>
                <w:rFonts w:ascii="Courier New" w:eastAsia="Times New Roman" w:hAnsi="Courier New" w:cs="Courier New"/>
                <w:b/>
                <w:bCs/>
                <w:sz w:val="22"/>
              </w:rPr>
            </w:pPr>
            <w:r w:rsidRPr="004034CC">
              <w:rPr>
                <w:rFonts w:ascii="Courier New" w:eastAsia="Times New Roman" w:hAnsi="Courier New" w:cs="Courier New"/>
                <w:b/>
                <w:bCs/>
                <w:sz w:val="22"/>
              </w:rPr>
              <w:t>1</w:t>
            </w:r>
          </w:p>
        </w:tc>
        <w:tc>
          <w:tcPr>
            <w:tcW w:w="0" w:type="auto"/>
            <w:vAlign w:val="center"/>
            <w:hideMark/>
            <w:tcPrChange w:id="33" w:author="Author">
              <w:tcPr>
                <w:tcW w:w="0" w:type="auto"/>
                <w:vAlign w:val="center"/>
                <w:hideMark/>
              </w:tcPr>
            </w:tcPrChange>
          </w:tcPr>
          <w:p w14:paraId="77F9AA4A" w14:textId="77777777" w:rsidR="00EB18E5" w:rsidRPr="004034CC" w:rsidRDefault="00EB18E5">
            <w:pPr>
              <w:jc w:val="center"/>
              <w:rPr>
                <w:rFonts w:ascii="Courier New" w:eastAsia="Times New Roman" w:hAnsi="Courier New" w:cs="Courier New"/>
                <w:b/>
                <w:bCs/>
                <w:sz w:val="22"/>
              </w:rPr>
            </w:pPr>
            <w:r w:rsidRPr="004034CC">
              <w:rPr>
                <w:rFonts w:ascii="Courier New" w:eastAsia="Times New Roman" w:hAnsi="Courier New" w:cs="Courier New"/>
                <w:b/>
                <w:bCs/>
                <w:sz w:val="22"/>
              </w:rPr>
              <w:t>2</w:t>
            </w:r>
          </w:p>
        </w:tc>
        <w:tc>
          <w:tcPr>
            <w:tcW w:w="1083" w:type="dxa"/>
            <w:vAlign w:val="center"/>
            <w:hideMark/>
            <w:tcPrChange w:id="34" w:author="Author">
              <w:tcPr>
                <w:tcW w:w="1083" w:type="dxa"/>
                <w:vAlign w:val="center"/>
                <w:hideMark/>
              </w:tcPr>
            </w:tcPrChange>
          </w:tcPr>
          <w:p w14:paraId="4006DCAF" w14:textId="77777777" w:rsidR="00EB18E5" w:rsidRPr="004034CC" w:rsidRDefault="00EB18E5">
            <w:pPr>
              <w:jc w:val="center"/>
              <w:rPr>
                <w:rFonts w:ascii="Courier New" w:eastAsia="Times New Roman" w:hAnsi="Courier New" w:cs="Courier New"/>
                <w:b/>
                <w:bCs/>
                <w:sz w:val="22"/>
              </w:rPr>
            </w:pPr>
            <w:r w:rsidRPr="004034CC">
              <w:rPr>
                <w:rFonts w:ascii="Courier New" w:eastAsia="Times New Roman" w:hAnsi="Courier New" w:cs="Courier New"/>
                <w:b/>
                <w:bCs/>
                <w:sz w:val="22"/>
              </w:rPr>
              <w:t>3</w:t>
            </w:r>
          </w:p>
        </w:tc>
        <w:tc>
          <w:tcPr>
            <w:tcW w:w="1104" w:type="dxa"/>
            <w:vAlign w:val="center"/>
            <w:hideMark/>
            <w:tcPrChange w:id="35" w:author="Author">
              <w:tcPr>
                <w:tcW w:w="1104" w:type="dxa"/>
                <w:vAlign w:val="center"/>
                <w:hideMark/>
              </w:tcPr>
            </w:tcPrChange>
          </w:tcPr>
          <w:p w14:paraId="624CEC88" w14:textId="77777777" w:rsidR="00EB18E5" w:rsidRPr="004034CC" w:rsidRDefault="00EB18E5">
            <w:pPr>
              <w:jc w:val="center"/>
              <w:rPr>
                <w:rFonts w:ascii="Courier New" w:eastAsia="Times New Roman" w:hAnsi="Courier New" w:cs="Courier New"/>
                <w:b/>
                <w:bCs/>
                <w:sz w:val="22"/>
              </w:rPr>
            </w:pPr>
            <w:r w:rsidRPr="004034CC">
              <w:rPr>
                <w:rFonts w:ascii="Courier New" w:eastAsia="Times New Roman" w:hAnsi="Courier New" w:cs="Courier New"/>
                <w:b/>
                <w:bCs/>
                <w:sz w:val="22"/>
              </w:rPr>
              <w:t>4</w:t>
            </w:r>
          </w:p>
        </w:tc>
        <w:tc>
          <w:tcPr>
            <w:tcW w:w="1104" w:type="dxa"/>
            <w:vAlign w:val="center"/>
            <w:hideMark/>
            <w:tcPrChange w:id="36" w:author="Author">
              <w:tcPr>
                <w:tcW w:w="1104" w:type="dxa"/>
                <w:vAlign w:val="center"/>
                <w:hideMark/>
              </w:tcPr>
            </w:tcPrChange>
          </w:tcPr>
          <w:p w14:paraId="3C1AF7C5" w14:textId="77777777" w:rsidR="00EB18E5" w:rsidRPr="004034CC" w:rsidRDefault="00EB18E5">
            <w:pPr>
              <w:jc w:val="center"/>
              <w:rPr>
                <w:rFonts w:ascii="Courier New" w:eastAsia="Times New Roman" w:hAnsi="Courier New" w:cs="Courier New"/>
                <w:b/>
                <w:bCs/>
                <w:sz w:val="22"/>
              </w:rPr>
            </w:pPr>
            <w:r w:rsidRPr="004034CC">
              <w:rPr>
                <w:rFonts w:ascii="Courier New" w:eastAsia="Times New Roman" w:hAnsi="Courier New" w:cs="Courier New"/>
                <w:b/>
                <w:bCs/>
                <w:sz w:val="22"/>
              </w:rPr>
              <w:t>5</w:t>
            </w:r>
          </w:p>
        </w:tc>
        <w:tc>
          <w:tcPr>
            <w:tcW w:w="1271" w:type="dxa"/>
            <w:vAlign w:val="center"/>
            <w:hideMark/>
            <w:tcPrChange w:id="37" w:author="Author">
              <w:tcPr>
                <w:tcW w:w="1271" w:type="dxa"/>
                <w:vAlign w:val="center"/>
                <w:hideMark/>
              </w:tcPr>
            </w:tcPrChange>
          </w:tcPr>
          <w:p w14:paraId="71A01CA7" w14:textId="77777777" w:rsidR="00EB18E5" w:rsidRPr="004034CC" w:rsidRDefault="00EB18E5">
            <w:pPr>
              <w:jc w:val="center"/>
              <w:rPr>
                <w:rFonts w:ascii="Courier New" w:eastAsia="Times New Roman" w:hAnsi="Courier New" w:cs="Courier New"/>
                <w:b/>
                <w:bCs/>
                <w:sz w:val="22"/>
              </w:rPr>
            </w:pPr>
            <w:r w:rsidRPr="004034CC">
              <w:rPr>
                <w:rFonts w:ascii="Courier New" w:eastAsia="Times New Roman" w:hAnsi="Courier New" w:cs="Courier New"/>
                <w:b/>
                <w:bCs/>
                <w:sz w:val="22"/>
              </w:rPr>
              <w:t>6</w:t>
            </w:r>
          </w:p>
        </w:tc>
      </w:tr>
      <w:tr w:rsidR="004034CC" w14:paraId="116F95E2" w14:textId="77777777" w:rsidTr="00503118">
        <w:trPr>
          <w:trHeight w:val="165"/>
          <w:tblCellSpacing w:w="15" w:type="dxa"/>
          <w:trPrChange w:id="38" w:author="Author">
            <w:trPr>
              <w:trHeight w:val="165"/>
              <w:tblCellSpacing w:w="15" w:type="dxa"/>
            </w:trPr>
          </w:trPrChange>
        </w:trPr>
        <w:tc>
          <w:tcPr>
            <w:tcW w:w="1087" w:type="dxa"/>
            <w:tcBorders>
              <w:bottom w:val="single" w:sz="4" w:space="0" w:color="auto"/>
            </w:tcBorders>
            <w:vAlign w:val="center"/>
            <w:hideMark/>
            <w:tcPrChange w:id="39" w:author="Author">
              <w:tcPr>
                <w:tcW w:w="1087" w:type="dxa"/>
                <w:tcBorders>
                  <w:bottom w:val="single" w:sz="4" w:space="0" w:color="auto"/>
                </w:tcBorders>
                <w:vAlign w:val="center"/>
                <w:hideMark/>
              </w:tcPr>
            </w:tcPrChange>
          </w:tcPr>
          <w:p w14:paraId="67E0793F" w14:textId="77777777" w:rsidR="00EB18E5" w:rsidRPr="004034CC" w:rsidRDefault="00EB18E5">
            <w:pPr>
              <w:jc w:val="center"/>
              <w:rPr>
                <w:rFonts w:ascii="Courier New" w:eastAsia="Times New Roman" w:hAnsi="Courier New" w:cs="Courier New"/>
                <w:b/>
                <w:bCs/>
                <w:sz w:val="22"/>
              </w:rPr>
            </w:pPr>
          </w:p>
        </w:tc>
        <w:tc>
          <w:tcPr>
            <w:tcW w:w="1144" w:type="dxa"/>
            <w:tcBorders>
              <w:top w:val="single" w:sz="4" w:space="0" w:color="auto"/>
              <w:bottom w:val="single" w:sz="4" w:space="0" w:color="auto"/>
            </w:tcBorders>
            <w:vAlign w:val="center"/>
            <w:hideMark/>
            <w:tcPrChange w:id="40" w:author="Author">
              <w:tcPr>
                <w:tcW w:w="1144" w:type="dxa"/>
                <w:tcBorders>
                  <w:top w:val="single" w:sz="4" w:space="0" w:color="auto"/>
                  <w:bottom w:val="single" w:sz="4" w:space="0" w:color="auto"/>
                </w:tcBorders>
                <w:vAlign w:val="center"/>
                <w:hideMark/>
              </w:tcPr>
            </w:tcPrChange>
          </w:tcPr>
          <w:p w14:paraId="299865B7" w14:textId="77777777" w:rsidR="00EB18E5" w:rsidRPr="004034CC" w:rsidRDefault="00EB18E5" w:rsidP="004034CC">
            <w:pPr>
              <w:jc w:val="center"/>
              <w:rPr>
                <w:rFonts w:ascii="Courier New" w:eastAsia="Times New Roman" w:hAnsi="Courier New" w:cs="Courier New"/>
                <w:sz w:val="20"/>
                <w:rPrChange w:id="41" w:author="Author">
                  <w:rPr>
                    <w:rFonts w:ascii="Courier New" w:eastAsia="Times New Roman" w:hAnsi="Courier New" w:cs="Courier New"/>
                    <w:sz w:val="22"/>
                  </w:rPr>
                </w:rPrChange>
              </w:rPr>
              <w:pPrChange w:id="42" w:author="Author">
                <w:pPr/>
              </w:pPrChange>
            </w:pPr>
            <w:r w:rsidRPr="004034CC">
              <w:rPr>
                <w:rFonts w:ascii="Courier New" w:eastAsia="Times New Roman" w:hAnsi="Courier New" w:cs="Courier New"/>
                <w:sz w:val="20"/>
                <w:rPrChange w:id="43" w:author="Author">
                  <w:rPr>
                    <w:rFonts w:ascii="Courier New" w:eastAsia="Times New Roman" w:hAnsi="Courier New" w:cs="Courier New"/>
                    <w:sz w:val="22"/>
                  </w:rPr>
                </w:rPrChange>
              </w:rPr>
              <w:t>n = 3423</w:t>
            </w:r>
          </w:p>
        </w:tc>
        <w:tc>
          <w:tcPr>
            <w:tcW w:w="1181" w:type="dxa"/>
            <w:tcBorders>
              <w:top w:val="single" w:sz="4" w:space="0" w:color="auto"/>
              <w:left w:val="single" w:sz="4" w:space="0" w:color="auto"/>
              <w:bottom w:val="single" w:sz="4" w:space="0" w:color="auto"/>
            </w:tcBorders>
            <w:vAlign w:val="center"/>
            <w:hideMark/>
            <w:tcPrChange w:id="44" w:author="Author">
              <w:tcPr>
                <w:tcW w:w="1181" w:type="dxa"/>
                <w:tcBorders>
                  <w:top w:val="single" w:sz="4" w:space="0" w:color="auto"/>
                  <w:bottom w:val="single" w:sz="4" w:space="0" w:color="auto"/>
                </w:tcBorders>
                <w:vAlign w:val="center"/>
                <w:hideMark/>
              </w:tcPr>
            </w:tcPrChange>
          </w:tcPr>
          <w:p w14:paraId="5682F2AC" w14:textId="77777777" w:rsidR="00EB18E5" w:rsidRPr="004034CC" w:rsidRDefault="00EB18E5" w:rsidP="004034CC">
            <w:pPr>
              <w:jc w:val="center"/>
              <w:rPr>
                <w:rFonts w:ascii="Courier New" w:eastAsia="Times New Roman" w:hAnsi="Courier New" w:cs="Courier New"/>
                <w:sz w:val="20"/>
                <w:rPrChange w:id="45" w:author="Author">
                  <w:rPr>
                    <w:rFonts w:ascii="Courier New" w:eastAsia="Times New Roman" w:hAnsi="Courier New" w:cs="Courier New"/>
                    <w:sz w:val="22"/>
                  </w:rPr>
                </w:rPrChange>
              </w:rPr>
              <w:pPrChange w:id="46" w:author="Author">
                <w:pPr/>
              </w:pPrChange>
            </w:pPr>
            <w:r w:rsidRPr="004034CC">
              <w:rPr>
                <w:rFonts w:ascii="Courier New" w:eastAsia="Times New Roman" w:hAnsi="Courier New" w:cs="Courier New"/>
                <w:sz w:val="20"/>
                <w:rPrChange w:id="47" w:author="Author">
                  <w:rPr>
                    <w:rFonts w:ascii="Courier New" w:eastAsia="Times New Roman" w:hAnsi="Courier New" w:cs="Courier New"/>
                    <w:sz w:val="22"/>
                  </w:rPr>
                </w:rPrChange>
              </w:rPr>
              <w:t>n = 453</w:t>
            </w:r>
          </w:p>
        </w:tc>
        <w:tc>
          <w:tcPr>
            <w:tcW w:w="0" w:type="auto"/>
            <w:tcBorders>
              <w:top w:val="single" w:sz="4" w:space="0" w:color="auto"/>
              <w:bottom w:val="single" w:sz="4" w:space="0" w:color="auto"/>
            </w:tcBorders>
            <w:vAlign w:val="center"/>
            <w:hideMark/>
            <w:tcPrChange w:id="48" w:author="Author">
              <w:tcPr>
                <w:tcW w:w="0" w:type="auto"/>
                <w:tcBorders>
                  <w:top w:val="single" w:sz="4" w:space="0" w:color="auto"/>
                  <w:bottom w:val="single" w:sz="4" w:space="0" w:color="auto"/>
                </w:tcBorders>
                <w:vAlign w:val="center"/>
                <w:hideMark/>
              </w:tcPr>
            </w:tcPrChange>
          </w:tcPr>
          <w:p w14:paraId="78A49E7A" w14:textId="77777777" w:rsidR="00EB18E5" w:rsidRPr="004034CC" w:rsidRDefault="00EB18E5" w:rsidP="004034CC">
            <w:pPr>
              <w:jc w:val="center"/>
              <w:rPr>
                <w:rFonts w:ascii="Courier New" w:eastAsia="Times New Roman" w:hAnsi="Courier New" w:cs="Courier New"/>
                <w:sz w:val="20"/>
                <w:rPrChange w:id="49" w:author="Author">
                  <w:rPr>
                    <w:rFonts w:ascii="Courier New" w:eastAsia="Times New Roman" w:hAnsi="Courier New" w:cs="Courier New"/>
                    <w:sz w:val="22"/>
                  </w:rPr>
                </w:rPrChange>
              </w:rPr>
              <w:pPrChange w:id="50" w:author="Author">
                <w:pPr/>
              </w:pPrChange>
            </w:pPr>
            <w:r w:rsidRPr="004034CC">
              <w:rPr>
                <w:rFonts w:ascii="Courier New" w:eastAsia="Times New Roman" w:hAnsi="Courier New" w:cs="Courier New"/>
                <w:sz w:val="20"/>
                <w:rPrChange w:id="51" w:author="Author">
                  <w:rPr>
                    <w:rFonts w:ascii="Courier New" w:eastAsia="Times New Roman" w:hAnsi="Courier New" w:cs="Courier New"/>
                    <w:sz w:val="22"/>
                  </w:rPr>
                </w:rPrChange>
              </w:rPr>
              <w:t>n = 694</w:t>
            </w:r>
          </w:p>
        </w:tc>
        <w:tc>
          <w:tcPr>
            <w:tcW w:w="1083" w:type="dxa"/>
            <w:tcBorders>
              <w:top w:val="single" w:sz="4" w:space="0" w:color="auto"/>
              <w:bottom w:val="single" w:sz="4" w:space="0" w:color="auto"/>
            </w:tcBorders>
            <w:vAlign w:val="center"/>
            <w:hideMark/>
            <w:tcPrChange w:id="52" w:author="Author">
              <w:tcPr>
                <w:tcW w:w="1083" w:type="dxa"/>
                <w:tcBorders>
                  <w:top w:val="single" w:sz="4" w:space="0" w:color="auto"/>
                  <w:bottom w:val="single" w:sz="4" w:space="0" w:color="auto"/>
                </w:tcBorders>
                <w:vAlign w:val="center"/>
                <w:hideMark/>
              </w:tcPr>
            </w:tcPrChange>
          </w:tcPr>
          <w:p w14:paraId="5E60A109" w14:textId="77777777" w:rsidR="00EB18E5" w:rsidRPr="004034CC" w:rsidRDefault="00EB18E5" w:rsidP="004034CC">
            <w:pPr>
              <w:jc w:val="center"/>
              <w:rPr>
                <w:rFonts w:ascii="Courier New" w:eastAsia="Times New Roman" w:hAnsi="Courier New" w:cs="Courier New"/>
                <w:sz w:val="20"/>
                <w:rPrChange w:id="53" w:author="Author">
                  <w:rPr>
                    <w:rFonts w:ascii="Courier New" w:eastAsia="Times New Roman" w:hAnsi="Courier New" w:cs="Courier New"/>
                    <w:sz w:val="22"/>
                  </w:rPr>
                </w:rPrChange>
              </w:rPr>
              <w:pPrChange w:id="54" w:author="Author">
                <w:pPr/>
              </w:pPrChange>
            </w:pPr>
            <w:r w:rsidRPr="004034CC">
              <w:rPr>
                <w:rFonts w:ascii="Courier New" w:eastAsia="Times New Roman" w:hAnsi="Courier New" w:cs="Courier New"/>
                <w:sz w:val="20"/>
                <w:rPrChange w:id="55" w:author="Author">
                  <w:rPr>
                    <w:rFonts w:ascii="Courier New" w:eastAsia="Times New Roman" w:hAnsi="Courier New" w:cs="Courier New"/>
                    <w:sz w:val="22"/>
                  </w:rPr>
                </w:rPrChange>
              </w:rPr>
              <w:t>n = 725</w:t>
            </w:r>
          </w:p>
        </w:tc>
        <w:tc>
          <w:tcPr>
            <w:tcW w:w="1104" w:type="dxa"/>
            <w:tcBorders>
              <w:top w:val="single" w:sz="4" w:space="0" w:color="auto"/>
              <w:bottom w:val="single" w:sz="4" w:space="0" w:color="auto"/>
            </w:tcBorders>
            <w:vAlign w:val="center"/>
            <w:hideMark/>
            <w:tcPrChange w:id="56" w:author="Author">
              <w:tcPr>
                <w:tcW w:w="1104" w:type="dxa"/>
                <w:tcBorders>
                  <w:top w:val="single" w:sz="4" w:space="0" w:color="auto"/>
                  <w:bottom w:val="single" w:sz="4" w:space="0" w:color="auto"/>
                </w:tcBorders>
                <w:vAlign w:val="center"/>
                <w:hideMark/>
              </w:tcPr>
            </w:tcPrChange>
          </w:tcPr>
          <w:p w14:paraId="3C0EB3B5" w14:textId="77777777" w:rsidR="00EB18E5" w:rsidRPr="004034CC" w:rsidRDefault="00EB18E5" w:rsidP="004034CC">
            <w:pPr>
              <w:jc w:val="center"/>
              <w:rPr>
                <w:rFonts w:ascii="Courier New" w:eastAsia="Times New Roman" w:hAnsi="Courier New" w:cs="Courier New"/>
                <w:sz w:val="20"/>
                <w:rPrChange w:id="57" w:author="Author">
                  <w:rPr>
                    <w:rFonts w:ascii="Courier New" w:eastAsia="Times New Roman" w:hAnsi="Courier New" w:cs="Courier New"/>
                    <w:sz w:val="22"/>
                  </w:rPr>
                </w:rPrChange>
              </w:rPr>
              <w:pPrChange w:id="58" w:author="Author">
                <w:pPr/>
              </w:pPrChange>
            </w:pPr>
            <w:r w:rsidRPr="004034CC">
              <w:rPr>
                <w:rFonts w:ascii="Courier New" w:eastAsia="Times New Roman" w:hAnsi="Courier New" w:cs="Courier New"/>
                <w:sz w:val="20"/>
                <w:rPrChange w:id="59" w:author="Author">
                  <w:rPr>
                    <w:rFonts w:ascii="Courier New" w:eastAsia="Times New Roman" w:hAnsi="Courier New" w:cs="Courier New"/>
                    <w:sz w:val="22"/>
                  </w:rPr>
                </w:rPrChange>
              </w:rPr>
              <w:t>n = 676</w:t>
            </w:r>
          </w:p>
        </w:tc>
        <w:tc>
          <w:tcPr>
            <w:tcW w:w="1104" w:type="dxa"/>
            <w:tcBorders>
              <w:top w:val="single" w:sz="4" w:space="0" w:color="auto"/>
              <w:bottom w:val="single" w:sz="4" w:space="0" w:color="auto"/>
            </w:tcBorders>
            <w:vAlign w:val="center"/>
            <w:hideMark/>
            <w:tcPrChange w:id="60" w:author="Author">
              <w:tcPr>
                <w:tcW w:w="1104" w:type="dxa"/>
                <w:tcBorders>
                  <w:top w:val="single" w:sz="4" w:space="0" w:color="auto"/>
                  <w:bottom w:val="single" w:sz="4" w:space="0" w:color="auto"/>
                </w:tcBorders>
                <w:vAlign w:val="center"/>
                <w:hideMark/>
              </w:tcPr>
            </w:tcPrChange>
          </w:tcPr>
          <w:p w14:paraId="1B10EDA3" w14:textId="77777777" w:rsidR="00EB18E5" w:rsidRPr="004034CC" w:rsidRDefault="00EB18E5" w:rsidP="004034CC">
            <w:pPr>
              <w:jc w:val="center"/>
              <w:rPr>
                <w:rFonts w:ascii="Courier New" w:eastAsia="Times New Roman" w:hAnsi="Courier New" w:cs="Courier New"/>
                <w:sz w:val="20"/>
                <w:rPrChange w:id="61" w:author="Author">
                  <w:rPr>
                    <w:rFonts w:ascii="Courier New" w:eastAsia="Times New Roman" w:hAnsi="Courier New" w:cs="Courier New"/>
                    <w:sz w:val="22"/>
                  </w:rPr>
                </w:rPrChange>
              </w:rPr>
              <w:pPrChange w:id="62" w:author="Author">
                <w:pPr/>
              </w:pPrChange>
            </w:pPr>
            <w:r w:rsidRPr="004034CC">
              <w:rPr>
                <w:rFonts w:ascii="Courier New" w:eastAsia="Times New Roman" w:hAnsi="Courier New" w:cs="Courier New"/>
                <w:sz w:val="20"/>
                <w:rPrChange w:id="63" w:author="Author">
                  <w:rPr>
                    <w:rFonts w:ascii="Courier New" w:eastAsia="Times New Roman" w:hAnsi="Courier New" w:cs="Courier New"/>
                    <w:sz w:val="22"/>
                  </w:rPr>
                </w:rPrChange>
              </w:rPr>
              <w:t>n = 497</w:t>
            </w:r>
          </w:p>
        </w:tc>
        <w:tc>
          <w:tcPr>
            <w:tcW w:w="1271" w:type="dxa"/>
            <w:tcBorders>
              <w:top w:val="single" w:sz="4" w:space="0" w:color="auto"/>
              <w:bottom w:val="single" w:sz="4" w:space="0" w:color="auto"/>
            </w:tcBorders>
            <w:vAlign w:val="center"/>
            <w:hideMark/>
            <w:tcPrChange w:id="64" w:author="Author">
              <w:tcPr>
                <w:tcW w:w="1271" w:type="dxa"/>
                <w:tcBorders>
                  <w:top w:val="single" w:sz="4" w:space="0" w:color="auto"/>
                  <w:bottom w:val="single" w:sz="4" w:space="0" w:color="auto"/>
                </w:tcBorders>
                <w:vAlign w:val="center"/>
                <w:hideMark/>
              </w:tcPr>
            </w:tcPrChange>
          </w:tcPr>
          <w:p w14:paraId="7379599B" w14:textId="77777777" w:rsidR="00EB18E5" w:rsidRPr="004034CC" w:rsidRDefault="00EB18E5" w:rsidP="004034CC">
            <w:pPr>
              <w:jc w:val="center"/>
              <w:rPr>
                <w:rFonts w:ascii="Courier New" w:eastAsia="Times New Roman" w:hAnsi="Courier New" w:cs="Courier New"/>
                <w:sz w:val="20"/>
                <w:rPrChange w:id="65" w:author="Author">
                  <w:rPr>
                    <w:rFonts w:ascii="Courier New" w:eastAsia="Times New Roman" w:hAnsi="Courier New" w:cs="Courier New"/>
                    <w:sz w:val="22"/>
                  </w:rPr>
                </w:rPrChange>
              </w:rPr>
              <w:pPrChange w:id="66" w:author="Author">
                <w:pPr/>
              </w:pPrChange>
            </w:pPr>
            <w:r w:rsidRPr="004034CC">
              <w:rPr>
                <w:rFonts w:ascii="Courier New" w:eastAsia="Times New Roman" w:hAnsi="Courier New" w:cs="Courier New"/>
                <w:sz w:val="20"/>
                <w:rPrChange w:id="67" w:author="Author">
                  <w:rPr>
                    <w:rFonts w:ascii="Courier New" w:eastAsia="Times New Roman" w:hAnsi="Courier New" w:cs="Courier New"/>
                    <w:sz w:val="22"/>
                  </w:rPr>
                </w:rPrChange>
              </w:rPr>
              <w:t>n = 378</w:t>
            </w:r>
          </w:p>
        </w:tc>
      </w:tr>
      <w:tr w:rsidR="004034CC" w14:paraId="3B4826A7" w14:textId="77777777" w:rsidTr="00503118">
        <w:trPr>
          <w:tblCellSpacing w:w="15" w:type="dxa"/>
          <w:trPrChange w:id="68" w:author="Author">
            <w:trPr>
              <w:tblCellSpacing w:w="15" w:type="dxa"/>
            </w:trPr>
          </w:trPrChange>
        </w:trPr>
        <w:tc>
          <w:tcPr>
            <w:tcW w:w="1087" w:type="dxa"/>
            <w:vAlign w:val="center"/>
            <w:hideMark/>
            <w:tcPrChange w:id="69" w:author="Author">
              <w:tcPr>
                <w:tcW w:w="1087" w:type="dxa"/>
                <w:vAlign w:val="center"/>
                <w:hideMark/>
              </w:tcPr>
            </w:tcPrChange>
          </w:tcPr>
          <w:p w14:paraId="00D5BB46" w14:textId="77777777" w:rsidR="00EB18E5" w:rsidRPr="004034CC" w:rsidRDefault="00EB18E5">
            <w:pPr>
              <w:rPr>
                <w:rFonts w:ascii="Courier New" w:eastAsia="Times New Roman" w:hAnsi="Courier New" w:cs="Courier New"/>
                <w:b/>
                <w:sz w:val="22"/>
                <w:rPrChange w:id="70" w:author="Author">
                  <w:rPr>
                    <w:rFonts w:ascii="Courier New" w:eastAsia="Times New Roman" w:hAnsi="Courier New" w:cs="Courier New"/>
                    <w:sz w:val="22"/>
                  </w:rPr>
                </w:rPrChange>
              </w:rPr>
            </w:pPr>
            <w:r w:rsidRPr="004034CC">
              <w:rPr>
                <w:rFonts w:ascii="Courier New" w:eastAsia="Times New Roman" w:hAnsi="Courier New" w:cs="Courier New"/>
                <w:b/>
                <w:sz w:val="22"/>
                <w:rPrChange w:id="71" w:author="Author">
                  <w:rPr>
                    <w:rFonts w:ascii="Courier New" w:eastAsia="Times New Roman" w:hAnsi="Courier New" w:cs="Courier New"/>
                    <w:sz w:val="22"/>
                  </w:rPr>
                </w:rPrChange>
              </w:rPr>
              <w:t>DONATE</w:t>
            </w:r>
          </w:p>
        </w:tc>
        <w:tc>
          <w:tcPr>
            <w:tcW w:w="1144" w:type="dxa"/>
            <w:vAlign w:val="center"/>
            <w:hideMark/>
            <w:tcPrChange w:id="72" w:author="Author">
              <w:tcPr>
                <w:tcW w:w="1144" w:type="dxa"/>
                <w:vAlign w:val="center"/>
                <w:hideMark/>
              </w:tcPr>
            </w:tcPrChange>
          </w:tcPr>
          <w:p w14:paraId="227E1A70" w14:textId="77777777" w:rsidR="00EB18E5" w:rsidRPr="004034CC" w:rsidRDefault="00EB18E5" w:rsidP="004034CC">
            <w:pPr>
              <w:jc w:val="center"/>
              <w:rPr>
                <w:rFonts w:ascii="Courier New" w:eastAsia="Times New Roman" w:hAnsi="Courier New" w:cs="Courier New"/>
                <w:sz w:val="22"/>
              </w:rPr>
              <w:pPrChange w:id="73" w:author="Author">
                <w:pPr/>
              </w:pPrChange>
            </w:pPr>
          </w:p>
        </w:tc>
        <w:tc>
          <w:tcPr>
            <w:tcW w:w="1181" w:type="dxa"/>
            <w:tcBorders>
              <w:left w:val="single" w:sz="4" w:space="0" w:color="auto"/>
            </w:tcBorders>
            <w:vAlign w:val="center"/>
            <w:hideMark/>
            <w:tcPrChange w:id="74" w:author="Author">
              <w:tcPr>
                <w:tcW w:w="1181" w:type="dxa"/>
                <w:vAlign w:val="center"/>
                <w:hideMark/>
              </w:tcPr>
            </w:tcPrChange>
          </w:tcPr>
          <w:p w14:paraId="5AC90265" w14:textId="77777777" w:rsidR="00EB18E5" w:rsidRPr="004034CC" w:rsidRDefault="00EB18E5" w:rsidP="004034CC">
            <w:pPr>
              <w:jc w:val="center"/>
              <w:rPr>
                <w:rFonts w:ascii="Courier New" w:eastAsia="Times New Roman" w:hAnsi="Courier New" w:cs="Courier New"/>
                <w:sz w:val="22"/>
                <w:szCs w:val="20"/>
              </w:rPr>
              <w:pPrChange w:id="75" w:author="Author">
                <w:pPr/>
              </w:pPrChange>
            </w:pPr>
          </w:p>
        </w:tc>
        <w:tc>
          <w:tcPr>
            <w:tcW w:w="0" w:type="auto"/>
            <w:vAlign w:val="center"/>
            <w:hideMark/>
            <w:tcPrChange w:id="76" w:author="Author">
              <w:tcPr>
                <w:tcW w:w="0" w:type="auto"/>
                <w:vAlign w:val="center"/>
                <w:hideMark/>
              </w:tcPr>
            </w:tcPrChange>
          </w:tcPr>
          <w:p w14:paraId="6C6DBB83" w14:textId="77777777" w:rsidR="00EB18E5" w:rsidRPr="004034CC" w:rsidRDefault="00EB18E5" w:rsidP="004034CC">
            <w:pPr>
              <w:jc w:val="center"/>
              <w:rPr>
                <w:rFonts w:ascii="Courier New" w:eastAsia="Times New Roman" w:hAnsi="Courier New" w:cs="Courier New"/>
                <w:sz w:val="22"/>
                <w:szCs w:val="20"/>
              </w:rPr>
              <w:pPrChange w:id="77" w:author="Author">
                <w:pPr/>
              </w:pPrChange>
            </w:pPr>
          </w:p>
        </w:tc>
        <w:tc>
          <w:tcPr>
            <w:tcW w:w="1083" w:type="dxa"/>
            <w:vAlign w:val="center"/>
            <w:hideMark/>
            <w:tcPrChange w:id="78" w:author="Author">
              <w:tcPr>
                <w:tcW w:w="1083" w:type="dxa"/>
                <w:vAlign w:val="center"/>
                <w:hideMark/>
              </w:tcPr>
            </w:tcPrChange>
          </w:tcPr>
          <w:p w14:paraId="48BF7871" w14:textId="77777777" w:rsidR="00EB18E5" w:rsidRPr="004034CC" w:rsidRDefault="00EB18E5" w:rsidP="004034CC">
            <w:pPr>
              <w:jc w:val="center"/>
              <w:rPr>
                <w:rFonts w:ascii="Courier New" w:eastAsia="Times New Roman" w:hAnsi="Courier New" w:cs="Courier New"/>
                <w:sz w:val="22"/>
                <w:szCs w:val="20"/>
              </w:rPr>
              <w:pPrChange w:id="79" w:author="Author">
                <w:pPr/>
              </w:pPrChange>
            </w:pPr>
          </w:p>
        </w:tc>
        <w:tc>
          <w:tcPr>
            <w:tcW w:w="1104" w:type="dxa"/>
            <w:vAlign w:val="center"/>
            <w:hideMark/>
            <w:tcPrChange w:id="80" w:author="Author">
              <w:tcPr>
                <w:tcW w:w="1104" w:type="dxa"/>
                <w:vAlign w:val="center"/>
                <w:hideMark/>
              </w:tcPr>
            </w:tcPrChange>
          </w:tcPr>
          <w:p w14:paraId="747C5799" w14:textId="77777777" w:rsidR="00EB18E5" w:rsidRPr="004034CC" w:rsidRDefault="00EB18E5" w:rsidP="004034CC">
            <w:pPr>
              <w:jc w:val="center"/>
              <w:rPr>
                <w:rFonts w:ascii="Courier New" w:eastAsia="Times New Roman" w:hAnsi="Courier New" w:cs="Courier New"/>
                <w:sz w:val="22"/>
                <w:szCs w:val="20"/>
              </w:rPr>
              <w:pPrChange w:id="81" w:author="Author">
                <w:pPr/>
              </w:pPrChange>
            </w:pPr>
          </w:p>
        </w:tc>
        <w:tc>
          <w:tcPr>
            <w:tcW w:w="1104" w:type="dxa"/>
            <w:vAlign w:val="center"/>
            <w:hideMark/>
            <w:tcPrChange w:id="82" w:author="Author">
              <w:tcPr>
                <w:tcW w:w="1104" w:type="dxa"/>
                <w:vAlign w:val="center"/>
                <w:hideMark/>
              </w:tcPr>
            </w:tcPrChange>
          </w:tcPr>
          <w:p w14:paraId="61396C89" w14:textId="77777777" w:rsidR="00EB18E5" w:rsidRPr="004034CC" w:rsidRDefault="00EB18E5" w:rsidP="004034CC">
            <w:pPr>
              <w:jc w:val="center"/>
              <w:rPr>
                <w:rFonts w:ascii="Courier New" w:eastAsia="Times New Roman" w:hAnsi="Courier New" w:cs="Courier New"/>
                <w:sz w:val="22"/>
                <w:szCs w:val="20"/>
              </w:rPr>
              <w:pPrChange w:id="83" w:author="Author">
                <w:pPr/>
              </w:pPrChange>
            </w:pPr>
          </w:p>
        </w:tc>
        <w:tc>
          <w:tcPr>
            <w:tcW w:w="1271" w:type="dxa"/>
            <w:vAlign w:val="center"/>
            <w:hideMark/>
            <w:tcPrChange w:id="84" w:author="Author">
              <w:tcPr>
                <w:tcW w:w="1271" w:type="dxa"/>
                <w:vAlign w:val="center"/>
                <w:hideMark/>
              </w:tcPr>
            </w:tcPrChange>
          </w:tcPr>
          <w:p w14:paraId="7305A998" w14:textId="77777777" w:rsidR="00EB18E5" w:rsidRPr="004034CC" w:rsidRDefault="00EB18E5" w:rsidP="004034CC">
            <w:pPr>
              <w:jc w:val="center"/>
              <w:rPr>
                <w:rFonts w:ascii="Courier New" w:eastAsia="Times New Roman" w:hAnsi="Courier New" w:cs="Courier New"/>
                <w:sz w:val="22"/>
                <w:szCs w:val="20"/>
              </w:rPr>
              <w:pPrChange w:id="85" w:author="Author">
                <w:pPr/>
              </w:pPrChange>
            </w:pPr>
          </w:p>
        </w:tc>
      </w:tr>
      <w:tr w:rsidR="004034CC" w14:paraId="2B49C09B" w14:textId="77777777" w:rsidTr="00503118">
        <w:trPr>
          <w:tblCellSpacing w:w="15" w:type="dxa"/>
          <w:trPrChange w:id="86" w:author="Author">
            <w:trPr>
              <w:tblCellSpacing w:w="15" w:type="dxa"/>
            </w:trPr>
          </w:trPrChange>
        </w:trPr>
        <w:tc>
          <w:tcPr>
            <w:tcW w:w="1087" w:type="dxa"/>
            <w:vAlign w:val="center"/>
            <w:hideMark/>
            <w:tcPrChange w:id="87" w:author="Author">
              <w:tcPr>
                <w:tcW w:w="1087" w:type="dxa"/>
                <w:vAlign w:val="center"/>
                <w:hideMark/>
              </w:tcPr>
            </w:tcPrChange>
          </w:tcPr>
          <w:p w14:paraId="59FFA703" w14:textId="77777777" w:rsidR="00EB18E5" w:rsidRPr="004034CC" w:rsidRDefault="00EB18E5">
            <w:pPr>
              <w:rPr>
                <w:rFonts w:ascii="Courier New" w:eastAsia="Times New Roman" w:hAnsi="Courier New" w:cs="Courier New"/>
                <w:sz w:val="22"/>
                <w:szCs w:val="20"/>
              </w:rPr>
            </w:pPr>
          </w:p>
        </w:tc>
        <w:tc>
          <w:tcPr>
            <w:tcW w:w="1144" w:type="dxa"/>
            <w:vAlign w:val="center"/>
            <w:hideMark/>
            <w:tcPrChange w:id="88" w:author="Author">
              <w:tcPr>
                <w:tcW w:w="1144" w:type="dxa"/>
                <w:vAlign w:val="center"/>
                <w:hideMark/>
              </w:tcPr>
            </w:tcPrChange>
          </w:tcPr>
          <w:p w14:paraId="3FB70FD5" w14:textId="77777777" w:rsidR="00EB18E5" w:rsidRPr="004034CC" w:rsidRDefault="00EB18E5" w:rsidP="004034CC">
            <w:pPr>
              <w:jc w:val="center"/>
              <w:rPr>
                <w:rFonts w:ascii="Courier New" w:eastAsia="Times New Roman" w:hAnsi="Courier New" w:cs="Courier New"/>
                <w:sz w:val="22"/>
              </w:rPr>
              <w:pPrChange w:id="89" w:author="Author">
                <w:pPr/>
              </w:pPrChange>
            </w:pPr>
            <w:r w:rsidRPr="004034CC">
              <w:rPr>
                <w:rFonts w:ascii="Courier New" w:eastAsia="Times New Roman" w:hAnsi="Courier New" w:cs="Courier New"/>
                <w:sz w:val="22"/>
              </w:rPr>
              <w:t>0.6 (0.5)</w:t>
            </w:r>
          </w:p>
        </w:tc>
        <w:tc>
          <w:tcPr>
            <w:tcW w:w="1181" w:type="dxa"/>
            <w:tcBorders>
              <w:left w:val="single" w:sz="4" w:space="0" w:color="auto"/>
            </w:tcBorders>
            <w:vAlign w:val="center"/>
            <w:hideMark/>
            <w:tcPrChange w:id="90" w:author="Author">
              <w:tcPr>
                <w:tcW w:w="1181" w:type="dxa"/>
                <w:vAlign w:val="center"/>
                <w:hideMark/>
              </w:tcPr>
            </w:tcPrChange>
          </w:tcPr>
          <w:p w14:paraId="6CE72DE0" w14:textId="77777777" w:rsidR="00EB18E5" w:rsidRPr="004034CC" w:rsidRDefault="00EB18E5" w:rsidP="004034CC">
            <w:pPr>
              <w:jc w:val="center"/>
              <w:rPr>
                <w:rFonts w:ascii="Courier New" w:eastAsia="Times New Roman" w:hAnsi="Courier New" w:cs="Courier New"/>
                <w:sz w:val="22"/>
              </w:rPr>
              <w:pPrChange w:id="91" w:author="Author">
                <w:pPr/>
              </w:pPrChange>
            </w:pPr>
            <w:r w:rsidRPr="004034CC">
              <w:rPr>
                <w:rFonts w:ascii="Courier New" w:eastAsia="Times New Roman" w:hAnsi="Courier New" w:cs="Courier New"/>
                <w:sz w:val="22"/>
              </w:rPr>
              <w:t>0.6 (0.5)</w:t>
            </w:r>
          </w:p>
        </w:tc>
        <w:tc>
          <w:tcPr>
            <w:tcW w:w="0" w:type="auto"/>
            <w:vAlign w:val="center"/>
            <w:hideMark/>
            <w:tcPrChange w:id="92" w:author="Author">
              <w:tcPr>
                <w:tcW w:w="0" w:type="auto"/>
                <w:vAlign w:val="center"/>
                <w:hideMark/>
              </w:tcPr>
            </w:tcPrChange>
          </w:tcPr>
          <w:p w14:paraId="3FB77D64" w14:textId="77777777" w:rsidR="004034CC" w:rsidRDefault="00EB18E5" w:rsidP="004034CC">
            <w:pPr>
              <w:jc w:val="center"/>
              <w:rPr>
                <w:ins w:id="93" w:author="Author"/>
                <w:rFonts w:ascii="Courier New" w:eastAsia="Times New Roman" w:hAnsi="Courier New" w:cs="Courier New"/>
                <w:sz w:val="22"/>
              </w:rPr>
              <w:pPrChange w:id="94" w:author="Author">
                <w:pPr/>
              </w:pPrChange>
            </w:pPr>
            <w:r w:rsidRPr="004034CC">
              <w:rPr>
                <w:rFonts w:ascii="Courier New" w:eastAsia="Times New Roman" w:hAnsi="Courier New" w:cs="Courier New"/>
                <w:sz w:val="22"/>
              </w:rPr>
              <w:t xml:space="preserve">0.6 </w:t>
            </w:r>
          </w:p>
          <w:p w14:paraId="7BD7DFDC" w14:textId="7D5249CE" w:rsidR="00EB18E5" w:rsidRPr="004034CC" w:rsidRDefault="00EB18E5" w:rsidP="004034CC">
            <w:pPr>
              <w:jc w:val="center"/>
              <w:rPr>
                <w:rFonts w:ascii="Courier New" w:eastAsia="Times New Roman" w:hAnsi="Courier New" w:cs="Courier New"/>
                <w:sz w:val="22"/>
              </w:rPr>
              <w:pPrChange w:id="95" w:author="Author">
                <w:pPr/>
              </w:pPrChange>
            </w:pPr>
            <w:r w:rsidRPr="004034CC">
              <w:rPr>
                <w:rFonts w:ascii="Courier New" w:eastAsia="Times New Roman" w:hAnsi="Courier New" w:cs="Courier New"/>
                <w:sz w:val="22"/>
              </w:rPr>
              <w:t>(0.5)</w:t>
            </w:r>
          </w:p>
        </w:tc>
        <w:tc>
          <w:tcPr>
            <w:tcW w:w="1083" w:type="dxa"/>
            <w:vAlign w:val="center"/>
            <w:hideMark/>
            <w:tcPrChange w:id="96" w:author="Author">
              <w:tcPr>
                <w:tcW w:w="1083" w:type="dxa"/>
                <w:vAlign w:val="center"/>
                <w:hideMark/>
              </w:tcPr>
            </w:tcPrChange>
          </w:tcPr>
          <w:p w14:paraId="23B3F3EF" w14:textId="77777777" w:rsidR="00EB18E5" w:rsidRPr="004034CC" w:rsidRDefault="00EB18E5" w:rsidP="004034CC">
            <w:pPr>
              <w:jc w:val="center"/>
              <w:rPr>
                <w:rFonts w:ascii="Courier New" w:eastAsia="Times New Roman" w:hAnsi="Courier New" w:cs="Courier New"/>
                <w:sz w:val="22"/>
              </w:rPr>
              <w:pPrChange w:id="97" w:author="Author">
                <w:pPr/>
              </w:pPrChange>
            </w:pPr>
            <w:r w:rsidRPr="004034CC">
              <w:rPr>
                <w:rFonts w:ascii="Courier New" w:eastAsia="Times New Roman" w:hAnsi="Courier New" w:cs="Courier New"/>
                <w:sz w:val="22"/>
              </w:rPr>
              <w:t>0.7 (0.4)</w:t>
            </w:r>
          </w:p>
        </w:tc>
        <w:tc>
          <w:tcPr>
            <w:tcW w:w="1104" w:type="dxa"/>
            <w:vAlign w:val="center"/>
            <w:hideMark/>
            <w:tcPrChange w:id="98" w:author="Author">
              <w:tcPr>
                <w:tcW w:w="1104" w:type="dxa"/>
                <w:vAlign w:val="center"/>
                <w:hideMark/>
              </w:tcPr>
            </w:tcPrChange>
          </w:tcPr>
          <w:p w14:paraId="49A1D8C9" w14:textId="77777777" w:rsidR="00EB18E5" w:rsidRPr="004034CC" w:rsidRDefault="00EB18E5" w:rsidP="004034CC">
            <w:pPr>
              <w:jc w:val="center"/>
              <w:rPr>
                <w:rFonts w:ascii="Courier New" w:eastAsia="Times New Roman" w:hAnsi="Courier New" w:cs="Courier New"/>
                <w:sz w:val="22"/>
              </w:rPr>
              <w:pPrChange w:id="99" w:author="Author">
                <w:pPr/>
              </w:pPrChange>
            </w:pPr>
            <w:r w:rsidRPr="004034CC">
              <w:rPr>
                <w:rFonts w:ascii="Courier New" w:eastAsia="Times New Roman" w:hAnsi="Courier New" w:cs="Courier New"/>
                <w:sz w:val="22"/>
              </w:rPr>
              <w:t>0.8 (0.4)</w:t>
            </w:r>
          </w:p>
        </w:tc>
        <w:tc>
          <w:tcPr>
            <w:tcW w:w="1104" w:type="dxa"/>
            <w:vAlign w:val="center"/>
            <w:hideMark/>
            <w:tcPrChange w:id="100" w:author="Author">
              <w:tcPr>
                <w:tcW w:w="1104" w:type="dxa"/>
                <w:vAlign w:val="center"/>
                <w:hideMark/>
              </w:tcPr>
            </w:tcPrChange>
          </w:tcPr>
          <w:p w14:paraId="6106835D" w14:textId="77777777" w:rsidR="00EB18E5" w:rsidRPr="004034CC" w:rsidRDefault="00EB18E5" w:rsidP="004034CC">
            <w:pPr>
              <w:jc w:val="center"/>
              <w:rPr>
                <w:rFonts w:ascii="Courier New" w:eastAsia="Times New Roman" w:hAnsi="Courier New" w:cs="Courier New"/>
                <w:sz w:val="22"/>
              </w:rPr>
              <w:pPrChange w:id="101" w:author="Author">
                <w:pPr/>
              </w:pPrChange>
            </w:pPr>
            <w:r w:rsidRPr="004034CC">
              <w:rPr>
                <w:rFonts w:ascii="Courier New" w:eastAsia="Times New Roman" w:hAnsi="Courier New" w:cs="Courier New"/>
                <w:sz w:val="22"/>
              </w:rPr>
              <w:t>0.5 (0.5)</w:t>
            </w:r>
          </w:p>
        </w:tc>
        <w:tc>
          <w:tcPr>
            <w:tcW w:w="1271" w:type="dxa"/>
            <w:vAlign w:val="center"/>
            <w:hideMark/>
            <w:tcPrChange w:id="102" w:author="Author">
              <w:tcPr>
                <w:tcW w:w="1271" w:type="dxa"/>
                <w:vAlign w:val="center"/>
                <w:hideMark/>
              </w:tcPr>
            </w:tcPrChange>
          </w:tcPr>
          <w:p w14:paraId="1AFCFF22" w14:textId="5216655F" w:rsidR="004034CC" w:rsidRDefault="00EB18E5" w:rsidP="004034CC">
            <w:pPr>
              <w:jc w:val="center"/>
              <w:rPr>
                <w:ins w:id="103" w:author="Author"/>
                <w:rFonts w:ascii="Courier New" w:eastAsia="Times New Roman" w:hAnsi="Courier New" w:cs="Courier New"/>
                <w:sz w:val="22"/>
              </w:rPr>
              <w:pPrChange w:id="104" w:author="Author">
                <w:pPr/>
              </w:pPrChange>
            </w:pPr>
            <w:r w:rsidRPr="004034CC">
              <w:rPr>
                <w:rFonts w:ascii="Courier New" w:eastAsia="Times New Roman" w:hAnsi="Courier New" w:cs="Courier New"/>
                <w:sz w:val="22"/>
              </w:rPr>
              <w:t>0.5</w:t>
            </w:r>
          </w:p>
          <w:p w14:paraId="51EA79A6" w14:textId="76D4859A" w:rsidR="00EB18E5" w:rsidRPr="004034CC" w:rsidRDefault="00EB18E5" w:rsidP="004034CC">
            <w:pPr>
              <w:jc w:val="center"/>
              <w:rPr>
                <w:rFonts w:ascii="Courier New" w:eastAsia="Times New Roman" w:hAnsi="Courier New" w:cs="Courier New"/>
                <w:sz w:val="22"/>
              </w:rPr>
              <w:pPrChange w:id="105" w:author="Author">
                <w:pPr/>
              </w:pPrChange>
            </w:pPr>
            <w:r w:rsidRPr="004034CC">
              <w:rPr>
                <w:rFonts w:ascii="Courier New" w:eastAsia="Times New Roman" w:hAnsi="Courier New" w:cs="Courier New"/>
                <w:sz w:val="22"/>
              </w:rPr>
              <w:t>(0.5)</w:t>
            </w:r>
          </w:p>
        </w:tc>
      </w:tr>
      <w:tr w:rsidR="004034CC" w14:paraId="1BE12F7F" w14:textId="77777777" w:rsidTr="00503118">
        <w:trPr>
          <w:tblCellSpacing w:w="15" w:type="dxa"/>
          <w:trPrChange w:id="106" w:author="Author">
            <w:trPr>
              <w:tblCellSpacing w:w="15" w:type="dxa"/>
            </w:trPr>
          </w:trPrChange>
        </w:trPr>
        <w:tc>
          <w:tcPr>
            <w:tcW w:w="1087" w:type="dxa"/>
            <w:vAlign w:val="center"/>
            <w:hideMark/>
            <w:tcPrChange w:id="107" w:author="Author">
              <w:tcPr>
                <w:tcW w:w="1087" w:type="dxa"/>
                <w:vAlign w:val="center"/>
                <w:hideMark/>
              </w:tcPr>
            </w:tcPrChange>
          </w:tcPr>
          <w:p w14:paraId="16E47C91" w14:textId="77777777" w:rsidR="004034CC" w:rsidRPr="004034CC" w:rsidRDefault="004034CC">
            <w:pPr>
              <w:rPr>
                <w:ins w:id="108" w:author="Author"/>
                <w:rFonts w:ascii="Courier New" w:eastAsia="Times New Roman" w:hAnsi="Courier New" w:cs="Courier New"/>
                <w:b/>
                <w:sz w:val="22"/>
                <w:rPrChange w:id="109" w:author="Author">
                  <w:rPr>
                    <w:ins w:id="110" w:author="Author"/>
                    <w:rFonts w:ascii="Courier New" w:eastAsia="Times New Roman" w:hAnsi="Courier New" w:cs="Courier New"/>
                    <w:sz w:val="22"/>
                  </w:rPr>
                </w:rPrChange>
              </w:rPr>
            </w:pPr>
          </w:p>
          <w:p w14:paraId="476EB1FB" w14:textId="77777777" w:rsidR="00EB18E5" w:rsidRPr="004034CC" w:rsidRDefault="00EB18E5">
            <w:pPr>
              <w:rPr>
                <w:rFonts w:ascii="Courier New" w:eastAsia="Times New Roman" w:hAnsi="Courier New" w:cs="Courier New"/>
                <w:b/>
                <w:sz w:val="22"/>
                <w:rPrChange w:id="111" w:author="Author">
                  <w:rPr>
                    <w:rFonts w:ascii="Courier New" w:eastAsia="Times New Roman" w:hAnsi="Courier New" w:cs="Courier New"/>
                    <w:sz w:val="22"/>
                  </w:rPr>
                </w:rPrChange>
              </w:rPr>
            </w:pPr>
            <w:r w:rsidRPr="004034CC">
              <w:rPr>
                <w:rFonts w:ascii="Courier New" w:eastAsia="Times New Roman" w:hAnsi="Courier New" w:cs="Courier New"/>
                <w:b/>
                <w:sz w:val="22"/>
                <w:rPrChange w:id="112" w:author="Author">
                  <w:rPr>
                    <w:rFonts w:ascii="Courier New" w:eastAsia="Times New Roman" w:hAnsi="Courier New" w:cs="Courier New"/>
                    <w:sz w:val="22"/>
                  </w:rPr>
                </w:rPrChange>
              </w:rPr>
              <w:t>Donation</w:t>
            </w:r>
          </w:p>
        </w:tc>
        <w:tc>
          <w:tcPr>
            <w:tcW w:w="1144" w:type="dxa"/>
            <w:vAlign w:val="center"/>
            <w:hideMark/>
            <w:tcPrChange w:id="113" w:author="Author">
              <w:tcPr>
                <w:tcW w:w="1144" w:type="dxa"/>
                <w:vAlign w:val="center"/>
                <w:hideMark/>
              </w:tcPr>
            </w:tcPrChange>
          </w:tcPr>
          <w:p w14:paraId="7CAEC272" w14:textId="77777777" w:rsidR="00EB18E5" w:rsidRPr="004034CC" w:rsidRDefault="00EB18E5" w:rsidP="004034CC">
            <w:pPr>
              <w:jc w:val="center"/>
              <w:rPr>
                <w:rFonts w:ascii="Courier New" w:eastAsia="Times New Roman" w:hAnsi="Courier New" w:cs="Courier New"/>
                <w:sz w:val="22"/>
              </w:rPr>
              <w:pPrChange w:id="114" w:author="Author">
                <w:pPr/>
              </w:pPrChange>
            </w:pPr>
          </w:p>
        </w:tc>
        <w:tc>
          <w:tcPr>
            <w:tcW w:w="1181" w:type="dxa"/>
            <w:tcBorders>
              <w:left w:val="single" w:sz="4" w:space="0" w:color="auto"/>
            </w:tcBorders>
            <w:vAlign w:val="center"/>
            <w:hideMark/>
            <w:tcPrChange w:id="115" w:author="Author">
              <w:tcPr>
                <w:tcW w:w="1181" w:type="dxa"/>
                <w:vAlign w:val="center"/>
                <w:hideMark/>
              </w:tcPr>
            </w:tcPrChange>
          </w:tcPr>
          <w:p w14:paraId="57668E91" w14:textId="77777777" w:rsidR="00EB18E5" w:rsidRPr="004034CC" w:rsidRDefault="00EB18E5" w:rsidP="004034CC">
            <w:pPr>
              <w:jc w:val="center"/>
              <w:rPr>
                <w:rFonts w:ascii="Courier New" w:eastAsia="Times New Roman" w:hAnsi="Courier New" w:cs="Courier New"/>
                <w:sz w:val="22"/>
                <w:szCs w:val="20"/>
              </w:rPr>
              <w:pPrChange w:id="116" w:author="Author">
                <w:pPr/>
              </w:pPrChange>
            </w:pPr>
          </w:p>
        </w:tc>
        <w:tc>
          <w:tcPr>
            <w:tcW w:w="0" w:type="auto"/>
            <w:vAlign w:val="center"/>
            <w:hideMark/>
            <w:tcPrChange w:id="117" w:author="Author">
              <w:tcPr>
                <w:tcW w:w="0" w:type="auto"/>
                <w:vAlign w:val="center"/>
                <w:hideMark/>
              </w:tcPr>
            </w:tcPrChange>
          </w:tcPr>
          <w:p w14:paraId="147833F5" w14:textId="77777777" w:rsidR="00EB18E5" w:rsidRPr="004034CC" w:rsidRDefault="00EB18E5" w:rsidP="004034CC">
            <w:pPr>
              <w:jc w:val="center"/>
              <w:rPr>
                <w:rFonts w:ascii="Courier New" w:eastAsia="Times New Roman" w:hAnsi="Courier New" w:cs="Courier New"/>
                <w:sz w:val="22"/>
                <w:szCs w:val="20"/>
              </w:rPr>
              <w:pPrChange w:id="118" w:author="Author">
                <w:pPr/>
              </w:pPrChange>
            </w:pPr>
          </w:p>
        </w:tc>
        <w:tc>
          <w:tcPr>
            <w:tcW w:w="1083" w:type="dxa"/>
            <w:vAlign w:val="center"/>
            <w:hideMark/>
            <w:tcPrChange w:id="119" w:author="Author">
              <w:tcPr>
                <w:tcW w:w="1083" w:type="dxa"/>
                <w:vAlign w:val="center"/>
                <w:hideMark/>
              </w:tcPr>
            </w:tcPrChange>
          </w:tcPr>
          <w:p w14:paraId="626E0B54" w14:textId="77777777" w:rsidR="00EB18E5" w:rsidRPr="004034CC" w:rsidRDefault="00EB18E5" w:rsidP="004034CC">
            <w:pPr>
              <w:jc w:val="center"/>
              <w:rPr>
                <w:rFonts w:ascii="Courier New" w:eastAsia="Times New Roman" w:hAnsi="Courier New" w:cs="Courier New"/>
                <w:sz w:val="22"/>
                <w:szCs w:val="20"/>
              </w:rPr>
              <w:pPrChange w:id="120" w:author="Author">
                <w:pPr/>
              </w:pPrChange>
            </w:pPr>
          </w:p>
        </w:tc>
        <w:tc>
          <w:tcPr>
            <w:tcW w:w="1104" w:type="dxa"/>
            <w:vAlign w:val="center"/>
            <w:hideMark/>
            <w:tcPrChange w:id="121" w:author="Author">
              <w:tcPr>
                <w:tcW w:w="1104" w:type="dxa"/>
                <w:vAlign w:val="center"/>
                <w:hideMark/>
              </w:tcPr>
            </w:tcPrChange>
          </w:tcPr>
          <w:p w14:paraId="32B580BD" w14:textId="77777777" w:rsidR="00EB18E5" w:rsidRPr="004034CC" w:rsidRDefault="00EB18E5" w:rsidP="004034CC">
            <w:pPr>
              <w:jc w:val="center"/>
              <w:rPr>
                <w:rFonts w:ascii="Courier New" w:eastAsia="Times New Roman" w:hAnsi="Courier New" w:cs="Courier New"/>
                <w:sz w:val="22"/>
                <w:szCs w:val="20"/>
              </w:rPr>
              <w:pPrChange w:id="122" w:author="Author">
                <w:pPr/>
              </w:pPrChange>
            </w:pPr>
          </w:p>
        </w:tc>
        <w:tc>
          <w:tcPr>
            <w:tcW w:w="1104" w:type="dxa"/>
            <w:vAlign w:val="center"/>
            <w:hideMark/>
            <w:tcPrChange w:id="123" w:author="Author">
              <w:tcPr>
                <w:tcW w:w="1104" w:type="dxa"/>
                <w:vAlign w:val="center"/>
                <w:hideMark/>
              </w:tcPr>
            </w:tcPrChange>
          </w:tcPr>
          <w:p w14:paraId="7818A9B9" w14:textId="77777777" w:rsidR="00EB18E5" w:rsidRPr="004034CC" w:rsidRDefault="00EB18E5" w:rsidP="004034CC">
            <w:pPr>
              <w:jc w:val="center"/>
              <w:rPr>
                <w:rFonts w:ascii="Courier New" w:eastAsia="Times New Roman" w:hAnsi="Courier New" w:cs="Courier New"/>
                <w:sz w:val="22"/>
                <w:szCs w:val="20"/>
              </w:rPr>
              <w:pPrChange w:id="124" w:author="Author">
                <w:pPr/>
              </w:pPrChange>
            </w:pPr>
          </w:p>
        </w:tc>
        <w:tc>
          <w:tcPr>
            <w:tcW w:w="1271" w:type="dxa"/>
            <w:vAlign w:val="center"/>
            <w:hideMark/>
            <w:tcPrChange w:id="125" w:author="Author">
              <w:tcPr>
                <w:tcW w:w="1271" w:type="dxa"/>
                <w:vAlign w:val="center"/>
                <w:hideMark/>
              </w:tcPr>
            </w:tcPrChange>
          </w:tcPr>
          <w:p w14:paraId="653420F4" w14:textId="77777777" w:rsidR="00EB18E5" w:rsidRPr="004034CC" w:rsidRDefault="00EB18E5" w:rsidP="004034CC">
            <w:pPr>
              <w:jc w:val="center"/>
              <w:rPr>
                <w:rFonts w:ascii="Courier New" w:eastAsia="Times New Roman" w:hAnsi="Courier New" w:cs="Courier New"/>
                <w:sz w:val="22"/>
                <w:szCs w:val="20"/>
              </w:rPr>
              <w:pPrChange w:id="126" w:author="Author">
                <w:pPr/>
              </w:pPrChange>
            </w:pPr>
          </w:p>
        </w:tc>
      </w:tr>
      <w:tr w:rsidR="004034CC" w14:paraId="56AFCC20" w14:textId="77777777" w:rsidTr="00503118">
        <w:trPr>
          <w:tblCellSpacing w:w="15" w:type="dxa"/>
          <w:trPrChange w:id="127" w:author="Author">
            <w:trPr>
              <w:tblCellSpacing w:w="15" w:type="dxa"/>
            </w:trPr>
          </w:trPrChange>
        </w:trPr>
        <w:tc>
          <w:tcPr>
            <w:tcW w:w="1087" w:type="dxa"/>
            <w:vAlign w:val="center"/>
            <w:hideMark/>
            <w:tcPrChange w:id="128" w:author="Author">
              <w:tcPr>
                <w:tcW w:w="1087" w:type="dxa"/>
                <w:vAlign w:val="center"/>
                <w:hideMark/>
              </w:tcPr>
            </w:tcPrChange>
          </w:tcPr>
          <w:p w14:paraId="28E7E278" w14:textId="77777777" w:rsidR="00EB18E5" w:rsidRPr="004034CC" w:rsidRDefault="00EB18E5">
            <w:pPr>
              <w:rPr>
                <w:rFonts w:ascii="Courier New" w:eastAsia="Times New Roman" w:hAnsi="Courier New" w:cs="Courier New"/>
                <w:sz w:val="22"/>
                <w:szCs w:val="20"/>
              </w:rPr>
            </w:pPr>
          </w:p>
        </w:tc>
        <w:tc>
          <w:tcPr>
            <w:tcW w:w="1144" w:type="dxa"/>
            <w:vAlign w:val="center"/>
            <w:hideMark/>
            <w:tcPrChange w:id="129" w:author="Author">
              <w:tcPr>
                <w:tcW w:w="1144" w:type="dxa"/>
                <w:vAlign w:val="center"/>
                <w:hideMark/>
              </w:tcPr>
            </w:tcPrChange>
          </w:tcPr>
          <w:p w14:paraId="62E7EC6F" w14:textId="14872C0D" w:rsidR="00EB18E5" w:rsidRPr="004034CC" w:rsidRDefault="00EB18E5" w:rsidP="004034CC">
            <w:pPr>
              <w:jc w:val="center"/>
              <w:rPr>
                <w:rFonts w:ascii="Courier New" w:eastAsia="Times New Roman" w:hAnsi="Courier New" w:cs="Courier New"/>
                <w:sz w:val="22"/>
              </w:rPr>
              <w:pPrChange w:id="130" w:author="Author">
                <w:pPr/>
              </w:pPrChange>
            </w:pPr>
          </w:p>
        </w:tc>
        <w:tc>
          <w:tcPr>
            <w:tcW w:w="1181" w:type="dxa"/>
            <w:tcBorders>
              <w:left w:val="single" w:sz="4" w:space="0" w:color="auto"/>
            </w:tcBorders>
            <w:vAlign w:val="center"/>
            <w:hideMark/>
            <w:tcPrChange w:id="131" w:author="Author">
              <w:tcPr>
                <w:tcW w:w="1181" w:type="dxa"/>
                <w:vAlign w:val="center"/>
                <w:hideMark/>
              </w:tcPr>
            </w:tcPrChange>
          </w:tcPr>
          <w:p w14:paraId="76664C2B" w14:textId="77777777" w:rsidR="00EB18E5" w:rsidRPr="004034CC" w:rsidRDefault="00EB18E5" w:rsidP="004034CC">
            <w:pPr>
              <w:jc w:val="center"/>
              <w:rPr>
                <w:rFonts w:ascii="Courier New" w:eastAsia="Times New Roman" w:hAnsi="Courier New" w:cs="Courier New"/>
                <w:sz w:val="22"/>
              </w:rPr>
              <w:pPrChange w:id="132" w:author="Author">
                <w:pPr/>
              </w:pPrChange>
            </w:pPr>
            <w:r w:rsidRPr="004034CC">
              <w:rPr>
                <w:rFonts w:ascii="Courier New" w:eastAsia="Times New Roman" w:hAnsi="Courier New" w:cs="Courier New"/>
                <w:sz w:val="22"/>
              </w:rPr>
              <w:t>1.0 (1.1)</w:t>
            </w:r>
          </w:p>
        </w:tc>
        <w:tc>
          <w:tcPr>
            <w:tcW w:w="0" w:type="auto"/>
            <w:vAlign w:val="center"/>
            <w:hideMark/>
            <w:tcPrChange w:id="133" w:author="Author">
              <w:tcPr>
                <w:tcW w:w="0" w:type="auto"/>
                <w:vAlign w:val="center"/>
                <w:hideMark/>
              </w:tcPr>
            </w:tcPrChange>
          </w:tcPr>
          <w:p w14:paraId="58E653ED" w14:textId="77777777" w:rsidR="004034CC" w:rsidRDefault="00EB18E5" w:rsidP="004034CC">
            <w:pPr>
              <w:jc w:val="center"/>
              <w:rPr>
                <w:ins w:id="134" w:author="Author"/>
                <w:rFonts w:ascii="Courier New" w:eastAsia="Times New Roman" w:hAnsi="Courier New" w:cs="Courier New"/>
                <w:sz w:val="22"/>
              </w:rPr>
              <w:pPrChange w:id="135" w:author="Author">
                <w:pPr/>
              </w:pPrChange>
            </w:pPr>
            <w:r w:rsidRPr="004034CC">
              <w:rPr>
                <w:rFonts w:ascii="Courier New" w:eastAsia="Times New Roman" w:hAnsi="Courier New" w:cs="Courier New"/>
                <w:sz w:val="22"/>
              </w:rPr>
              <w:t xml:space="preserve">1.0 </w:t>
            </w:r>
          </w:p>
          <w:p w14:paraId="4D84F266" w14:textId="172EA11D" w:rsidR="00EB18E5" w:rsidRPr="004034CC" w:rsidRDefault="00EB18E5" w:rsidP="004034CC">
            <w:pPr>
              <w:jc w:val="center"/>
              <w:rPr>
                <w:rFonts w:ascii="Courier New" w:eastAsia="Times New Roman" w:hAnsi="Courier New" w:cs="Courier New"/>
                <w:sz w:val="22"/>
              </w:rPr>
              <w:pPrChange w:id="136" w:author="Author">
                <w:pPr/>
              </w:pPrChange>
            </w:pPr>
            <w:r w:rsidRPr="004034CC">
              <w:rPr>
                <w:rFonts w:ascii="Courier New" w:eastAsia="Times New Roman" w:hAnsi="Courier New" w:cs="Courier New"/>
                <w:sz w:val="22"/>
              </w:rPr>
              <w:t>(1.1)</w:t>
            </w:r>
          </w:p>
        </w:tc>
        <w:tc>
          <w:tcPr>
            <w:tcW w:w="1083" w:type="dxa"/>
            <w:vAlign w:val="center"/>
            <w:hideMark/>
            <w:tcPrChange w:id="137" w:author="Author">
              <w:tcPr>
                <w:tcW w:w="1083" w:type="dxa"/>
                <w:vAlign w:val="center"/>
                <w:hideMark/>
              </w:tcPr>
            </w:tcPrChange>
          </w:tcPr>
          <w:p w14:paraId="005418BD" w14:textId="77777777" w:rsidR="00EB18E5" w:rsidRPr="004034CC" w:rsidRDefault="00EB18E5" w:rsidP="004034CC">
            <w:pPr>
              <w:jc w:val="center"/>
              <w:rPr>
                <w:rFonts w:ascii="Courier New" w:eastAsia="Times New Roman" w:hAnsi="Courier New" w:cs="Courier New"/>
                <w:sz w:val="22"/>
              </w:rPr>
              <w:pPrChange w:id="138" w:author="Author">
                <w:pPr/>
              </w:pPrChange>
            </w:pPr>
            <w:r w:rsidRPr="004034CC">
              <w:rPr>
                <w:rFonts w:ascii="Courier New" w:eastAsia="Times New Roman" w:hAnsi="Courier New" w:cs="Courier New"/>
                <w:sz w:val="22"/>
              </w:rPr>
              <w:t>16.9 (16.4)</w:t>
            </w:r>
          </w:p>
        </w:tc>
        <w:tc>
          <w:tcPr>
            <w:tcW w:w="1104" w:type="dxa"/>
            <w:vAlign w:val="center"/>
            <w:hideMark/>
            <w:tcPrChange w:id="139" w:author="Author">
              <w:tcPr>
                <w:tcW w:w="1104" w:type="dxa"/>
                <w:vAlign w:val="center"/>
                <w:hideMark/>
              </w:tcPr>
            </w:tcPrChange>
          </w:tcPr>
          <w:p w14:paraId="3545AA6E" w14:textId="77777777" w:rsidR="00EB18E5" w:rsidRPr="004034CC" w:rsidRDefault="00EB18E5" w:rsidP="004034CC">
            <w:pPr>
              <w:jc w:val="center"/>
              <w:rPr>
                <w:rFonts w:ascii="Courier New" w:eastAsia="Times New Roman" w:hAnsi="Courier New" w:cs="Courier New"/>
                <w:sz w:val="22"/>
              </w:rPr>
              <w:pPrChange w:id="140" w:author="Author">
                <w:pPr/>
              </w:pPrChange>
            </w:pPr>
            <w:r w:rsidRPr="004034CC">
              <w:rPr>
                <w:rFonts w:ascii="Courier New" w:eastAsia="Times New Roman" w:hAnsi="Courier New" w:cs="Courier New"/>
                <w:sz w:val="22"/>
              </w:rPr>
              <w:t>18.4 (16.4)</w:t>
            </w:r>
          </w:p>
        </w:tc>
        <w:tc>
          <w:tcPr>
            <w:tcW w:w="1104" w:type="dxa"/>
            <w:vAlign w:val="center"/>
            <w:hideMark/>
            <w:tcPrChange w:id="141" w:author="Author">
              <w:tcPr>
                <w:tcW w:w="1104" w:type="dxa"/>
                <w:vAlign w:val="center"/>
                <w:hideMark/>
              </w:tcPr>
            </w:tcPrChange>
          </w:tcPr>
          <w:p w14:paraId="4CA81867" w14:textId="77777777" w:rsidR="00EB18E5" w:rsidRPr="004034CC" w:rsidRDefault="00EB18E5" w:rsidP="004034CC">
            <w:pPr>
              <w:jc w:val="center"/>
              <w:rPr>
                <w:rFonts w:ascii="Courier New" w:eastAsia="Times New Roman" w:hAnsi="Courier New" w:cs="Courier New"/>
                <w:sz w:val="22"/>
              </w:rPr>
              <w:pPrChange w:id="142" w:author="Author">
                <w:pPr/>
              </w:pPrChange>
            </w:pPr>
            <w:r w:rsidRPr="004034CC">
              <w:rPr>
                <w:rFonts w:ascii="Courier New" w:eastAsia="Times New Roman" w:hAnsi="Courier New" w:cs="Courier New"/>
                <w:sz w:val="22"/>
              </w:rPr>
              <w:t>1.4 (1.8)</w:t>
            </w:r>
          </w:p>
        </w:tc>
        <w:tc>
          <w:tcPr>
            <w:tcW w:w="1271" w:type="dxa"/>
            <w:vAlign w:val="center"/>
            <w:hideMark/>
            <w:tcPrChange w:id="143" w:author="Author">
              <w:tcPr>
                <w:tcW w:w="1271" w:type="dxa"/>
                <w:vAlign w:val="center"/>
                <w:hideMark/>
              </w:tcPr>
            </w:tcPrChange>
          </w:tcPr>
          <w:p w14:paraId="67BCF27E" w14:textId="77777777" w:rsidR="00EB18E5" w:rsidRPr="004034CC" w:rsidRDefault="00EB18E5" w:rsidP="004034CC">
            <w:pPr>
              <w:jc w:val="center"/>
              <w:rPr>
                <w:rFonts w:ascii="Courier New" w:eastAsia="Times New Roman" w:hAnsi="Courier New" w:cs="Courier New"/>
                <w:sz w:val="22"/>
              </w:rPr>
              <w:pPrChange w:id="144" w:author="Author">
                <w:pPr/>
              </w:pPrChange>
            </w:pPr>
            <w:r w:rsidRPr="004034CC">
              <w:rPr>
                <w:rFonts w:ascii="Courier New" w:eastAsia="Times New Roman" w:hAnsi="Courier New" w:cs="Courier New"/>
                <w:sz w:val="22"/>
              </w:rPr>
              <w:t>9.3 (13.4)</w:t>
            </w:r>
          </w:p>
        </w:tc>
      </w:tr>
      <w:tr w:rsidR="004034CC" w14:paraId="1406F6B3" w14:textId="77777777" w:rsidTr="00503118">
        <w:trPr>
          <w:trHeight w:val="579"/>
          <w:tblCellSpacing w:w="15" w:type="dxa"/>
          <w:trPrChange w:id="145" w:author="Author">
            <w:trPr>
              <w:trHeight w:val="579"/>
              <w:tblCellSpacing w:w="15" w:type="dxa"/>
            </w:trPr>
          </w:trPrChange>
        </w:trPr>
        <w:tc>
          <w:tcPr>
            <w:tcW w:w="1087" w:type="dxa"/>
            <w:vAlign w:val="center"/>
            <w:hideMark/>
            <w:tcPrChange w:id="146" w:author="Author">
              <w:tcPr>
                <w:tcW w:w="1087" w:type="dxa"/>
                <w:vAlign w:val="center"/>
                <w:hideMark/>
              </w:tcPr>
            </w:tcPrChange>
          </w:tcPr>
          <w:p w14:paraId="568B7940" w14:textId="77777777" w:rsidR="004034CC" w:rsidRDefault="004034CC">
            <w:pPr>
              <w:rPr>
                <w:ins w:id="147" w:author="Author"/>
                <w:rFonts w:ascii="Courier New" w:eastAsia="Times New Roman" w:hAnsi="Courier New" w:cs="Courier New"/>
                <w:sz w:val="22"/>
              </w:rPr>
            </w:pPr>
          </w:p>
          <w:p w14:paraId="3136C73C" w14:textId="77777777" w:rsidR="00EB18E5" w:rsidRPr="004034CC" w:rsidRDefault="00EB18E5">
            <w:pPr>
              <w:rPr>
                <w:rFonts w:ascii="Courier New" w:eastAsia="Times New Roman" w:hAnsi="Courier New" w:cs="Courier New"/>
                <w:b/>
                <w:sz w:val="22"/>
                <w:rPrChange w:id="148" w:author="Author">
                  <w:rPr>
                    <w:rFonts w:ascii="Courier New" w:eastAsia="Times New Roman" w:hAnsi="Courier New" w:cs="Courier New"/>
                    <w:sz w:val="22"/>
                  </w:rPr>
                </w:rPrChange>
              </w:rPr>
            </w:pPr>
            <w:r w:rsidRPr="004034CC">
              <w:rPr>
                <w:rFonts w:ascii="Courier New" w:eastAsia="Times New Roman" w:hAnsi="Courier New" w:cs="Courier New"/>
                <w:b/>
                <w:sz w:val="22"/>
                <w:rPrChange w:id="149" w:author="Author">
                  <w:rPr>
                    <w:rFonts w:ascii="Courier New" w:eastAsia="Times New Roman" w:hAnsi="Courier New" w:cs="Courier New"/>
                    <w:sz w:val="22"/>
                  </w:rPr>
                </w:rPrChange>
              </w:rPr>
              <w:t>Don Share</w:t>
            </w:r>
          </w:p>
        </w:tc>
        <w:tc>
          <w:tcPr>
            <w:tcW w:w="1144" w:type="dxa"/>
            <w:vAlign w:val="center"/>
            <w:hideMark/>
            <w:tcPrChange w:id="150" w:author="Author">
              <w:tcPr>
                <w:tcW w:w="1144" w:type="dxa"/>
                <w:vAlign w:val="center"/>
                <w:hideMark/>
              </w:tcPr>
            </w:tcPrChange>
          </w:tcPr>
          <w:p w14:paraId="1D8619F2" w14:textId="77777777" w:rsidR="00EB18E5" w:rsidRPr="004034CC" w:rsidRDefault="00EB18E5" w:rsidP="004034CC">
            <w:pPr>
              <w:jc w:val="center"/>
              <w:rPr>
                <w:rFonts w:ascii="Courier New" w:eastAsia="Times New Roman" w:hAnsi="Courier New" w:cs="Courier New"/>
                <w:sz w:val="22"/>
              </w:rPr>
              <w:pPrChange w:id="151" w:author="Author">
                <w:pPr/>
              </w:pPrChange>
            </w:pPr>
          </w:p>
        </w:tc>
        <w:tc>
          <w:tcPr>
            <w:tcW w:w="1181" w:type="dxa"/>
            <w:tcBorders>
              <w:left w:val="single" w:sz="4" w:space="0" w:color="auto"/>
            </w:tcBorders>
            <w:vAlign w:val="center"/>
            <w:hideMark/>
            <w:tcPrChange w:id="152" w:author="Author">
              <w:tcPr>
                <w:tcW w:w="1181" w:type="dxa"/>
                <w:vAlign w:val="center"/>
                <w:hideMark/>
              </w:tcPr>
            </w:tcPrChange>
          </w:tcPr>
          <w:p w14:paraId="3C9E27E4" w14:textId="77777777" w:rsidR="00EB18E5" w:rsidRPr="004034CC" w:rsidRDefault="00EB18E5" w:rsidP="004034CC">
            <w:pPr>
              <w:jc w:val="center"/>
              <w:rPr>
                <w:rFonts w:ascii="Courier New" w:eastAsia="Times New Roman" w:hAnsi="Courier New" w:cs="Courier New"/>
                <w:sz w:val="22"/>
                <w:szCs w:val="20"/>
              </w:rPr>
              <w:pPrChange w:id="153" w:author="Author">
                <w:pPr/>
              </w:pPrChange>
            </w:pPr>
          </w:p>
        </w:tc>
        <w:tc>
          <w:tcPr>
            <w:tcW w:w="0" w:type="auto"/>
            <w:vAlign w:val="center"/>
            <w:hideMark/>
            <w:tcPrChange w:id="154" w:author="Author">
              <w:tcPr>
                <w:tcW w:w="0" w:type="auto"/>
                <w:vAlign w:val="center"/>
                <w:hideMark/>
              </w:tcPr>
            </w:tcPrChange>
          </w:tcPr>
          <w:p w14:paraId="1A6D1A8A" w14:textId="77777777" w:rsidR="00EB18E5" w:rsidRPr="004034CC" w:rsidRDefault="00EB18E5" w:rsidP="004034CC">
            <w:pPr>
              <w:jc w:val="center"/>
              <w:rPr>
                <w:rFonts w:ascii="Courier New" w:eastAsia="Times New Roman" w:hAnsi="Courier New" w:cs="Courier New"/>
                <w:sz w:val="22"/>
                <w:szCs w:val="20"/>
              </w:rPr>
              <w:pPrChange w:id="155" w:author="Author">
                <w:pPr/>
              </w:pPrChange>
            </w:pPr>
          </w:p>
        </w:tc>
        <w:tc>
          <w:tcPr>
            <w:tcW w:w="1083" w:type="dxa"/>
            <w:vAlign w:val="center"/>
            <w:hideMark/>
            <w:tcPrChange w:id="156" w:author="Author">
              <w:tcPr>
                <w:tcW w:w="1083" w:type="dxa"/>
                <w:vAlign w:val="center"/>
                <w:hideMark/>
              </w:tcPr>
            </w:tcPrChange>
          </w:tcPr>
          <w:p w14:paraId="669FE943" w14:textId="77777777" w:rsidR="00EB18E5" w:rsidRPr="004034CC" w:rsidRDefault="00EB18E5" w:rsidP="004034CC">
            <w:pPr>
              <w:jc w:val="center"/>
              <w:rPr>
                <w:rFonts w:ascii="Courier New" w:eastAsia="Times New Roman" w:hAnsi="Courier New" w:cs="Courier New"/>
                <w:sz w:val="22"/>
                <w:szCs w:val="20"/>
              </w:rPr>
              <w:pPrChange w:id="157" w:author="Author">
                <w:pPr/>
              </w:pPrChange>
            </w:pPr>
          </w:p>
        </w:tc>
        <w:tc>
          <w:tcPr>
            <w:tcW w:w="1104" w:type="dxa"/>
            <w:vAlign w:val="center"/>
            <w:hideMark/>
            <w:tcPrChange w:id="158" w:author="Author">
              <w:tcPr>
                <w:tcW w:w="1104" w:type="dxa"/>
                <w:vAlign w:val="center"/>
                <w:hideMark/>
              </w:tcPr>
            </w:tcPrChange>
          </w:tcPr>
          <w:p w14:paraId="1FC493F9" w14:textId="77777777" w:rsidR="00EB18E5" w:rsidRPr="004034CC" w:rsidRDefault="00EB18E5" w:rsidP="004034CC">
            <w:pPr>
              <w:jc w:val="center"/>
              <w:rPr>
                <w:rFonts w:ascii="Courier New" w:eastAsia="Times New Roman" w:hAnsi="Courier New" w:cs="Courier New"/>
                <w:sz w:val="22"/>
                <w:szCs w:val="20"/>
              </w:rPr>
              <w:pPrChange w:id="159" w:author="Author">
                <w:pPr/>
              </w:pPrChange>
            </w:pPr>
          </w:p>
        </w:tc>
        <w:tc>
          <w:tcPr>
            <w:tcW w:w="1104" w:type="dxa"/>
            <w:vAlign w:val="center"/>
            <w:hideMark/>
            <w:tcPrChange w:id="160" w:author="Author">
              <w:tcPr>
                <w:tcW w:w="1104" w:type="dxa"/>
                <w:vAlign w:val="center"/>
                <w:hideMark/>
              </w:tcPr>
            </w:tcPrChange>
          </w:tcPr>
          <w:p w14:paraId="536D68C2" w14:textId="77777777" w:rsidR="00EB18E5" w:rsidRPr="004034CC" w:rsidRDefault="00EB18E5" w:rsidP="004034CC">
            <w:pPr>
              <w:jc w:val="center"/>
              <w:rPr>
                <w:rFonts w:ascii="Courier New" w:eastAsia="Times New Roman" w:hAnsi="Courier New" w:cs="Courier New"/>
                <w:sz w:val="22"/>
                <w:szCs w:val="20"/>
              </w:rPr>
              <w:pPrChange w:id="161" w:author="Author">
                <w:pPr/>
              </w:pPrChange>
            </w:pPr>
          </w:p>
        </w:tc>
        <w:tc>
          <w:tcPr>
            <w:tcW w:w="1271" w:type="dxa"/>
            <w:vAlign w:val="center"/>
            <w:hideMark/>
            <w:tcPrChange w:id="162" w:author="Author">
              <w:tcPr>
                <w:tcW w:w="1271" w:type="dxa"/>
                <w:vAlign w:val="center"/>
                <w:hideMark/>
              </w:tcPr>
            </w:tcPrChange>
          </w:tcPr>
          <w:p w14:paraId="2758C840" w14:textId="77777777" w:rsidR="00EB18E5" w:rsidRPr="004034CC" w:rsidRDefault="00EB18E5" w:rsidP="004034CC">
            <w:pPr>
              <w:jc w:val="center"/>
              <w:rPr>
                <w:rFonts w:ascii="Courier New" w:eastAsia="Times New Roman" w:hAnsi="Courier New" w:cs="Courier New"/>
                <w:sz w:val="22"/>
                <w:szCs w:val="20"/>
              </w:rPr>
              <w:pPrChange w:id="163" w:author="Author">
                <w:pPr/>
              </w:pPrChange>
            </w:pPr>
          </w:p>
        </w:tc>
      </w:tr>
      <w:tr w:rsidR="004034CC" w14:paraId="65A09EB1" w14:textId="77777777" w:rsidTr="00503118">
        <w:trPr>
          <w:tblCellSpacing w:w="15" w:type="dxa"/>
          <w:trPrChange w:id="164" w:author="Author">
            <w:trPr>
              <w:tblCellSpacing w:w="15" w:type="dxa"/>
            </w:trPr>
          </w:trPrChange>
        </w:trPr>
        <w:tc>
          <w:tcPr>
            <w:tcW w:w="1087" w:type="dxa"/>
            <w:vAlign w:val="center"/>
            <w:hideMark/>
            <w:tcPrChange w:id="165" w:author="Author">
              <w:tcPr>
                <w:tcW w:w="1087" w:type="dxa"/>
                <w:vAlign w:val="center"/>
                <w:hideMark/>
              </w:tcPr>
            </w:tcPrChange>
          </w:tcPr>
          <w:p w14:paraId="6A32F463" w14:textId="77777777" w:rsidR="00EB18E5" w:rsidRPr="004034CC" w:rsidRDefault="00EB18E5">
            <w:pPr>
              <w:rPr>
                <w:rFonts w:ascii="Courier New" w:eastAsia="Times New Roman" w:hAnsi="Courier New" w:cs="Courier New"/>
                <w:sz w:val="22"/>
                <w:szCs w:val="20"/>
              </w:rPr>
            </w:pPr>
          </w:p>
        </w:tc>
        <w:tc>
          <w:tcPr>
            <w:tcW w:w="1144" w:type="dxa"/>
            <w:vAlign w:val="center"/>
            <w:hideMark/>
            <w:tcPrChange w:id="166" w:author="Author">
              <w:tcPr>
                <w:tcW w:w="1144" w:type="dxa"/>
                <w:vAlign w:val="center"/>
                <w:hideMark/>
              </w:tcPr>
            </w:tcPrChange>
          </w:tcPr>
          <w:p w14:paraId="3FD65F1E" w14:textId="77777777" w:rsidR="00EB18E5" w:rsidRPr="004034CC" w:rsidRDefault="00EB18E5" w:rsidP="004034CC">
            <w:pPr>
              <w:jc w:val="center"/>
              <w:rPr>
                <w:rFonts w:ascii="Courier New" w:eastAsia="Times New Roman" w:hAnsi="Courier New" w:cs="Courier New"/>
                <w:sz w:val="22"/>
              </w:rPr>
              <w:pPrChange w:id="167" w:author="Author">
                <w:pPr/>
              </w:pPrChange>
            </w:pPr>
            <w:r w:rsidRPr="004034CC">
              <w:rPr>
                <w:rFonts w:ascii="Courier New" w:eastAsia="Times New Roman" w:hAnsi="Courier New" w:cs="Courier New"/>
                <w:sz w:val="22"/>
              </w:rPr>
              <w:t>0.3 (0.3)</w:t>
            </w:r>
          </w:p>
        </w:tc>
        <w:tc>
          <w:tcPr>
            <w:tcW w:w="1181" w:type="dxa"/>
            <w:tcBorders>
              <w:left w:val="single" w:sz="4" w:space="0" w:color="auto"/>
            </w:tcBorders>
            <w:vAlign w:val="center"/>
            <w:hideMark/>
            <w:tcPrChange w:id="168" w:author="Author">
              <w:tcPr>
                <w:tcW w:w="1181" w:type="dxa"/>
                <w:vAlign w:val="center"/>
                <w:hideMark/>
              </w:tcPr>
            </w:tcPrChange>
          </w:tcPr>
          <w:p w14:paraId="1E0BE3FB" w14:textId="77777777" w:rsidR="00EB18E5" w:rsidRPr="004034CC" w:rsidRDefault="00EB18E5" w:rsidP="004034CC">
            <w:pPr>
              <w:jc w:val="center"/>
              <w:rPr>
                <w:rFonts w:ascii="Courier New" w:eastAsia="Times New Roman" w:hAnsi="Courier New" w:cs="Courier New"/>
                <w:sz w:val="22"/>
              </w:rPr>
              <w:pPrChange w:id="169" w:author="Author">
                <w:pPr/>
              </w:pPrChange>
            </w:pPr>
            <w:r w:rsidRPr="004034CC">
              <w:rPr>
                <w:rFonts w:ascii="Courier New" w:eastAsia="Times New Roman" w:hAnsi="Courier New" w:cs="Courier New"/>
                <w:sz w:val="22"/>
              </w:rPr>
              <w:t>0.3 (0.4)</w:t>
            </w:r>
          </w:p>
        </w:tc>
        <w:tc>
          <w:tcPr>
            <w:tcW w:w="0" w:type="auto"/>
            <w:vAlign w:val="center"/>
            <w:hideMark/>
            <w:tcPrChange w:id="170" w:author="Author">
              <w:tcPr>
                <w:tcW w:w="0" w:type="auto"/>
                <w:vAlign w:val="center"/>
                <w:hideMark/>
              </w:tcPr>
            </w:tcPrChange>
          </w:tcPr>
          <w:p w14:paraId="4BD7209A" w14:textId="77777777" w:rsidR="004034CC" w:rsidRDefault="00EB18E5" w:rsidP="004034CC">
            <w:pPr>
              <w:jc w:val="center"/>
              <w:rPr>
                <w:ins w:id="171" w:author="Author"/>
                <w:rFonts w:ascii="Courier New" w:eastAsia="Times New Roman" w:hAnsi="Courier New" w:cs="Courier New"/>
                <w:sz w:val="22"/>
              </w:rPr>
              <w:pPrChange w:id="172" w:author="Author">
                <w:pPr/>
              </w:pPrChange>
            </w:pPr>
            <w:r w:rsidRPr="004034CC">
              <w:rPr>
                <w:rFonts w:ascii="Courier New" w:eastAsia="Times New Roman" w:hAnsi="Courier New" w:cs="Courier New"/>
                <w:sz w:val="22"/>
              </w:rPr>
              <w:t xml:space="preserve">0.3 </w:t>
            </w:r>
          </w:p>
          <w:p w14:paraId="4935E51B" w14:textId="170A9940" w:rsidR="00EB18E5" w:rsidRPr="004034CC" w:rsidRDefault="00EB18E5" w:rsidP="004034CC">
            <w:pPr>
              <w:jc w:val="center"/>
              <w:rPr>
                <w:rFonts w:ascii="Courier New" w:eastAsia="Times New Roman" w:hAnsi="Courier New" w:cs="Courier New"/>
                <w:sz w:val="22"/>
              </w:rPr>
              <w:pPrChange w:id="173" w:author="Author">
                <w:pPr/>
              </w:pPrChange>
            </w:pPr>
            <w:r w:rsidRPr="004034CC">
              <w:rPr>
                <w:rFonts w:ascii="Courier New" w:eastAsia="Times New Roman" w:hAnsi="Courier New" w:cs="Courier New"/>
                <w:sz w:val="22"/>
              </w:rPr>
              <w:t>(0.4)</w:t>
            </w:r>
          </w:p>
        </w:tc>
        <w:tc>
          <w:tcPr>
            <w:tcW w:w="1083" w:type="dxa"/>
            <w:vAlign w:val="center"/>
            <w:hideMark/>
            <w:tcPrChange w:id="174" w:author="Author">
              <w:tcPr>
                <w:tcW w:w="1083" w:type="dxa"/>
                <w:vAlign w:val="center"/>
                <w:hideMark/>
              </w:tcPr>
            </w:tcPrChange>
          </w:tcPr>
          <w:p w14:paraId="33A31D3E" w14:textId="77777777" w:rsidR="00EB18E5" w:rsidRPr="004034CC" w:rsidRDefault="00EB18E5" w:rsidP="004034CC">
            <w:pPr>
              <w:jc w:val="center"/>
              <w:rPr>
                <w:rFonts w:ascii="Courier New" w:eastAsia="Times New Roman" w:hAnsi="Courier New" w:cs="Courier New"/>
                <w:sz w:val="22"/>
              </w:rPr>
              <w:pPrChange w:id="175" w:author="Author">
                <w:pPr/>
              </w:pPrChange>
            </w:pPr>
            <w:r w:rsidRPr="004034CC">
              <w:rPr>
                <w:rFonts w:ascii="Courier New" w:eastAsia="Times New Roman" w:hAnsi="Courier New" w:cs="Courier New"/>
                <w:sz w:val="22"/>
              </w:rPr>
              <w:t>0.3 (0.3)</w:t>
            </w:r>
          </w:p>
        </w:tc>
        <w:tc>
          <w:tcPr>
            <w:tcW w:w="1104" w:type="dxa"/>
            <w:vAlign w:val="center"/>
            <w:hideMark/>
            <w:tcPrChange w:id="176" w:author="Author">
              <w:tcPr>
                <w:tcW w:w="1104" w:type="dxa"/>
                <w:vAlign w:val="center"/>
                <w:hideMark/>
              </w:tcPr>
            </w:tcPrChange>
          </w:tcPr>
          <w:p w14:paraId="13A5A499" w14:textId="77777777" w:rsidR="00EB18E5" w:rsidRPr="004034CC" w:rsidRDefault="00EB18E5" w:rsidP="004034CC">
            <w:pPr>
              <w:jc w:val="center"/>
              <w:rPr>
                <w:rFonts w:ascii="Courier New" w:eastAsia="Times New Roman" w:hAnsi="Courier New" w:cs="Courier New"/>
                <w:sz w:val="22"/>
              </w:rPr>
              <w:pPrChange w:id="177" w:author="Author">
                <w:pPr/>
              </w:pPrChange>
            </w:pPr>
            <w:r w:rsidRPr="004034CC">
              <w:rPr>
                <w:rFonts w:ascii="Courier New" w:eastAsia="Times New Roman" w:hAnsi="Courier New" w:cs="Courier New"/>
                <w:sz w:val="22"/>
              </w:rPr>
              <w:t>0.4 (0.3)</w:t>
            </w:r>
          </w:p>
        </w:tc>
        <w:tc>
          <w:tcPr>
            <w:tcW w:w="1104" w:type="dxa"/>
            <w:vAlign w:val="center"/>
            <w:hideMark/>
            <w:tcPrChange w:id="178" w:author="Author">
              <w:tcPr>
                <w:tcW w:w="1104" w:type="dxa"/>
                <w:vAlign w:val="center"/>
                <w:hideMark/>
              </w:tcPr>
            </w:tcPrChange>
          </w:tcPr>
          <w:p w14:paraId="54A84996" w14:textId="77777777" w:rsidR="00EB18E5" w:rsidRPr="004034CC" w:rsidRDefault="00EB18E5" w:rsidP="004034CC">
            <w:pPr>
              <w:jc w:val="center"/>
              <w:rPr>
                <w:rFonts w:ascii="Courier New" w:eastAsia="Times New Roman" w:hAnsi="Courier New" w:cs="Courier New"/>
                <w:sz w:val="22"/>
              </w:rPr>
              <w:pPrChange w:id="179" w:author="Author">
                <w:pPr/>
              </w:pPrChange>
            </w:pPr>
            <w:r w:rsidRPr="004034CC">
              <w:rPr>
                <w:rFonts w:ascii="Courier New" w:eastAsia="Times New Roman" w:hAnsi="Courier New" w:cs="Courier New"/>
                <w:sz w:val="22"/>
              </w:rPr>
              <w:t>0.3 (0.4)</w:t>
            </w:r>
          </w:p>
        </w:tc>
        <w:tc>
          <w:tcPr>
            <w:tcW w:w="1271" w:type="dxa"/>
            <w:vAlign w:val="center"/>
            <w:hideMark/>
            <w:tcPrChange w:id="180" w:author="Author">
              <w:tcPr>
                <w:tcW w:w="1271" w:type="dxa"/>
                <w:vAlign w:val="center"/>
                <w:hideMark/>
              </w:tcPr>
            </w:tcPrChange>
          </w:tcPr>
          <w:p w14:paraId="403BD43D" w14:textId="77777777" w:rsidR="004034CC" w:rsidRDefault="00EB18E5" w:rsidP="004034CC">
            <w:pPr>
              <w:jc w:val="center"/>
              <w:rPr>
                <w:ins w:id="181" w:author="Author"/>
                <w:rFonts w:ascii="Courier New" w:eastAsia="Times New Roman" w:hAnsi="Courier New" w:cs="Courier New"/>
                <w:sz w:val="22"/>
              </w:rPr>
              <w:pPrChange w:id="182" w:author="Author">
                <w:pPr/>
              </w:pPrChange>
            </w:pPr>
            <w:r w:rsidRPr="004034CC">
              <w:rPr>
                <w:rFonts w:ascii="Courier New" w:eastAsia="Times New Roman" w:hAnsi="Courier New" w:cs="Courier New"/>
                <w:sz w:val="22"/>
              </w:rPr>
              <w:t>0.2</w:t>
            </w:r>
          </w:p>
          <w:p w14:paraId="571BEEAF" w14:textId="524A031F" w:rsidR="00EB18E5" w:rsidRPr="004034CC" w:rsidRDefault="00EB18E5" w:rsidP="004034CC">
            <w:pPr>
              <w:jc w:val="center"/>
              <w:rPr>
                <w:rFonts w:ascii="Courier New" w:eastAsia="Times New Roman" w:hAnsi="Courier New" w:cs="Courier New"/>
                <w:sz w:val="22"/>
              </w:rPr>
              <w:pPrChange w:id="183" w:author="Author">
                <w:pPr/>
              </w:pPrChange>
            </w:pPr>
            <w:r w:rsidRPr="004034CC">
              <w:rPr>
                <w:rFonts w:ascii="Courier New" w:eastAsia="Times New Roman" w:hAnsi="Courier New" w:cs="Courier New"/>
                <w:sz w:val="22"/>
              </w:rPr>
              <w:t xml:space="preserve"> (0.3)</w:t>
            </w:r>
          </w:p>
        </w:tc>
      </w:tr>
    </w:tbl>
    <w:p w14:paraId="318749A3" w14:textId="77E35188" w:rsidR="00B07844" w:rsidRPr="006B0048" w:rsidRDefault="00B07844" w:rsidP="00B07844">
      <w:pPr>
        <w:ind w:left="-284"/>
        <w:contextualSpacing/>
        <w:jc w:val="center"/>
        <w:rPr>
          <w:b/>
        </w:rPr>
      </w:pPr>
      <w:commentRangeStart w:id="184"/>
      <w:r>
        <w:rPr>
          <w:rStyle w:val="CommentReference"/>
          <w:rFonts w:asciiTheme="minorHAnsi" w:hAnsiTheme="minorHAnsi" w:cstheme="minorBidi"/>
        </w:rPr>
        <w:commentReference w:id="185"/>
      </w:r>
      <w:commentRangeEnd w:id="184"/>
      <w:r w:rsidR="00856530">
        <w:rPr>
          <w:rStyle w:val="CommentReference"/>
          <w:rFonts w:asciiTheme="minorHAnsi" w:hAnsiTheme="minorHAnsi" w:cstheme="minorBidi"/>
        </w:rPr>
        <w:commentReference w:id="184"/>
      </w:r>
    </w:p>
    <w:p w14:paraId="2E20BE0B" w14:textId="0065134A" w:rsidR="00B07844" w:rsidRDefault="00B07844" w:rsidP="00B07844">
      <w:pPr>
        <w:contextualSpacing/>
        <w:rPr>
          <w:sz w:val="20"/>
          <w:szCs w:val="20"/>
        </w:rPr>
      </w:pPr>
      <w:r w:rsidRPr="00873C91">
        <w:rPr>
          <w:i/>
          <w:sz w:val="20"/>
          <w:szCs w:val="20"/>
        </w:rPr>
        <w:t>Note</w:t>
      </w:r>
      <w:r w:rsidRPr="00873C91">
        <w:rPr>
          <w:sz w:val="20"/>
          <w:szCs w:val="20"/>
        </w:rPr>
        <w:t xml:space="preserve">. </w:t>
      </w:r>
      <w:r>
        <w:rPr>
          <w:sz w:val="20"/>
          <w:szCs w:val="20"/>
        </w:rPr>
        <w:t>Table reports means and standard deviations for each variable.  DONATE: NO (0) / YES (1</w:t>
      </w:r>
      <w:proofErr w:type="gramStart"/>
      <w:r>
        <w:rPr>
          <w:sz w:val="20"/>
          <w:szCs w:val="20"/>
        </w:rPr>
        <w:t xml:space="preserve">) </w:t>
      </w:r>
      <w:r w:rsidRPr="00873C91">
        <w:rPr>
          <w:sz w:val="20"/>
          <w:szCs w:val="20"/>
        </w:rPr>
        <w:t xml:space="preserve"> =</w:t>
      </w:r>
      <w:proofErr w:type="gramEnd"/>
      <w:r w:rsidRPr="00873C91">
        <w:rPr>
          <w:sz w:val="20"/>
          <w:szCs w:val="20"/>
        </w:rPr>
        <w:t xml:space="preserve"> Dichotomous two-part outcome (Donated: Yes/no)</w:t>
      </w:r>
      <w:r>
        <w:rPr>
          <w:sz w:val="20"/>
          <w:szCs w:val="20"/>
        </w:rPr>
        <w:t>, Donation: Amounts including zeroes (in $ or £), Don Share: Share of maximum amount ($3, $3, $50, $50, $5, £50, respectively) donated</w:t>
      </w:r>
      <w:r w:rsidR="00EB18E5">
        <w:rPr>
          <w:sz w:val="20"/>
          <w:szCs w:val="20"/>
        </w:rPr>
        <w:t xml:space="preserve">. We do not report average </w:t>
      </w:r>
      <w:ins w:id="186" w:author="Author">
        <w:r w:rsidR="004034CC">
          <w:rPr>
            <w:sz w:val="20"/>
            <w:szCs w:val="20"/>
          </w:rPr>
          <w:t>donation across studies because the maximum possible donations and currencies differed.</w:t>
        </w:r>
      </w:ins>
    </w:p>
    <w:p w14:paraId="77C3DC68" w14:textId="77777777" w:rsidR="00EB18E5" w:rsidRDefault="00EB18E5" w:rsidP="00B07844">
      <w:pPr>
        <w:contextualSpacing/>
        <w:rPr>
          <w:sz w:val="20"/>
          <w:szCs w:val="20"/>
        </w:rPr>
      </w:pPr>
    </w:p>
    <w:p w14:paraId="7A61E138" w14:textId="1383061A" w:rsidR="00EB18E5" w:rsidDel="004034CC" w:rsidRDefault="00EB18E5" w:rsidP="00B07844">
      <w:pPr>
        <w:contextualSpacing/>
        <w:rPr>
          <w:del w:id="187" w:author="Author"/>
          <w:sz w:val="20"/>
          <w:szCs w:val="20"/>
        </w:rPr>
      </w:pPr>
      <w:del w:id="188" w:author="Author">
        <w:r w:rsidDel="004034CC">
          <w:rPr>
            <w:sz w:val="20"/>
            <w:szCs w:val="20"/>
          </w:rPr>
          <w:delText xml:space="preserve">Note also that the average donation </w:delText>
        </w:r>
      </w:del>
    </w:p>
    <w:p w14:paraId="715F8B6F" w14:textId="77777777" w:rsidR="006B0B03" w:rsidRDefault="006B0B03" w:rsidP="005C253B">
      <w:pPr>
        <w:contextualSpacing/>
        <w:rPr>
          <w:sz w:val="20"/>
          <w:szCs w:val="20"/>
        </w:rPr>
      </w:pPr>
    </w:p>
    <w:bookmarkEnd w:id="25"/>
    <w:p w14:paraId="02594711" w14:textId="77777777" w:rsidR="00433170" w:rsidRDefault="00433170" w:rsidP="005C253B">
      <w:pPr>
        <w:contextualSpacing/>
        <w:rPr>
          <w:sz w:val="20"/>
          <w:szCs w:val="20"/>
        </w:rPr>
      </w:pPr>
    </w:p>
    <w:p w14:paraId="4E0866EA" w14:textId="75914266" w:rsidR="00BF104E" w:rsidRDefault="00BF104E">
      <w:pPr>
        <w:spacing w:after="200" w:line="276" w:lineRule="auto"/>
        <w:rPr>
          <w:sz w:val="20"/>
          <w:szCs w:val="20"/>
        </w:rPr>
      </w:pPr>
      <w:r>
        <w:rPr>
          <w:sz w:val="20"/>
          <w:szCs w:val="20"/>
        </w:rPr>
        <w:br w:type="page"/>
      </w:r>
    </w:p>
    <w:p w14:paraId="7D9A16D5" w14:textId="5D26544A" w:rsidR="00F923C9" w:rsidRPr="00B07844" w:rsidRDefault="00F923C9" w:rsidP="00B07844">
      <w:pPr>
        <w:pStyle w:val="Heading1"/>
        <w:jc w:val="center"/>
        <w:rPr>
          <w:rFonts w:ascii="Times New Roman" w:hAnsi="Times New Roman" w:cs="Times New Roman"/>
          <w:b/>
          <w:color w:val="auto"/>
          <w:sz w:val="24"/>
          <w:szCs w:val="24"/>
        </w:rPr>
      </w:pPr>
      <w:r w:rsidRPr="00B07844">
        <w:rPr>
          <w:rFonts w:ascii="Times New Roman" w:hAnsi="Times New Roman" w:cs="Times New Roman"/>
          <w:b/>
          <w:color w:val="auto"/>
          <w:sz w:val="24"/>
          <w:szCs w:val="24"/>
        </w:rPr>
        <w:lastRenderedPageBreak/>
        <w:t>Conditional-on-positive Treatment effects: Lee (2009) bounded estimates</w:t>
      </w:r>
    </w:p>
    <w:p w14:paraId="372D3A67" w14:textId="77777777" w:rsidR="00F923C9" w:rsidRDefault="00F923C9" w:rsidP="00F923C9"/>
    <w:p w14:paraId="2D8CEE40" w14:textId="405286F2" w:rsidR="00395842" w:rsidRPr="00282206" w:rsidRDefault="00F923C9" w:rsidP="00B07844">
      <w:r>
        <w:t>As Lee (2009) explains,</w:t>
      </w:r>
      <w:r w:rsidR="00B07844">
        <w:t xml:space="preserve"> </w:t>
      </w:r>
      <w:r>
        <w:t xml:space="preserve">if treatments </w:t>
      </w:r>
      <w:r w:rsidR="00E4078E">
        <w:t>have an impact on</w:t>
      </w:r>
      <w:r>
        <w:t xml:space="preserve"> selection into</w:t>
      </w:r>
      <w:r w:rsidR="00E4078E">
        <w:t xml:space="preserve"> a particular </w:t>
      </w:r>
      <w:r w:rsidR="00E4078E" w:rsidRPr="00E4078E">
        <w:rPr>
          <w:i/>
        </w:rPr>
        <w:t>selection group</w:t>
      </w:r>
      <w:r w:rsidR="00E4078E">
        <w:t xml:space="preserve">, and the composition of those selected into this </w:t>
      </w:r>
      <w:r w:rsidR="00E4078E" w:rsidRPr="00E4078E">
        <w:rPr>
          <w:i/>
        </w:rPr>
        <w:t>group</w:t>
      </w:r>
      <w:r w:rsidR="00E4078E">
        <w:t xml:space="preserve"> differs by treatment according to some </w:t>
      </w:r>
      <w:r w:rsidR="00E4078E" w:rsidRPr="00E4078E">
        <w:rPr>
          <w:i/>
        </w:rPr>
        <w:t>outcome</w:t>
      </w:r>
      <w:r w:rsidR="00E4078E">
        <w:t xml:space="preserve">, then estimates comparing the </w:t>
      </w:r>
      <w:r w:rsidR="00E4078E">
        <w:rPr>
          <w:i/>
        </w:rPr>
        <w:t xml:space="preserve">outcome </w:t>
      </w:r>
      <w:r w:rsidR="00E4078E">
        <w:t xml:space="preserve">for treatment and control participants who are in this </w:t>
      </w:r>
      <w:r w:rsidR="00E4078E">
        <w:rPr>
          <w:i/>
        </w:rPr>
        <w:t>selection group</w:t>
      </w:r>
      <w:r w:rsidR="00E4078E">
        <w:t xml:space="preserve"> will be biased.</w:t>
      </w:r>
      <w:r w:rsidR="00B07844">
        <w:t xml:space="preserve"> </w:t>
      </w:r>
      <w:r w:rsidR="00E4078E">
        <w:t xml:space="preserve">More specifically, if we compare the mean donation for treatment and control participants </w:t>
      </w:r>
      <w:r w:rsidR="00E4078E" w:rsidRPr="00E4078E">
        <w:rPr>
          <w:i/>
        </w:rPr>
        <w:t>throwing out a</w:t>
      </w:r>
      <w:r w:rsidR="00E4078E">
        <w:rPr>
          <w:i/>
        </w:rPr>
        <w:t>ll those who did not donate</w:t>
      </w:r>
      <w:r w:rsidR="00B07844">
        <w:rPr>
          <w:i/>
        </w:rPr>
        <w:t xml:space="preserve">, </w:t>
      </w:r>
      <w:r w:rsidR="00E4078E">
        <w:t>this naïve ‘conditional-on-positive’ estimate is potentially biased</w:t>
      </w:r>
      <w:r w:rsidR="000F6199">
        <w:t>.</w:t>
      </w:r>
      <w:r w:rsidR="00A905EE">
        <w:rPr>
          <w:rStyle w:val="FootnoteReference"/>
        </w:rPr>
        <w:footnoteReference w:id="1"/>
      </w:r>
      <w:r w:rsidR="00B07844">
        <w:t xml:space="preserve"> </w:t>
      </w:r>
    </w:p>
    <w:p w14:paraId="190D6A81" w14:textId="77777777" w:rsidR="00F923C9" w:rsidRDefault="00F923C9" w:rsidP="00F923C9"/>
    <w:p w14:paraId="438709CF" w14:textId="11E3546A" w:rsidR="00E4078E" w:rsidRDefault="00F923C9" w:rsidP="00F923C9">
      <w:pPr>
        <w:rPr>
          <w:i/>
        </w:rPr>
      </w:pPr>
      <w:r>
        <w:t xml:space="preserve">The “Lee-bound” procedure </w:t>
      </w:r>
      <w:r w:rsidR="00E4078E">
        <w:t xml:space="preserve">can recover </w:t>
      </w:r>
      <w:r w:rsidR="00E4078E" w:rsidRPr="00E4078E">
        <w:rPr>
          <w:i/>
        </w:rPr>
        <w:t xml:space="preserve">the impact </w:t>
      </w:r>
      <w:r w:rsidR="00E4078E">
        <w:rPr>
          <w:i/>
        </w:rPr>
        <w:t>of the treatment on the outcome, for those who would have been in the relevant ‘selected’ group whether or not they received the treatment</w:t>
      </w:r>
    </w:p>
    <w:p w14:paraId="34C704F6" w14:textId="76D21967" w:rsidR="00395842" w:rsidRDefault="00395842" w:rsidP="00B07844">
      <w:r w:rsidRPr="00395842">
        <w:t xml:space="preserve">under a </w:t>
      </w:r>
      <w:r>
        <w:t>‘monotonicity condition</w:t>
      </w:r>
      <w:r w:rsidR="00B07844">
        <w:t>’</w:t>
      </w:r>
      <w:r>
        <w:t>:</w:t>
      </w:r>
    </w:p>
    <w:p w14:paraId="1C3D0176" w14:textId="77777777" w:rsidR="00B07844" w:rsidRDefault="00B07844" w:rsidP="00B07844"/>
    <w:p w14:paraId="61E59984" w14:textId="234430F0" w:rsidR="0068243E" w:rsidRDefault="00395842" w:rsidP="00B07844">
      <w:pPr>
        <w:pStyle w:val="ListParagraph"/>
        <w:numPr>
          <w:ilvl w:val="1"/>
          <w:numId w:val="3"/>
        </w:numPr>
        <w:ind w:left="426"/>
      </w:pPr>
      <w:r>
        <w:t xml:space="preserve">essentially, the treatment must make it either </w:t>
      </w:r>
      <w:r>
        <w:rPr>
          <w:i/>
        </w:rPr>
        <w:t>more</w:t>
      </w:r>
      <w:r>
        <w:t xml:space="preserve"> or </w:t>
      </w:r>
      <w:r>
        <w:rPr>
          <w:i/>
        </w:rPr>
        <w:t>less</w:t>
      </w:r>
      <w:r>
        <w:t xml:space="preserve"> likely that individuals </w:t>
      </w:r>
      <w:r w:rsidR="0068243E">
        <w:t xml:space="preserve">select into the group (make a positive donation), </w:t>
      </w:r>
    </w:p>
    <w:p w14:paraId="3AB36F42" w14:textId="390FC9CE" w:rsidR="00395842" w:rsidRDefault="0068243E" w:rsidP="00B07844">
      <w:pPr>
        <w:pStyle w:val="ListParagraph"/>
        <w:numPr>
          <w:ilvl w:val="1"/>
          <w:numId w:val="3"/>
        </w:numPr>
        <w:ind w:left="426"/>
      </w:pPr>
      <w:r>
        <w:t xml:space="preserve">but it must not be that the treatment induces </w:t>
      </w:r>
      <w:r>
        <w:rPr>
          <w:i/>
        </w:rPr>
        <w:t xml:space="preserve">some </w:t>
      </w:r>
      <w:r>
        <w:t xml:space="preserve">individuals to </w:t>
      </w:r>
      <w:r w:rsidR="00EC1019">
        <w:t>“</w:t>
      </w:r>
      <w:r>
        <w:t>select in</w:t>
      </w:r>
      <w:r w:rsidR="00EC1019">
        <w:t>”</w:t>
      </w:r>
      <w:r>
        <w:t xml:space="preserve"> (donate) who would not have otherwise done so, and </w:t>
      </w:r>
      <w:r>
        <w:rPr>
          <w:i/>
        </w:rPr>
        <w:t xml:space="preserve">other </w:t>
      </w:r>
      <w:r w:rsidRPr="0068243E">
        <w:t>individuals</w:t>
      </w:r>
      <w:r>
        <w:t xml:space="preserve"> to </w:t>
      </w:r>
      <w:r w:rsidR="00EC1019">
        <w:t>“</w:t>
      </w:r>
      <w:r>
        <w:t>select out</w:t>
      </w:r>
      <w:r w:rsidR="00EC1019">
        <w:t>”</w:t>
      </w:r>
      <w:r>
        <w:t xml:space="preserve"> (not donate) who would have otherwise selected in.</w:t>
      </w:r>
    </w:p>
    <w:p w14:paraId="6D53504C" w14:textId="77777777" w:rsidR="000D7B4A" w:rsidRDefault="000D7B4A" w:rsidP="000D7B4A"/>
    <w:p w14:paraId="15F886A1" w14:textId="39697003" w:rsidR="000D7B4A" w:rsidRDefault="000D7B4A" w:rsidP="00C96C21">
      <w:r>
        <w:t xml:space="preserve">Given this, the observed donors in the treatment (control) that induces a </w:t>
      </w:r>
      <w:r>
        <w:rPr>
          <w:i/>
        </w:rPr>
        <w:t>greater likelihood of donation</w:t>
      </w:r>
      <w:r>
        <w:t xml:space="preserve"> would also have donated in the other treatment, but not vice-versa. </w:t>
      </w:r>
      <w:r w:rsidR="00894136">
        <w:t>To recover an asymptotically unbiased estimate</w:t>
      </w:r>
      <w:r w:rsidR="00C96C21">
        <w:t xml:space="preserve"> of the impact of the treatment on “those who would always have donated”</w:t>
      </w:r>
      <w:r w:rsidR="00894136">
        <w:t>, an “apples to apples”</w:t>
      </w:r>
      <w:r w:rsidR="00C96C21">
        <w:t xml:space="preserve"> comparison, </w:t>
      </w:r>
      <w:r w:rsidR="00894136">
        <w:t>we would need to “throw out” the participants in this treatment group who would not h</w:t>
      </w:r>
      <w:r w:rsidR="00C96C21">
        <w:t>ave donated under the other treatment.</w:t>
      </w:r>
    </w:p>
    <w:p w14:paraId="4A7A2451" w14:textId="77777777" w:rsidR="00C96C21" w:rsidRDefault="00C96C21" w:rsidP="00C96C21"/>
    <w:p w14:paraId="6806C851" w14:textId="17F1E566" w:rsidR="009F3DE0" w:rsidRDefault="00C96C21" w:rsidP="00F923C9">
      <w:r>
        <w:t xml:space="preserve">Although we do not know who these “donate only in one treatment” people are, the bias will be greatest if these are the </w:t>
      </w:r>
      <w:r>
        <w:rPr>
          <w:i/>
        </w:rPr>
        <w:t>largest</w:t>
      </w:r>
      <w:r>
        <w:t xml:space="preserve"> or </w:t>
      </w:r>
      <w:r>
        <w:rPr>
          <w:i/>
        </w:rPr>
        <w:t xml:space="preserve">smallest donors. </w:t>
      </w:r>
      <w:r>
        <w:t>This motivates the Lee-bound trimming procedure.</w:t>
      </w:r>
      <w:r w:rsidR="00B07844">
        <w:t xml:space="preserve"> </w:t>
      </w:r>
      <w:r w:rsidR="00395842">
        <w:t>The</w:t>
      </w:r>
      <w:r w:rsidR="00E4078E">
        <w:t xml:space="preserve"> procedure </w:t>
      </w:r>
      <w:r w:rsidR="00F923C9">
        <w:t xml:space="preserve">amounts to “…amounts to first identifying the excess number of individuals who were induced to be selected … because of the treatment and then trimming the upper and lower tails of the outcome… distribution by this number, yielding a worst-case scenario bound.”  Bounds can be further tightened by </w:t>
      </w:r>
      <w:r w:rsidR="00E4078E">
        <w:t xml:space="preserve">doing the above </w:t>
      </w:r>
      <w:r w:rsidR="00E4078E">
        <w:rPr>
          <w:i/>
        </w:rPr>
        <w:t xml:space="preserve">within </w:t>
      </w:r>
      <w:r w:rsidR="00E4078E">
        <w:t>groups (identified by a baseline characteristic – in our case we use the study number and the alternate treatment arm</w:t>
      </w:r>
      <w:r w:rsidR="009F3DE0">
        <w:t>, yielding 12 cells</w:t>
      </w:r>
      <w:r w:rsidR="00E4078E">
        <w:t>) and taking a weighted average of these.</w:t>
      </w:r>
      <w:r w:rsidR="009F3DE0">
        <w:t xml:space="preserve"> We can tighten these further as bounds on the </w:t>
      </w:r>
      <w:r w:rsidR="009F3DE0">
        <w:rPr>
          <w:i/>
        </w:rPr>
        <w:t xml:space="preserve">average treatment effect </w:t>
      </w:r>
      <w:r w:rsidR="009F3DE0">
        <w:t>(those reported in bold below); the details of this are rather technical.</w:t>
      </w:r>
    </w:p>
    <w:p w14:paraId="3FC3DBED" w14:textId="77777777" w:rsidR="009F3DE0" w:rsidRDefault="009F3DE0" w:rsidP="00F923C9"/>
    <w:p w14:paraId="2E179038" w14:textId="16814E66" w:rsidR="00BF58D8" w:rsidRDefault="00FA3D81" w:rsidP="00F923C9">
      <w:r>
        <w:t>We report the results below for the pooled data (meta-analysis) across six studies, focusing on the amounts donated share of the maximum possible amount one could donate, and reporting results for each treatment separately.</w:t>
      </w:r>
    </w:p>
    <w:p w14:paraId="35FA2E0E" w14:textId="77777777" w:rsidR="00B07844" w:rsidRDefault="00B07844" w:rsidP="00F923C9"/>
    <w:p w14:paraId="59C5AB2C" w14:textId="77777777" w:rsidR="00B07844" w:rsidRDefault="00B07844" w:rsidP="00F923C9"/>
    <w:p w14:paraId="0F4499E5" w14:textId="77777777" w:rsidR="00B07844" w:rsidRDefault="00B07844" w:rsidP="00F923C9"/>
    <w:p w14:paraId="55D090AD" w14:textId="77777777" w:rsidR="00B07844" w:rsidRDefault="00B07844" w:rsidP="00F923C9"/>
    <w:p w14:paraId="3D4B1650" w14:textId="77777777" w:rsidR="00B07844" w:rsidRPr="009F3DE0" w:rsidRDefault="00B07844" w:rsidP="00F923C9"/>
    <w:p w14:paraId="05E357D6" w14:textId="77777777" w:rsidR="00F923C9" w:rsidRPr="00F923C9" w:rsidRDefault="00F923C9" w:rsidP="00F923C9">
      <w:pPr>
        <w:rPr>
          <w:rFonts w:ascii="Courier New" w:hAnsi="Courier New" w:cs="Courier New"/>
        </w:rPr>
      </w:pPr>
    </w:p>
    <w:p w14:paraId="56D8605C" w14:textId="4E4621F3" w:rsidR="009F3DE0" w:rsidRPr="00FA3D81" w:rsidRDefault="009F3DE0" w:rsidP="00F923C9">
      <w:pPr>
        <w:rPr>
          <w:rFonts w:ascii="Times" w:hAnsi="Times" w:cs="Courier New"/>
          <w:u w:val="single"/>
        </w:rPr>
      </w:pPr>
      <w:bookmarkStart w:id="189" w:name="OLE_LINK1"/>
      <w:bookmarkStart w:id="190" w:name="OLE_LINK2"/>
      <w:r>
        <w:rPr>
          <w:rFonts w:ascii="Times" w:hAnsi="Times" w:cs="Courier New"/>
          <w:u w:val="single"/>
        </w:rPr>
        <w:t xml:space="preserve">Lee </w:t>
      </w:r>
      <w:r w:rsidRPr="009F3DE0">
        <w:rPr>
          <w:rFonts w:ascii="Times" w:hAnsi="Times" w:cs="Courier New"/>
          <w:u w:val="single"/>
        </w:rPr>
        <w:t>Bounds</w:t>
      </w:r>
      <w:r>
        <w:rPr>
          <w:rFonts w:ascii="Times" w:hAnsi="Times" w:cs="Courier New"/>
          <w:u w:val="single"/>
        </w:rPr>
        <w:t xml:space="preserve"> on impact of </w:t>
      </w:r>
      <w:r w:rsidRPr="009F3DE0">
        <w:rPr>
          <w:rFonts w:ascii="Times" w:hAnsi="Times" w:cs="Courier New"/>
          <w:i/>
          <w:u w:val="single"/>
        </w:rPr>
        <w:t>Image</w:t>
      </w:r>
      <w:r>
        <w:rPr>
          <w:rFonts w:ascii="Times" w:hAnsi="Times" w:cs="Courier New"/>
          <w:u w:val="single"/>
        </w:rPr>
        <w:t xml:space="preserve"> treatment on “share of maximum possible amount donated”</w:t>
      </w:r>
      <w:r w:rsidR="00FA3D81">
        <w:rPr>
          <w:rFonts w:ascii="Times" w:hAnsi="Times" w:cs="Courier New"/>
          <w:u w:val="single"/>
        </w:rPr>
        <w:t xml:space="preserve"> </w:t>
      </w:r>
      <w:bookmarkStart w:id="191" w:name="OLE_LINK3"/>
      <w:r w:rsidR="00FA3D81">
        <w:rPr>
          <w:rFonts w:ascii="Times" w:hAnsi="Times" w:cs="Courier New"/>
          <w:u w:val="single"/>
        </w:rPr>
        <w:t xml:space="preserve">for those who would donate a positive amount with or without the </w:t>
      </w:r>
      <w:r w:rsidR="00FA3D81">
        <w:rPr>
          <w:rFonts w:ascii="Times" w:hAnsi="Times" w:cs="Courier New"/>
          <w:i/>
          <w:u w:val="single"/>
        </w:rPr>
        <w:t xml:space="preserve">Image </w:t>
      </w:r>
      <w:r w:rsidR="00FA3D81">
        <w:rPr>
          <w:rFonts w:ascii="Times" w:hAnsi="Times" w:cs="Courier New"/>
          <w:u w:val="single"/>
        </w:rPr>
        <w:t>treatment</w:t>
      </w:r>
    </w:p>
    <w:bookmarkEnd w:id="189"/>
    <w:bookmarkEnd w:id="190"/>
    <w:bookmarkEnd w:id="191"/>
    <w:p w14:paraId="79DB6EED" w14:textId="77777777" w:rsidR="009F3DE0" w:rsidRDefault="009F3DE0" w:rsidP="00F923C9">
      <w:pPr>
        <w:rPr>
          <w:rFonts w:ascii="Courier New" w:hAnsi="Courier New" w:cs="Courier New"/>
          <w:sz w:val="20"/>
        </w:rPr>
      </w:pPr>
    </w:p>
    <w:p w14:paraId="7DCA279A" w14:textId="125EB87D" w:rsidR="00F923C9" w:rsidRPr="00F923C9" w:rsidRDefault="00F923C9" w:rsidP="00F923C9">
      <w:pPr>
        <w:rPr>
          <w:rFonts w:ascii="Courier New" w:hAnsi="Courier New" w:cs="Courier New"/>
          <w:sz w:val="20"/>
        </w:rPr>
      </w:pPr>
      <w:r w:rsidRPr="00F923C9">
        <w:rPr>
          <w:rFonts w:ascii="Courier New" w:hAnsi="Courier New" w:cs="Courier New"/>
          <w:sz w:val="20"/>
        </w:rPr>
        <w:t>Tightened Lee (2009) treatment effect bounds</w:t>
      </w:r>
    </w:p>
    <w:p w14:paraId="4F5E2FDD"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obs.                     =   3322</w:t>
      </w:r>
    </w:p>
    <w:p w14:paraId="6B5F00EE"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selected obs.            =   2209</w:t>
      </w:r>
    </w:p>
    <w:p w14:paraId="36B3ADE3"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Number of cells                    =   12</w:t>
      </w:r>
    </w:p>
    <w:p w14:paraId="2622A805" w14:textId="7137C623" w:rsidR="00F923C9" w:rsidRPr="00F923C9" w:rsidRDefault="00F923C9" w:rsidP="00F923C9">
      <w:pPr>
        <w:rPr>
          <w:rFonts w:ascii="Courier New" w:hAnsi="Courier New" w:cs="Courier New"/>
          <w:sz w:val="20"/>
        </w:rPr>
      </w:pPr>
      <w:r w:rsidRPr="00F923C9">
        <w:rPr>
          <w:rFonts w:ascii="Courier New" w:hAnsi="Courier New" w:cs="Courier New"/>
          <w:sz w:val="20"/>
        </w:rPr>
        <w:t>Overa</w:t>
      </w:r>
      <w:r>
        <w:rPr>
          <w:rFonts w:ascii="Courier New" w:hAnsi="Courier New" w:cs="Courier New"/>
          <w:sz w:val="20"/>
        </w:rPr>
        <w:t>ll trimming p</w:t>
      </w:r>
      <w:r w:rsidRPr="00F923C9">
        <w:rPr>
          <w:rFonts w:ascii="Courier New" w:hAnsi="Courier New" w:cs="Courier New"/>
          <w:sz w:val="20"/>
        </w:rPr>
        <w:t>r</w:t>
      </w:r>
      <w:r>
        <w:rPr>
          <w:rFonts w:ascii="Courier New" w:hAnsi="Courier New" w:cs="Courier New"/>
          <w:sz w:val="20"/>
        </w:rPr>
        <w:t>o</w:t>
      </w:r>
      <w:r w:rsidRPr="00F923C9">
        <w:rPr>
          <w:rFonts w:ascii="Courier New" w:hAnsi="Courier New" w:cs="Courier New"/>
          <w:sz w:val="20"/>
        </w:rPr>
        <w:t>portion        =   0.0786</w:t>
      </w:r>
    </w:p>
    <w:p w14:paraId="1A949765" w14:textId="77777777" w:rsidR="00F923C9" w:rsidRPr="009F3DE0" w:rsidRDefault="00F923C9" w:rsidP="00F923C9">
      <w:pPr>
        <w:rPr>
          <w:rFonts w:ascii="Courier New" w:hAnsi="Courier New" w:cs="Courier New"/>
          <w:b/>
          <w:sz w:val="20"/>
        </w:rPr>
      </w:pPr>
      <w:r w:rsidRPr="009F3DE0">
        <w:rPr>
          <w:rFonts w:ascii="Courier New" w:hAnsi="Courier New" w:cs="Courier New"/>
          <w:b/>
          <w:sz w:val="20"/>
        </w:rPr>
        <w:t xml:space="preserve">Effect 95% conf. interval        </w:t>
      </w:r>
      <w:proofErr w:type="gramStart"/>
      <w:r w:rsidRPr="009F3DE0">
        <w:rPr>
          <w:rFonts w:ascii="Courier New" w:hAnsi="Courier New" w:cs="Courier New"/>
          <w:b/>
          <w:sz w:val="20"/>
        </w:rPr>
        <w:t xml:space="preserve">  :</w:t>
      </w:r>
      <w:proofErr w:type="gramEnd"/>
      <w:r w:rsidRPr="009F3DE0">
        <w:rPr>
          <w:rFonts w:ascii="Courier New" w:hAnsi="Courier New" w:cs="Courier New"/>
          <w:b/>
          <w:sz w:val="20"/>
        </w:rPr>
        <w:t xml:space="preserve"> [-0.0172  0.1192]</w:t>
      </w:r>
    </w:p>
    <w:p w14:paraId="5180AD6C" w14:textId="77777777" w:rsidR="00F923C9" w:rsidRPr="00F923C9" w:rsidRDefault="00F923C9" w:rsidP="00F923C9">
      <w:pPr>
        <w:rPr>
          <w:rFonts w:ascii="Courier New" w:hAnsi="Courier New" w:cs="Courier New"/>
          <w:sz w:val="20"/>
        </w:rPr>
      </w:pPr>
    </w:p>
    <w:p w14:paraId="5089D6C2"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w:t>
      </w:r>
    </w:p>
    <w:p w14:paraId="5300B81A"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 xml:space="preserve">             |   Observed   Bootstrap                         Normal-based</w:t>
      </w:r>
    </w:p>
    <w:p w14:paraId="5DA39F4D" w14:textId="15A537F3" w:rsidR="00F923C9" w:rsidRPr="00F923C9" w:rsidRDefault="00F923C9" w:rsidP="00F923C9">
      <w:pPr>
        <w:rPr>
          <w:rFonts w:ascii="Courier New" w:hAnsi="Courier New" w:cs="Courier New"/>
          <w:sz w:val="20"/>
        </w:rPr>
      </w:pPr>
      <w:r w:rsidRPr="00F923C9">
        <w:rPr>
          <w:rFonts w:ascii="Courier New" w:hAnsi="Courier New" w:cs="Courier New"/>
          <w:sz w:val="20"/>
        </w:rPr>
        <w:t>don_share_</w:t>
      </w:r>
      <w:r>
        <w:rPr>
          <w:rFonts w:ascii="Courier New" w:hAnsi="Courier New" w:cs="Courier New"/>
          <w:sz w:val="20"/>
        </w:rPr>
        <w:t xml:space="preserve">  </w:t>
      </w:r>
      <w:r w:rsidRPr="00F923C9">
        <w:rPr>
          <w:rFonts w:ascii="Courier New" w:hAnsi="Courier New" w:cs="Courier New"/>
          <w:sz w:val="20"/>
        </w:rPr>
        <w:t xml:space="preserve"> |      Coef.   Std. Err.      z    P&gt;|z|  </w:t>
      </w:r>
      <w:proofErr w:type="gramStart"/>
      <w:r w:rsidRPr="00F923C9">
        <w:rPr>
          <w:rFonts w:ascii="Courier New" w:hAnsi="Courier New" w:cs="Courier New"/>
          <w:sz w:val="20"/>
        </w:rPr>
        <w:t xml:space="preserve">   [</w:t>
      </w:r>
      <w:proofErr w:type="gramEnd"/>
      <w:r w:rsidRPr="00F923C9">
        <w:rPr>
          <w:rFonts w:ascii="Courier New" w:hAnsi="Courier New" w:cs="Courier New"/>
          <w:sz w:val="20"/>
        </w:rPr>
        <w:t>95% Conf. Interval]</w:t>
      </w:r>
    </w:p>
    <w:p w14:paraId="69232F5A"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w:t>
      </w:r>
    </w:p>
    <w:p w14:paraId="05DC7C7F"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im05         |</w:t>
      </w:r>
    </w:p>
    <w:p w14:paraId="76A0BDB8" w14:textId="77777777" w:rsidR="00F923C9" w:rsidRPr="00F923C9" w:rsidRDefault="00F923C9" w:rsidP="00F923C9">
      <w:pPr>
        <w:rPr>
          <w:rFonts w:ascii="Courier New" w:hAnsi="Courier New" w:cs="Courier New"/>
          <w:sz w:val="20"/>
        </w:rPr>
      </w:pPr>
      <w:r w:rsidRPr="00F923C9">
        <w:rPr>
          <w:rFonts w:ascii="Courier New" w:hAnsi="Courier New" w:cs="Courier New"/>
          <w:sz w:val="20"/>
        </w:rPr>
        <w:t xml:space="preserve">       lower |   .0131366   .0184498     0.71   0.476    -.0230244    .0492975</w:t>
      </w:r>
    </w:p>
    <w:p w14:paraId="4946B50E" w14:textId="389CBE6A" w:rsidR="00FA3D81" w:rsidRPr="00F923C9" w:rsidRDefault="00F923C9" w:rsidP="00F923C9">
      <w:pPr>
        <w:pBdr>
          <w:bottom w:val="single" w:sz="6" w:space="1" w:color="auto"/>
        </w:pBdr>
        <w:rPr>
          <w:rFonts w:ascii="Courier New" w:hAnsi="Courier New" w:cs="Courier New"/>
          <w:sz w:val="20"/>
        </w:rPr>
      </w:pPr>
      <w:r w:rsidRPr="00F923C9">
        <w:rPr>
          <w:rFonts w:ascii="Courier New" w:hAnsi="Courier New" w:cs="Courier New"/>
          <w:sz w:val="20"/>
        </w:rPr>
        <w:t xml:space="preserve">       upper |   .0886843    .018538     4.78   0.000     .0523505     .125018</w:t>
      </w:r>
    </w:p>
    <w:p w14:paraId="60DA37CE" w14:textId="77777777" w:rsidR="009F3DE0" w:rsidRDefault="009F3DE0" w:rsidP="00F923C9">
      <w:pPr>
        <w:rPr>
          <w:rFonts w:ascii="Courier New" w:hAnsi="Courier New" w:cs="Courier New"/>
          <w:sz w:val="20"/>
        </w:rPr>
      </w:pPr>
    </w:p>
    <w:p w14:paraId="7041CAA9" w14:textId="77777777" w:rsidR="00FA3D81" w:rsidRDefault="00FA3D81" w:rsidP="00F923C9">
      <w:pPr>
        <w:rPr>
          <w:rFonts w:ascii="Courier New" w:hAnsi="Courier New" w:cs="Courier New"/>
          <w:sz w:val="20"/>
        </w:rPr>
      </w:pPr>
    </w:p>
    <w:p w14:paraId="5CBFCF85" w14:textId="77777777" w:rsidR="009F3DE0" w:rsidRDefault="009F3DE0" w:rsidP="00F923C9">
      <w:pPr>
        <w:rPr>
          <w:rFonts w:ascii="Courier New" w:hAnsi="Courier New" w:cs="Courier New"/>
          <w:sz w:val="20"/>
        </w:rPr>
      </w:pPr>
    </w:p>
    <w:p w14:paraId="4B48F1E7" w14:textId="2DBDC026" w:rsidR="009F3DE0" w:rsidRPr="00FA3D81" w:rsidRDefault="009F3DE0" w:rsidP="009F3DE0">
      <w:pPr>
        <w:rPr>
          <w:rFonts w:ascii="Times" w:hAnsi="Times" w:cs="Courier New"/>
          <w:u w:val="single"/>
        </w:rPr>
      </w:pPr>
      <w:bookmarkStart w:id="192" w:name="OLE_LINK7"/>
      <w:bookmarkStart w:id="193" w:name="OLE_LINK8"/>
      <w:r>
        <w:rPr>
          <w:rFonts w:ascii="Times" w:hAnsi="Times" w:cs="Courier New"/>
          <w:u w:val="single"/>
        </w:rPr>
        <w:t xml:space="preserve">Lee </w:t>
      </w:r>
      <w:r w:rsidRPr="009F3DE0">
        <w:rPr>
          <w:rFonts w:ascii="Times" w:hAnsi="Times" w:cs="Courier New"/>
          <w:u w:val="single"/>
        </w:rPr>
        <w:t>Bounds</w:t>
      </w:r>
      <w:r>
        <w:rPr>
          <w:rFonts w:ascii="Times" w:hAnsi="Times" w:cs="Courier New"/>
          <w:u w:val="single"/>
        </w:rPr>
        <w:t xml:space="preserve"> on impact of </w:t>
      </w:r>
      <w:bookmarkStart w:id="194" w:name="OLE_LINK4"/>
      <w:r>
        <w:rPr>
          <w:rFonts w:ascii="Times" w:hAnsi="Times" w:cs="Courier New"/>
          <w:i/>
          <w:u w:val="single"/>
        </w:rPr>
        <w:t xml:space="preserve">Effectiveness </w:t>
      </w:r>
      <w:bookmarkEnd w:id="194"/>
      <w:r>
        <w:rPr>
          <w:rFonts w:ascii="Times" w:hAnsi="Times" w:cs="Courier New"/>
          <w:i/>
          <w:u w:val="single"/>
        </w:rPr>
        <w:t>Information</w:t>
      </w:r>
      <w:r>
        <w:rPr>
          <w:rFonts w:ascii="Times" w:hAnsi="Times" w:cs="Courier New"/>
          <w:u w:val="single"/>
        </w:rPr>
        <w:t xml:space="preserve"> treatment on “share of maximum possible amount donated”</w:t>
      </w:r>
      <w:r w:rsidR="00FA3D81">
        <w:rPr>
          <w:rFonts w:ascii="Times" w:hAnsi="Times" w:cs="Courier New"/>
          <w:u w:val="single"/>
        </w:rPr>
        <w:t xml:space="preserve"> for those who would donate a positive amount with or without the </w:t>
      </w:r>
      <w:r w:rsidR="00FA3D81">
        <w:rPr>
          <w:rFonts w:ascii="Times" w:hAnsi="Times" w:cs="Courier New"/>
          <w:i/>
          <w:u w:val="single"/>
        </w:rPr>
        <w:t xml:space="preserve">Effectiveness </w:t>
      </w:r>
      <w:proofErr w:type="gramStart"/>
      <w:r w:rsidR="00FA3D81">
        <w:rPr>
          <w:rFonts w:ascii="Times" w:hAnsi="Times" w:cs="Courier New"/>
          <w:i/>
          <w:u w:val="single"/>
        </w:rPr>
        <w:t xml:space="preserve">Information  </w:t>
      </w:r>
      <w:r w:rsidR="00FA3D81">
        <w:rPr>
          <w:rFonts w:ascii="Times" w:hAnsi="Times" w:cs="Courier New"/>
          <w:u w:val="single"/>
        </w:rPr>
        <w:t>treatment</w:t>
      </w:r>
      <w:proofErr w:type="gramEnd"/>
    </w:p>
    <w:bookmarkEnd w:id="192"/>
    <w:bookmarkEnd w:id="193"/>
    <w:p w14:paraId="556856D9" w14:textId="77777777" w:rsidR="00FA3D81" w:rsidRPr="00FA3D81" w:rsidRDefault="00FA3D81" w:rsidP="00FA3D81">
      <w:pPr>
        <w:rPr>
          <w:rFonts w:ascii="Courier New" w:hAnsi="Courier New" w:cs="Courier New"/>
          <w:sz w:val="20"/>
        </w:rPr>
      </w:pPr>
    </w:p>
    <w:p w14:paraId="1ED8B3D4"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Tightened Lee (2009) treatment effect bounds</w:t>
      </w:r>
    </w:p>
    <w:p w14:paraId="7A777C31" w14:textId="77777777" w:rsidR="00FA3D81" w:rsidRPr="00FA3D81" w:rsidRDefault="00FA3D81" w:rsidP="00FA3D81">
      <w:pPr>
        <w:rPr>
          <w:rFonts w:ascii="Courier New" w:hAnsi="Courier New" w:cs="Courier New"/>
          <w:sz w:val="20"/>
        </w:rPr>
      </w:pPr>
    </w:p>
    <w:p w14:paraId="54E45C22"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obs.                     =   2872</w:t>
      </w:r>
    </w:p>
    <w:p w14:paraId="57AF79C3"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selected obs.            =   1896</w:t>
      </w:r>
    </w:p>
    <w:p w14:paraId="01DF1FE3"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Number of cells                    =   12</w:t>
      </w:r>
    </w:p>
    <w:p w14:paraId="67D6E61C" w14:textId="63814340" w:rsidR="00FA3D81" w:rsidRPr="00FA3D81" w:rsidRDefault="00FA3D81" w:rsidP="00FA3D81">
      <w:pPr>
        <w:rPr>
          <w:rFonts w:ascii="Courier New" w:hAnsi="Courier New" w:cs="Courier New"/>
          <w:sz w:val="20"/>
        </w:rPr>
      </w:pPr>
      <w:r w:rsidRPr="00FA3D81">
        <w:rPr>
          <w:rFonts w:ascii="Courier New" w:hAnsi="Courier New" w:cs="Courier New"/>
          <w:sz w:val="20"/>
        </w:rPr>
        <w:t>Overall trimming pr</w:t>
      </w:r>
      <w:r w:rsidR="00540E9D">
        <w:rPr>
          <w:rFonts w:ascii="Courier New" w:hAnsi="Courier New" w:cs="Courier New"/>
          <w:sz w:val="20"/>
        </w:rPr>
        <w:t>o</w:t>
      </w:r>
      <w:r w:rsidRPr="00FA3D81">
        <w:rPr>
          <w:rFonts w:ascii="Courier New" w:hAnsi="Courier New" w:cs="Courier New"/>
          <w:sz w:val="20"/>
        </w:rPr>
        <w:t>portion        =   0.0146</w:t>
      </w:r>
    </w:p>
    <w:p w14:paraId="3A46A52E" w14:textId="77777777" w:rsidR="00FA3D81" w:rsidRPr="00FA3D81" w:rsidRDefault="00FA3D81" w:rsidP="00FA3D81">
      <w:pPr>
        <w:rPr>
          <w:rFonts w:ascii="Courier New" w:hAnsi="Courier New" w:cs="Courier New"/>
          <w:b/>
          <w:sz w:val="20"/>
        </w:rPr>
      </w:pPr>
      <w:r w:rsidRPr="00FA3D81">
        <w:rPr>
          <w:rFonts w:ascii="Courier New" w:hAnsi="Courier New" w:cs="Courier New"/>
          <w:b/>
          <w:sz w:val="20"/>
        </w:rPr>
        <w:t xml:space="preserve">Effect 95% conf. interval        </w:t>
      </w:r>
      <w:proofErr w:type="gramStart"/>
      <w:r w:rsidRPr="00FA3D81">
        <w:rPr>
          <w:rFonts w:ascii="Courier New" w:hAnsi="Courier New" w:cs="Courier New"/>
          <w:b/>
          <w:sz w:val="20"/>
        </w:rPr>
        <w:t xml:space="preserve">  :</w:t>
      </w:r>
      <w:proofErr w:type="gramEnd"/>
      <w:r w:rsidRPr="00FA3D81">
        <w:rPr>
          <w:rFonts w:ascii="Courier New" w:hAnsi="Courier New" w:cs="Courier New"/>
          <w:b/>
          <w:sz w:val="20"/>
        </w:rPr>
        <w:t xml:space="preserve"> [-0.0652  0.0423]</w:t>
      </w:r>
    </w:p>
    <w:p w14:paraId="433B9A7F" w14:textId="77777777" w:rsidR="00FA3D81" w:rsidRPr="00FA3D81" w:rsidRDefault="00FA3D81" w:rsidP="00FA3D81">
      <w:pPr>
        <w:rPr>
          <w:rFonts w:ascii="Courier New" w:hAnsi="Courier New" w:cs="Courier New"/>
          <w:sz w:val="20"/>
        </w:rPr>
      </w:pPr>
    </w:p>
    <w:p w14:paraId="60A2CA3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w:t>
      </w:r>
    </w:p>
    <w:p w14:paraId="6035404E"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   Observed   Bootstrap                         Normal-based</w:t>
      </w:r>
    </w:p>
    <w:p w14:paraId="75F0C860"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don_share_~y |      Coef.   Std. Err.      z    P&gt;|z|  </w:t>
      </w:r>
      <w:proofErr w:type="gramStart"/>
      <w:r w:rsidRPr="00FA3D81">
        <w:rPr>
          <w:rFonts w:ascii="Courier New" w:hAnsi="Courier New" w:cs="Courier New"/>
          <w:sz w:val="20"/>
        </w:rPr>
        <w:t xml:space="preserve">   [</w:t>
      </w:r>
      <w:proofErr w:type="gramEnd"/>
      <w:r w:rsidRPr="00FA3D81">
        <w:rPr>
          <w:rFonts w:ascii="Courier New" w:hAnsi="Courier New" w:cs="Courier New"/>
          <w:sz w:val="20"/>
        </w:rPr>
        <w:t>95% Conf. Interval]</w:t>
      </w:r>
    </w:p>
    <w:p w14:paraId="3143F520"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w:t>
      </w:r>
    </w:p>
    <w:p w14:paraId="171F95FC"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eff05        |</w:t>
      </w:r>
    </w:p>
    <w:p w14:paraId="31C9915B"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lower |   -.034899   .0184408    -1.89   0.058    -.0710422    .0012442</w:t>
      </w:r>
    </w:p>
    <w:p w14:paraId="1CDA1B5D" w14:textId="77777777" w:rsidR="00FA3D81" w:rsidRPr="00FA3D81" w:rsidRDefault="00FA3D81" w:rsidP="00FA3D81">
      <w:pPr>
        <w:rPr>
          <w:rFonts w:ascii="Courier New" w:hAnsi="Courier New" w:cs="Courier New"/>
          <w:sz w:val="20"/>
        </w:rPr>
      </w:pPr>
      <w:r w:rsidRPr="00FA3D81">
        <w:rPr>
          <w:rFonts w:ascii="Courier New" w:hAnsi="Courier New" w:cs="Courier New"/>
          <w:sz w:val="20"/>
        </w:rPr>
        <w:t xml:space="preserve">       upper |   .0123167   .0182411     0.68   0.500    -.0234352    .0480687</w:t>
      </w:r>
    </w:p>
    <w:p w14:paraId="0E93BC62" w14:textId="76588750" w:rsidR="009F3DE0" w:rsidRPr="00F923C9" w:rsidRDefault="00FA3D81" w:rsidP="00FA3D81">
      <w:pPr>
        <w:rPr>
          <w:rFonts w:ascii="Courier New" w:hAnsi="Courier New" w:cs="Courier New"/>
          <w:sz w:val="20"/>
        </w:rPr>
      </w:pPr>
      <w:r w:rsidRPr="00FA3D81">
        <w:rPr>
          <w:rFonts w:ascii="Courier New" w:hAnsi="Courier New" w:cs="Courier New"/>
          <w:sz w:val="20"/>
        </w:rPr>
        <w:t>------------------------------------------------------------------------------</w:t>
      </w:r>
    </w:p>
    <w:p w14:paraId="1FA95C8D" w14:textId="77777777" w:rsidR="00F923C9" w:rsidRDefault="00F923C9" w:rsidP="00F923C9"/>
    <w:p w14:paraId="79A964A9" w14:textId="5F15D6C9" w:rsidR="00BF58D8" w:rsidRDefault="00BF58D8" w:rsidP="00F923C9">
      <w:bookmarkStart w:id="195" w:name="OLE_LINK5"/>
      <w:bookmarkStart w:id="196" w:name="OLE_LINK6"/>
      <w:r>
        <w:t>The 95% confidence bounds on the CoP treatment effect of the Image include a small (-1.7%) negative and a moderate positive (11.9%) effect.</w:t>
      </w:r>
    </w:p>
    <w:p w14:paraId="33ABB7E8" w14:textId="77777777" w:rsidR="00BF58D8" w:rsidRDefault="00BF58D8" w:rsidP="00F923C9"/>
    <w:p w14:paraId="6D1F37EF" w14:textId="468DCE04" w:rsidR="00BF58D8" w:rsidRDefault="00BF58D8" w:rsidP="00BF58D8">
      <w:r>
        <w:t xml:space="preserve">The 95% confidence bounds on the CoP treatment effect of the </w:t>
      </w:r>
      <w:r w:rsidRPr="00BF58D8">
        <w:rPr>
          <w:i/>
        </w:rPr>
        <w:t xml:space="preserve">Effectiveness Information </w:t>
      </w:r>
      <w:r>
        <w:t>include a moderate (-5.7%) negative and a moderate positive (4.2%) effect; loosely speaking we can statistically rule out that this treatment had a large CoP effect in either direction.</w:t>
      </w:r>
    </w:p>
    <w:p w14:paraId="1A8D9ADA" w14:textId="77777777" w:rsidR="00BF58D8" w:rsidRDefault="00BF58D8" w:rsidP="00F923C9">
      <w:pPr>
        <w:rPr>
          <w:ins w:id="197" w:author="Author"/>
        </w:rPr>
      </w:pPr>
    </w:p>
    <w:p w14:paraId="47863A65" w14:textId="77777777" w:rsidR="00847120" w:rsidRDefault="00847120" w:rsidP="00F923C9">
      <w:pPr>
        <w:rPr>
          <w:ins w:id="198" w:author="Author"/>
        </w:rPr>
      </w:pPr>
    </w:p>
    <w:p w14:paraId="3AEF0D4E" w14:textId="77777777" w:rsidR="00847120" w:rsidRDefault="00847120" w:rsidP="00F923C9"/>
    <w:bookmarkEnd w:id="195"/>
    <w:bookmarkEnd w:id="196"/>
    <w:p w14:paraId="65E522AD" w14:textId="77777777" w:rsidR="00207D20" w:rsidRDefault="00207D20" w:rsidP="00207D20">
      <w:pPr>
        <w:rPr>
          <w:ins w:id="199" w:author="Author"/>
        </w:rPr>
      </w:pPr>
      <w:ins w:id="200" w:author="Author">
        <w:r>
          <w:lastRenderedPageBreak/>
          <w:t xml:space="preserve">Although we cannot incorporate interaction effects in this bounding estimator in a straightforward way, we present below a similar estimate of the </w:t>
        </w:r>
        <w:r>
          <w:rPr>
            <w:i/>
          </w:rPr>
          <w:t>impact of the Effectiveness treatment in the presence of the Image treatment</w:t>
        </w:r>
        <w:r>
          <w:t>, i.e., only for the set of observations where the Image treatment is present.</w:t>
        </w:r>
      </w:ins>
    </w:p>
    <w:p w14:paraId="227026AF" w14:textId="77777777" w:rsidR="00207D20" w:rsidRPr="00625F15" w:rsidRDefault="00207D20" w:rsidP="00207D20">
      <w:pPr>
        <w:rPr>
          <w:ins w:id="201" w:author="Author"/>
          <w:sz w:val="20"/>
        </w:rPr>
      </w:pPr>
    </w:p>
    <w:p w14:paraId="4388C743" w14:textId="77777777" w:rsidR="00207D20" w:rsidRPr="00625F15" w:rsidRDefault="00207D20" w:rsidP="00207D20">
      <w:pPr>
        <w:rPr>
          <w:ins w:id="202" w:author="Author"/>
          <w:rFonts w:ascii="Courier New" w:hAnsi="Courier New" w:cs="Courier New"/>
          <w:sz w:val="20"/>
        </w:rPr>
      </w:pPr>
      <w:ins w:id="203" w:author="Author">
        <w:r w:rsidRPr="00625F15">
          <w:rPr>
            <w:rFonts w:ascii="Courier New" w:hAnsi="Courier New" w:cs="Courier New"/>
            <w:sz w:val="20"/>
          </w:rPr>
          <w:t>Number of obs.                     =   1432</w:t>
        </w:r>
      </w:ins>
    </w:p>
    <w:p w14:paraId="71513E50" w14:textId="77777777" w:rsidR="00207D20" w:rsidRPr="00625F15" w:rsidRDefault="00207D20" w:rsidP="00207D20">
      <w:pPr>
        <w:rPr>
          <w:ins w:id="204" w:author="Author"/>
          <w:rFonts w:ascii="Courier New" w:hAnsi="Courier New" w:cs="Courier New"/>
          <w:sz w:val="20"/>
        </w:rPr>
      </w:pPr>
      <w:ins w:id="205" w:author="Author">
        <w:r w:rsidRPr="00625F15">
          <w:rPr>
            <w:rFonts w:ascii="Courier New" w:hAnsi="Courier New" w:cs="Courier New"/>
            <w:sz w:val="20"/>
          </w:rPr>
          <w:t>Number of selected obs.            =   985</w:t>
        </w:r>
      </w:ins>
    </w:p>
    <w:p w14:paraId="54D06F42" w14:textId="77777777" w:rsidR="00207D20" w:rsidRPr="00625F15" w:rsidRDefault="00207D20" w:rsidP="00207D20">
      <w:pPr>
        <w:rPr>
          <w:ins w:id="206" w:author="Author"/>
          <w:rFonts w:ascii="Courier New" w:hAnsi="Courier New" w:cs="Courier New"/>
          <w:sz w:val="20"/>
        </w:rPr>
      </w:pPr>
      <w:ins w:id="207" w:author="Author">
        <w:r w:rsidRPr="00625F15">
          <w:rPr>
            <w:rFonts w:ascii="Courier New" w:hAnsi="Courier New" w:cs="Courier New"/>
            <w:sz w:val="20"/>
          </w:rPr>
          <w:t>Number of cells                    =   6</w:t>
        </w:r>
      </w:ins>
    </w:p>
    <w:p w14:paraId="5B491BE7" w14:textId="77777777" w:rsidR="00207D20" w:rsidRPr="00625F15" w:rsidRDefault="00207D20" w:rsidP="00207D20">
      <w:pPr>
        <w:rPr>
          <w:ins w:id="208" w:author="Author"/>
          <w:rFonts w:ascii="Courier New" w:hAnsi="Courier New" w:cs="Courier New"/>
          <w:sz w:val="20"/>
        </w:rPr>
      </w:pPr>
      <w:ins w:id="209" w:author="Author">
        <w:r w:rsidRPr="00625F15">
          <w:rPr>
            <w:rFonts w:ascii="Courier New" w:hAnsi="Courier New" w:cs="Courier New"/>
            <w:sz w:val="20"/>
          </w:rPr>
          <w:t>Overall trimming porportion        =   0.0044</w:t>
        </w:r>
      </w:ins>
    </w:p>
    <w:p w14:paraId="1EC06076" w14:textId="77777777" w:rsidR="00207D20" w:rsidRPr="00625F15" w:rsidRDefault="00207D20" w:rsidP="00207D20">
      <w:pPr>
        <w:rPr>
          <w:ins w:id="210" w:author="Author"/>
          <w:rFonts w:ascii="Courier New" w:hAnsi="Courier New" w:cs="Courier New"/>
          <w:b/>
          <w:sz w:val="20"/>
        </w:rPr>
      </w:pPr>
      <w:ins w:id="211" w:author="Author">
        <w:r w:rsidRPr="00625F15">
          <w:rPr>
            <w:rFonts w:ascii="Courier New" w:hAnsi="Courier New" w:cs="Courier New"/>
            <w:b/>
            <w:sz w:val="20"/>
          </w:rPr>
          <w:t xml:space="preserve">Effect 95% conf. interval        </w:t>
        </w:r>
        <w:proofErr w:type="gramStart"/>
        <w:r w:rsidRPr="00625F15">
          <w:rPr>
            <w:rFonts w:ascii="Courier New" w:hAnsi="Courier New" w:cs="Courier New"/>
            <w:b/>
            <w:sz w:val="20"/>
          </w:rPr>
          <w:t xml:space="preserve">  :</w:t>
        </w:r>
        <w:proofErr w:type="gramEnd"/>
        <w:r w:rsidRPr="00625F15">
          <w:rPr>
            <w:rFonts w:ascii="Courier New" w:hAnsi="Courier New" w:cs="Courier New"/>
            <w:b/>
            <w:sz w:val="20"/>
          </w:rPr>
          <w:t xml:space="preserve"> [-0.1012  0.0062]</w:t>
        </w:r>
      </w:ins>
    </w:p>
    <w:p w14:paraId="554145CA" w14:textId="77777777" w:rsidR="00207D20" w:rsidRPr="00625F15" w:rsidRDefault="00207D20" w:rsidP="00207D20">
      <w:pPr>
        <w:rPr>
          <w:ins w:id="212" w:author="Author"/>
          <w:rFonts w:ascii="Courier New" w:hAnsi="Courier New" w:cs="Courier New"/>
          <w:b/>
          <w:sz w:val="20"/>
        </w:rPr>
      </w:pPr>
    </w:p>
    <w:p w14:paraId="441F35B1" w14:textId="77777777" w:rsidR="00207D20" w:rsidRPr="00625F15" w:rsidRDefault="00207D20" w:rsidP="00207D20">
      <w:pPr>
        <w:rPr>
          <w:ins w:id="213" w:author="Author"/>
          <w:rFonts w:ascii="Courier New" w:hAnsi="Courier New" w:cs="Courier New"/>
          <w:sz w:val="20"/>
        </w:rPr>
      </w:pPr>
      <w:ins w:id="214" w:author="Author">
        <w:r w:rsidRPr="00625F15">
          <w:rPr>
            <w:rFonts w:ascii="Courier New" w:hAnsi="Courier New" w:cs="Courier New"/>
            <w:sz w:val="20"/>
          </w:rPr>
          <w:t>------------------------------------------------------------------------------</w:t>
        </w:r>
      </w:ins>
    </w:p>
    <w:p w14:paraId="7C5BA2EF" w14:textId="77777777" w:rsidR="00207D20" w:rsidRPr="00625F15" w:rsidRDefault="00207D20" w:rsidP="00207D20">
      <w:pPr>
        <w:rPr>
          <w:ins w:id="215" w:author="Author"/>
          <w:rFonts w:ascii="Courier New" w:hAnsi="Courier New" w:cs="Courier New"/>
          <w:sz w:val="20"/>
        </w:rPr>
      </w:pPr>
      <w:ins w:id="216" w:author="Author">
        <w:r w:rsidRPr="00625F15">
          <w:rPr>
            <w:rFonts w:ascii="Courier New" w:hAnsi="Courier New" w:cs="Courier New"/>
            <w:sz w:val="20"/>
          </w:rPr>
          <w:t xml:space="preserve">             |   Observed   Bootstrap                         Normal-based</w:t>
        </w:r>
      </w:ins>
    </w:p>
    <w:p w14:paraId="6286B0A5" w14:textId="77777777" w:rsidR="00207D20" w:rsidRPr="00625F15" w:rsidRDefault="00207D20" w:rsidP="00207D20">
      <w:pPr>
        <w:rPr>
          <w:ins w:id="217" w:author="Author"/>
          <w:rFonts w:ascii="Courier New" w:hAnsi="Courier New" w:cs="Courier New"/>
          <w:sz w:val="20"/>
        </w:rPr>
      </w:pPr>
      <w:ins w:id="218" w:author="Author">
        <w:r w:rsidRPr="00625F15">
          <w:rPr>
            <w:rFonts w:ascii="Courier New" w:hAnsi="Courier New" w:cs="Courier New"/>
            <w:sz w:val="20"/>
          </w:rPr>
          <w:t xml:space="preserve">don_share_~y |      Coef.   Std. Err.      z    P&gt;|z|  </w:t>
        </w:r>
        <w:proofErr w:type="gramStart"/>
        <w:r w:rsidRPr="00625F15">
          <w:rPr>
            <w:rFonts w:ascii="Courier New" w:hAnsi="Courier New" w:cs="Courier New"/>
            <w:sz w:val="20"/>
          </w:rPr>
          <w:t xml:space="preserve">   [</w:t>
        </w:r>
        <w:proofErr w:type="gramEnd"/>
        <w:r w:rsidRPr="00625F15">
          <w:rPr>
            <w:rFonts w:ascii="Courier New" w:hAnsi="Courier New" w:cs="Courier New"/>
            <w:sz w:val="20"/>
          </w:rPr>
          <w:t>95% Conf. Interval]</w:t>
        </w:r>
      </w:ins>
    </w:p>
    <w:p w14:paraId="643393AA" w14:textId="77777777" w:rsidR="00207D20" w:rsidRPr="00625F15" w:rsidRDefault="00207D20" w:rsidP="00207D20">
      <w:pPr>
        <w:rPr>
          <w:ins w:id="219" w:author="Author"/>
          <w:rFonts w:ascii="Courier New" w:hAnsi="Courier New" w:cs="Courier New"/>
          <w:sz w:val="20"/>
        </w:rPr>
      </w:pPr>
      <w:ins w:id="220" w:author="Author">
        <w:r w:rsidRPr="00625F15">
          <w:rPr>
            <w:rFonts w:ascii="Courier New" w:hAnsi="Courier New" w:cs="Courier New"/>
            <w:sz w:val="20"/>
          </w:rPr>
          <w:t>-------------+----------------------------------------------------------------</w:t>
        </w:r>
      </w:ins>
    </w:p>
    <w:p w14:paraId="29B4C5EA" w14:textId="77777777" w:rsidR="00207D20" w:rsidRPr="00625F15" w:rsidRDefault="00207D20" w:rsidP="00207D20">
      <w:pPr>
        <w:rPr>
          <w:ins w:id="221" w:author="Author"/>
          <w:rFonts w:ascii="Courier New" w:hAnsi="Courier New" w:cs="Courier New"/>
          <w:sz w:val="20"/>
        </w:rPr>
      </w:pPr>
      <w:ins w:id="222" w:author="Author">
        <w:r w:rsidRPr="00625F15">
          <w:rPr>
            <w:rFonts w:ascii="Courier New" w:hAnsi="Courier New" w:cs="Courier New"/>
            <w:sz w:val="20"/>
          </w:rPr>
          <w:t>eff05        |</w:t>
        </w:r>
      </w:ins>
    </w:p>
    <w:p w14:paraId="17195DBA" w14:textId="77777777" w:rsidR="00207D20" w:rsidRPr="00625F15" w:rsidRDefault="00207D20" w:rsidP="00207D20">
      <w:pPr>
        <w:rPr>
          <w:ins w:id="223" w:author="Author"/>
          <w:rFonts w:ascii="Courier New" w:hAnsi="Courier New" w:cs="Courier New"/>
          <w:sz w:val="20"/>
        </w:rPr>
      </w:pPr>
      <w:ins w:id="224" w:author="Author">
        <w:r w:rsidRPr="00625F15">
          <w:rPr>
            <w:rFonts w:ascii="Courier New" w:hAnsi="Courier New" w:cs="Courier New"/>
            <w:sz w:val="20"/>
          </w:rPr>
          <w:t xml:space="preserve">       lower </w:t>
        </w:r>
        <w:proofErr w:type="gramStart"/>
        <w:r w:rsidRPr="00625F15">
          <w:rPr>
            <w:rFonts w:ascii="Courier New" w:hAnsi="Courier New" w:cs="Courier New"/>
            <w:sz w:val="20"/>
          </w:rPr>
          <w:t>|  -</w:t>
        </w:r>
        <w:proofErr w:type="gramEnd"/>
        <w:r w:rsidRPr="00625F15">
          <w:rPr>
            <w:rFonts w:ascii="Courier New" w:hAnsi="Courier New" w:cs="Courier New"/>
            <w:sz w:val="20"/>
          </w:rPr>
          <w:t>.0626289   .0230794    -2.71   0.007    -.1078637    -.017394</w:t>
        </w:r>
      </w:ins>
    </w:p>
    <w:p w14:paraId="432D797E" w14:textId="77777777" w:rsidR="00207D20" w:rsidRPr="00625F15" w:rsidRDefault="00207D20" w:rsidP="00207D20">
      <w:pPr>
        <w:rPr>
          <w:ins w:id="225" w:author="Author"/>
          <w:rFonts w:ascii="Courier New" w:hAnsi="Courier New" w:cs="Courier New"/>
          <w:sz w:val="20"/>
        </w:rPr>
      </w:pPr>
      <w:ins w:id="226" w:author="Author">
        <w:r w:rsidRPr="00625F15">
          <w:rPr>
            <w:rFonts w:ascii="Courier New" w:hAnsi="Courier New" w:cs="Courier New"/>
            <w:sz w:val="20"/>
          </w:rPr>
          <w:t xml:space="preserve">       upper </w:t>
        </w:r>
        <w:proofErr w:type="gramStart"/>
        <w:r w:rsidRPr="00625F15">
          <w:rPr>
            <w:rFonts w:ascii="Courier New" w:hAnsi="Courier New" w:cs="Courier New"/>
            <w:sz w:val="20"/>
          </w:rPr>
          <w:t>|  -</w:t>
        </w:r>
        <w:proofErr w:type="gramEnd"/>
        <w:r w:rsidRPr="00625F15">
          <w:rPr>
            <w:rFonts w:ascii="Courier New" w:hAnsi="Courier New" w:cs="Courier New"/>
            <w:sz w:val="20"/>
          </w:rPr>
          <w:t>.0348458   .0245779    -1.42   0.156    -.0830176    .0133259</w:t>
        </w:r>
      </w:ins>
    </w:p>
    <w:p w14:paraId="429AB735" w14:textId="77777777" w:rsidR="00207D20" w:rsidRPr="00625F15" w:rsidRDefault="00207D20" w:rsidP="00207D20">
      <w:pPr>
        <w:rPr>
          <w:ins w:id="227" w:author="Author"/>
          <w:rFonts w:ascii="Courier New" w:hAnsi="Courier New" w:cs="Courier New"/>
          <w:sz w:val="20"/>
        </w:rPr>
      </w:pPr>
      <w:ins w:id="228" w:author="Author">
        <w:r w:rsidRPr="00625F15">
          <w:rPr>
            <w:rFonts w:ascii="Courier New" w:hAnsi="Courier New" w:cs="Courier New"/>
            <w:sz w:val="20"/>
          </w:rPr>
          <w:t>------------------------------------------------------------------------------</w:t>
        </w:r>
      </w:ins>
    </w:p>
    <w:p w14:paraId="44733D54" w14:textId="77777777" w:rsidR="00207D20" w:rsidRDefault="00207D20" w:rsidP="00207D20">
      <w:pPr>
        <w:rPr>
          <w:ins w:id="229" w:author="Author"/>
        </w:rPr>
      </w:pPr>
    </w:p>
    <w:p w14:paraId="14048786" w14:textId="77777777" w:rsidR="00207D20" w:rsidRPr="00F923C9" w:rsidRDefault="00207D20" w:rsidP="00207D20">
      <w:pPr>
        <w:rPr>
          <w:ins w:id="230" w:author="Author"/>
        </w:rPr>
      </w:pPr>
      <w:ins w:id="231" w:author="Author">
        <w:r>
          <w:t>Note that the 95% confidence interval for this effect includes a fairly large (10%) negative effect and only a very small positive effect (0.6%).</w:t>
        </w:r>
      </w:ins>
    </w:p>
    <w:p w14:paraId="4966C710" w14:textId="77777777" w:rsidR="00BF58D8" w:rsidRPr="00F923C9" w:rsidRDefault="00BF58D8" w:rsidP="00F923C9">
      <w:bookmarkStart w:id="232" w:name="_GoBack"/>
      <w:bookmarkEnd w:id="232"/>
    </w:p>
    <w:p w14:paraId="60AD4607" w14:textId="77777777" w:rsidR="00433170" w:rsidRDefault="00433170" w:rsidP="005C253B">
      <w:pPr>
        <w:contextualSpacing/>
        <w:rPr>
          <w:sz w:val="20"/>
          <w:szCs w:val="20"/>
        </w:rPr>
      </w:pPr>
    </w:p>
    <w:p w14:paraId="6D9E6F8A" w14:textId="70FDD918" w:rsidR="00B07844" w:rsidRPr="001C2243" w:rsidRDefault="00B07844" w:rsidP="00B07844">
      <w:pPr>
        <w:pStyle w:val="Heading1"/>
        <w:jc w:val="center"/>
        <w:rPr>
          <w:rFonts w:ascii="Times New Roman" w:hAnsi="Times New Roman" w:cs="Times New Roman"/>
          <w:b/>
          <w:color w:val="auto"/>
          <w:sz w:val="24"/>
          <w:szCs w:val="24"/>
        </w:rPr>
      </w:pPr>
      <w:r w:rsidRPr="001C2243">
        <w:rPr>
          <w:rFonts w:ascii="Times New Roman" w:hAnsi="Times New Roman" w:cs="Times New Roman"/>
          <w:b/>
          <w:color w:val="auto"/>
          <w:sz w:val="24"/>
          <w:szCs w:val="24"/>
        </w:rPr>
        <w:t xml:space="preserve">Pooled-data regressions (meta-analysis); includes </w:t>
      </w:r>
      <w:r w:rsidR="00E21113">
        <w:rPr>
          <w:rFonts w:ascii="Times New Roman" w:hAnsi="Times New Roman" w:cs="Times New Roman"/>
          <w:b/>
          <w:color w:val="auto"/>
          <w:sz w:val="24"/>
          <w:szCs w:val="24"/>
        </w:rPr>
        <w:t>attentive and non-attentive participants</w:t>
      </w:r>
    </w:p>
    <w:p w14:paraId="3BAD75F6" w14:textId="77777777" w:rsidR="00970308" w:rsidRPr="00970308" w:rsidRDefault="00970308" w:rsidP="00970308"/>
    <w:p w14:paraId="317D27FC" w14:textId="027A95FE" w:rsidR="007F3019" w:rsidRPr="008D3582" w:rsidRDefault="00E21113" w:rsidP="00AD265B">
      <w:pPr>
        <w:pStyle w:val="HTMLPreformatted"/>
        <w:rPr>
          <w:rFonts w:eastAsia="Calibri"/>
          <w:color w:val="000000"/>
          <w:sz w:val="13"/>
          <w:szCs w:val="26"/>
        </w:rPr>
      </w:pPr>
      <w:r w:rsidRPr="00E21113">
        <w:rPr>
          <w:rFonts w:eastAsia="Calibri"/>
          <w:color w:val="000000"/>
          <w:sz w:val="13"/>
          <w:szCs w:val="26"/>
        </w:rPr>
        <w:drawing>
          <wp:inline distT="0" distB="0" distL="0" distR="0" wp14:anchorId="24B26A25" wp14:editId="62BD96D3">
            <wp:extent cx="6597177" cy="3294380"/>
            <wp:effectExtent l="0" t="0" r="6985"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11833" cy="3301699"/>
                    </a:xfrm>
                    <a:prstGeom prst="rect">
                      <a:avLst/>
                    </a:prstGeom>
                  </pic:spPr>
                </pic:pic>
              </a:graphicData>
            </a:graphic>
          </wp:inline>
        </w:drawing>
      </w:r>
      <w:r w:rsidRPr="00E21113" w:rsidDel="00E21113">
        <w:rPr>
          <w:rFonts w:eastAsia="Calibri"/>
          <w:color w:val="000000"/>
          <w:sz w:val="13"/>
          <w:szCs w:val="26"/>
        </w:rPr>
        <w:t xml:space="preserve"> </w:t>
      </w:r>
      <w:commentRangeStart w:id="233"/>
      <w:r w:rsidR="00B07844">
        <w:rPr>
          <w:rStyle w:val="CommentReference"/>
          <w:rFonts w:asciiTheme="minorHAnsi" w:hAnsiTheme="minorHAnsi" w:cstheme="minorBidi"/>
        </w:rPr>
        <w:commentReference w:id="234"/>
      </w:r>
      <w:commentRangeEnd w:id="233"/>
      <w:r w:rsidR="00421394">
        <w:rPr>
          <w:rStyle w:val="CommentReference"/>
          <w:rFonts w:asciiTheme="minorHAnsi" w:hAnsiTheme="minorHAnsi" w:cstheme="minorBidi"/>
        </w:rPr>
        <w:commentReference w:id="233"/>
      </w:r>
      <w:r w:rsidR="00AD265B" w:rsidRPr="003D007B">
        <w:rPr>
          <w:rFonts w:eastAsia="Calibri"/>
          <w:color w:val="000000"/>
          <w:sz w:val="13"/>
          <w:szCs w:val="26"/>
        </w:rPr>
        <w:t xml:space="preserve"> </w:t>
      </w:r>
    </w:p>
    <w:p w14:paraId="59C450AC" w14:textId="77777777" w:rsidR="007F3019" w:rsidRDefault="007F3019" w:rsidP="007F3019">
      <w:pPr>
        <w:pStyle w:val="HTMLPreformatted"/>
        <w:rPr>
          <w:rFonts w:ascii="Courier" w:hAnsi="Courier"/>
          <w:color w:val="000000"/>
          <w:sz w:val="18"/>
          <w:szCs w:val="26"/>
        </w:rPr>
      </w:pPr>
    </w:p>
    <w:p w14:paraId="6EF60EAC" w14:textId="33D8F1DD" w:rsidR="00BF104E" w:rsidRDefault="007F3019" w:rsidP="00BF104E">
      <w:pPr>
        <w:contextualSpacing/>
        <w:rPr>
          <w:sz w:val="21"/>
          <w:szCs w:val="20"/>
        </w:rPr>
      </w:pPr>
      <w:r w:rsidRPr="00BF104E">
        <w:rPr>
          <w:color w:val="000000"/>
          <w:sz w:val="22"/>
          <w:szCs w:val="26"/>
        </w:rPr>
        <w:t xml:space="preserve">Column </w:t>
      </w:r>
      <w:r w:rsidR="00BF104E" w:rsidRPr="00BF104E">
        <w:rPr>
          <w:color w:val="000000"/>
          <w:sz w:val="22"/>
          <w:szCs w:val="26"/>
        </w:rPr>
        <w:t xml:space="preserve">1 gives an OLS regression of amount donated (including zeroes). Columns 2-3 regress on the </w:t>
      </w:r>
      <w:r w:rsidR="00BF104E" w:rsidRPr="00BF104E">
        <w:rPr>
          <w:sz w:val="21"/>
          <w:szCs w:val="20"/>
        </w:rPr>
        <w:t xml:space="preserve">Share of maximum </w:t>
      </w:r>
      <w:r w:rsidR="00C90678">
        <w:rPr>
          <w:sz w:val="21"/>
          <w:szCs w:val="20"/>
        </w:rPr>
        <w:t>potential donation</w:t>
      </w:r>
      <w:r w:rsidR="00BF104E" w:rsidRPr="00BF104E">
        <w:rPr>
          <w:sz w:val="21"/>
          <w:szCs w:val="20"/>
        </w:rPr>
        <w:t xml:space="preserve"> (</w:t>
      </w:r>
      <w:r w:rsidR="00C90678">
        <w:rPr>
          <w:sz w:val="21"/>
          <w:szCs w:val="20"/>
        </w:rPr>
        <w:t xml:space="preserve">“Max pot’l don”: </w:t>
      </w:r>
      <w:r w:rsidR="00BF104E" w:rsidRPr="00BF104E">
        <w:rPr>
          <w:sz w:val="21"/>
          <w:szCs w:val="20"/>
        </w:rPr>
        <w:t xml:space="preserve">$3, $3, $50, $50, $5, £50, for studies 1-6 respectively) </w:t>
      </w:r>
      <w:r w:rsidR="00BF104E" w:rsidRPr="00BF104E">
        <w:rPr>
          <w:sz w:val="21"/>
          <w:szCs w:val="20"/>
        </w:rPr>
        <w:lastRenderedPageBreak/>
        <w:t>donated. Column 2 is OLS, and column 3 is Papke-Wooldridge’s (2011) fractional response model.</w:t>
      </w:r>
      <w:r w:rsidR="00BF104E">
        <w:rPr>
          <w:rStyle w:val="FootnoteReference"/>
          <w:sz w:val="21"/>
          <w:szCs w:val="20"/>
        </w:rPr>
        <w:footnoteReference w:id="2"/>
      </w:r>
      <w:r w:rsidR="00542B68" w:rsidRPr="00542B68">
        <w:rPr>
          <w:sz w:val="21"/>
          <w:szCs w:val="20"/>
          <w:vertAlign w:val="superscript"/>
        </w:rPr>
        <w:t>,</w:t>
      </w:r>
      <w:r w:rsidR="008D3582">
        <w:rPr>
          <w:rStyle w:val="FootnoteReference"/>
          <w:sz w:val="21"/>
          <w:szCs w:val="20"/>
        </w:rPr>
        <w:footnoteReference w:id="3"/>
      </w:r>
      <w:r w:rsidR="00BF104E" w:rsidRPr="00BF104E">
        <w:rPr>
          <w:sz w:val="21"/>
          <w:szCs w:val="20"/>
        </w:rPr>
        <w:t xml:space="preserve"> The final column presents a linear probability </w:t>
      </w:r>
      <w:r w:rsidR="00800EE4">
        <w:rPr>
          <w:sz w:val="21"/>
          <w:szCs w:val="20"/>
        </w:rPr>
        <w:t xml:space="preserve">(OLS) </w:t>
      </w:r>
      <w:r w:rsidR="00BF104E" w:rsidRPr="00BF104E">
        <w:rPr>
          <w:sz w:val="21"/>
          <w:szCs w:val="20"/>
        </w:rPr>
        <w:t xml:space="preserve">model of the binary “donated a positive amount” variable. </w:t>
      </w:r>
      <w:r w:rsidR="006B0B03">
        <w:rPr>
          <w:sz w:val="21"/>
          <w:szCs w:val="20"/>
        </w:rPr>
        <w:t xml:space="preserve"> </w:t>
      </w:r>
    </w:p>
    <w:p w14:paraId="5794045D" w14:textId="77777777" w:rsidR="006B0B03" w:rsidRPr="00BF104E" w:rsidRDefault="006B0B03" w:rsidP="00BF104E">
      <w:pPr>
        <w:contextualSpacing/>
        <w:rPr>
          <w:sz w:val="21"/>
          <w:szCs w:val="20"/>
        </w:rPr>
      </w:pPr>
    </w:p>
    <w:p w14:paraId="7C2ED703" w14:textId="26F3B867" w:rsidR="00071D60" w:rsidRDefault="00071D60" w:rsidP="00BF104E">
      <w:pPr>
        <w:pStyle w:val="HTMLPreformatted"/>
        <w:rPr>
          <w:rFonts w:ascii="Times New Roman" w:hAnsi="Times New Roman" w:cs="Times New Roman"/>
        </w:rPr>
      </w:pPr>
    </w:p>
    <w:p w14:paraId="639AFE6E" w14:textId="2298617E" w:rsidR="009E0C48" w:rsidRDefault="009E0C48" w:rsidP="009E0C48">
      <w:pPr>
        <w:pStyle w:val="Heading1"/>
      </w:pPr>
      <w:bookmarkStart w:id="235" w:name="OLE_LINK37"/>
      <w:bookmarkStart w:id="236" w:name="OLE_LINK38"/>
      <w:r>
        <w:br w:type="column"/>
      </w:r>
      <w:r>
        <w:lastRenderedPageBreak/>
        <w:t xml:space="preserve">Study 6: Impact on donations to each charity </w:t>
      </w:r>
      <w:r w:rsidR="000278CE">
        <w:t>(all participants)</w:t>
      </w:r>
    </w:p>
    <w:bookmarkEnd w:id="235"/>
    <w:bookmarkEnd w:id="236"/>
    <w:p w14:paraId="5BDC1E6C" w14:textId="77777777" w:rsidR="009E0C48" w:rsidRDefault="009E0C48" w:rsidP="009E0C48"/>
    <w:p w14:paraId="268809E6" w14:textId="1728B50C" w:rsidR="009E0C48" w:rsidRDefault="009E0C48" w:rsidP="009E0C48">
      <w:r w:rsidRPr="009E0C48">
        <w:rPr>
          <w:noProof/>
        </w:rPr>
        <w:drawing>
          <wp:inline distT="0" distB="0" distL="0" distR="0" wp14:anchorId="0FB6420A" wp14:editId="4C4DC16A">
            <wp:extent cx="7075147" cy="1699961"/>
            <wp:effectExtent l="0" t="0" r="12065"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094886" cy="1704704"/>
                    </a:xfrm>
                    <a:prstGeom prst="rect">
                      <a:avLst/>
                    </a:prstGeom>
                  </pic:spPr>
                </pic:pic>
              </a:graphicData>
            </a:graphic>
          </wp:inline>
        </w:drawing>
      </w:r>
    </w:p>
    <w:p w14:paraId="2E8B51A0" w14:textId="77777777" w:rsidR="009E0C48" w:rsidRDefault="009E0C48" w:rsidP="009E0C48"/>
    <w:p w14:paraId="5E09D4C6" w14:textId="75999802" w:rsidR="009E0C48" w:rsidRDefault="009E0C48" w:rsidP="009E0C48">
      <w:r>
        <w:t>Above we see estimated of odds ratios</w:t>
      </w:r>
      <w:r w:rsidR="003B6717">
        <w:t>, relative to the control group, of t</w:t>
      </w:r>
      <w:r>
        <w:t>he incidence of donating to RB (</w:t>
      </w:r>
      <w:r w:rsidR="003B6717">
        <w:t xml:space="preserve">Carter Center: </w:t>
      </w:r>
      <w:r>
        <w:t>the river-blindness char</w:t>
      </w:r>
      <w:r w:rsidR="003B6717">
        <w:t xml:space="preserve">ity) and GD (Guide Dogs for the blind). Confidence intervals reveal a lack of power. However, there is suggestive evidence (p=0.09 and p=0.16, respectively) that the </w:t>
      </w:r>
      <w:r w:rsidR="003B6717" w:rsidRPr="003B6717">
        <w:rPr>
          <w:u w:val="single"/>
        </w:rPr>
        <w:t>image</w:t>
      </w:r>
      <w:r w:rsidR="003B6717">
        <w:t xml:space="preserve"> lead people to be less-likely to donate to GD and more likely to donate to RB. This may have been driven by the African appearance of the blind girl depicted.  </w:t>
      </w:r>
    </w:p>
    <w:p w14:paraId="1A7556FC" w14:textId="77777777" w:rsidR="004D6A47" w:rsidRDefault="004D6A47" w:rsidP="009E0C48"/>
    <w:p w14:paraId="2296C882" w14:textId="7FA31DFF" w:rsidR="004D6A47" w:rsidRPr="004D6A47" w:rsidRDefault="004D6A47" w:rsidP="009E0C48">
      <w:r>
        <w:t xml:space="preserve">As suggested by the box-plot below (means in red), there is also some evidence that the image treatment led to a lower </w:t>
      </w:r>
      <w:r>
        <w:rPr>
          <w:i/>
        </w:rPr>
        <w:t>average</w:t>
      </w:r>
      <w:r>
        <w:t xml:space="preserve"> donation to GD (including zeroes). There is a (marginally) significant difference between the control and the Image treatment in a t-test (p=0.035) nd rank-sum test, p=0.059). (As always, all tests are two-tailed.)</w:t>
      </w:r>
    </w:p>
    <w:p w14:paraId="20698D8C" w14:textId="77777777" w:rsidR="003B6717" w:rsidRDefault="003B6717" w:rsidP="009E0C48"/>
    <w:p w14:paraId="0C68016A" w14:textId="75DB6E52" w:rsidR="003B6717" w:rsidRDefault="004D6A47" w:rsidP="009E0C48">
      <w:r w:rsidRPr="004D6A47">
        <w:rPr>
          <w:noProof/>
        </w:rPr>
        <w:drawing>
          <wp:inline distT="0" distB="0" distL="0" distR="0" wp14:anchorId="7E2442FC" wp14:editId="59B69382">
            <wp:extent cx="5091145" cy="3792649"/>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2919" cy="3801420"/>
                    </a:xfrm>
                    <a:prstGeom prst="rect">
                      <a:avLst/>
                    </a:prstGeom>
                  </pic:spPr>
                </pic:pic>
              </a:graphicData>
            </a:graphic>
          </wp:inline>
        </w:drawing>
      </w:r>
    </w:p>
    <w:p w14:paraId="73DF6888" w14:textId="6C346016" w:rsidR="00471D31" w:rsidRDefault="00471D31" w:rsidP="00471D31">
      <w:pPr>
        <w:pStyle w:val="Heading1"/>
      </w:pPr>
      <w:r>
        <w:br w:type="column"/>
      </w:r>
      <w:r>
        <w:lastRenderedPageBreak/>
        <w:t>Study 6: donation distributions (all participants)</w:t>
      </w:r>
    </w:p>
    <w:p w14:paraId="3057199D" w14:textId="11032E37" w:rsidR="00471D31" w:rsidRPr="00471D31" w:rsidRDefault="00471D31" w:rsidP="00471D31">
      <w:r>
        <w:t xml:space="preserve">As seen below, the distribution of donations was roughly similar across treatments. </w:t>
      </w:r>
    </w:p>
    <w:p w14:paraId="1FBB7A79" w14:textId="6D4DBA8E" w:rsidR="00471D31" w:rsidRDefault="00471D31" w:rsidP="009E0C48">
      <w:r w:rsidRPr="00471D31">
        <w:rPr>
          <w:noProof/>
        </w:rPr>
        <w:drawing>
          <wp:inline distT="0" distB="0" distL="0" distR="0" wp14:anchorId="59FAB85E" wp14:editId="7C022B1C">
            <wp:extent cx="5202879" cy="3985961"/>
            <wp:effectExtent l="0" t="0" r="4445" b="190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04546" cy="3987238"/>
                    </a:xfrm>
                    <a:prstGeom prst="rect">
                      <a:avLst/>
                    </a:prstGeom>
                  </pic:spPr>
                </pic:pic>
              </a:graphicData>
            </a:graphic>
          </wp:inline>
        </w:drawing>
      </w:r>
    </w:p>
    <w:p w14:paraId="7A3CCE13" w14:textId="14608952" w:rsidR="00471D31" w:rsidRPr="009E0C48" w:rsidRDefault="00471D31" w:rsidP="009E0C48">
      <w:r w:rsidRPr="00471D31">
        <w:rPr>
          <w:noProof/>
        </w:rPr>
        <w:drawing>
          <wp:inline distT="0" distB="0" distL="0" distR="0" wp14:anchorId="5680DD8A" wp14:editId="3D01D5BD">
            <wp:extent cx="5205445" cy="3623224"/>
            <wp:effectExtent l="0" t="0" r="1905"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21192" cy="3634185"/>
                    </a:xfrm>
                    <a:prstGeom prst="rect">
                      <a:avLst/>
                    </a:prstGeom>
                  </pic:spPr>
                </pic:pic>
              </a:graphicData>
            </a:graphic>
          </wp:inline>
        </w:drawing>
      </w:r>
    </w:p>
    <w:sectPr w:rsidR="00471D31" w:rsidRPr="009E0C48">
      <w:pgSz w:w="12240" w:h="15840"/>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uthor" w:initials="A">
    <w:p w14:paraId="6719535A" w14:textId="05282C8F" w:rsidR="005D7D73" w:rsidRDefault="005D7D73">
      <w:pPr>
        <w:pStyle w:val="CommentText"/>
      </w:pPr>
      <w:r>
        <w:rPr>
          <w:rStyle w:val="CommentReference"/>
        </w:rPr>
        <w:annotationRef/>
      </w:r>
      <w:r>
        <w:t xml:space="preserve">Tbh it’s not clear which dogs measure is the output or outcome… both are outputs really </w:t>
      </w:r>
    </w:p>
  </w:comment>
  <w:comment w:id="1" w:author="Author" w:initials="A">
    <w:p w14:paraId="7D386626" w14:textId="43C61679" w:rsidR="00B4515D" w:rsidRDefault="00B4515D">
      <w:pPr>
        <w:pStyle w:val="CommentText"/>
      </w:pPr>
      <w:r>
        <w:rPr>
          <w:rStyle w:val="CommentReference"/>
        </w:rPr>
        <w:annotationRef/>
      </w:r>
      <w:r>
        <w:t>How is the question I asked different from a commitment question?</w:t>
      </w:r>
    </w:p>
  </w:comment>
  <w:comment w:id="3" w:author="Author" w:initials="A">
    <w:p w14:paraId="6943DDBB" w14:textId="4F74867C" w:rsidR="0070465C" w:rsidRDefault="0070465C">
      <w:pPr>
        <w:pStyle w:val="CommentText"/>
      </w:pPr>
      <w:r>
        <w:rPr>
          <w:rStyle w:val="CommentReference"/>
        </w:rPr>
        <w:annotationRef/>
      </w:r>
      <w:r>
        <w:t>Robin – note that the links to the prereg etc give away our identity, if that matters</w:t>
      </w:r>
    </w:p>
  </w:comment>
  <w:comment w:id="5" w:author="Author" w:initials="A">
    <w:p w14:paraId="2A76F833" w14:textId="77777777" w:rsidR="00B4515D" w:rsidRDefault="00B4515D" w:rsidP="00B07844">
      <w:pPr>
        <w:pStyle w:val="CommentText"/>
      </w:pPr>
      <w:r>
        <w:rPr>
          <w:rStyle w:val="CommentReference"/>
        </w:rPr>
        <w:annotationRef/>
      </w:r>
      <w:r>
        <w:rPr>
          <w:rStyle w:val="CommentReference"/>
        </w:rPr>
        <w:annotationRef/>
      </w:r>
      <w:r>
        <w:t>I believe the image is copyright-free and can be used for non-profit purposes (if I recall correctly), but I’d prefer to provide a link where it’s from instead of displaying it here. Are you ok with that?</w:t>
      </w:r>
    </w:p>
    <w:p w14:paraId="311C9757" w14:textId="77777777" w:rsidR="00B4515D" w:rsidRDefault="00B4515D" w:rsidP="00B07844">
      <w:pPr>
        <w:pStyle w:val="CommentText"/>
      </w:pPr>
    </w:p>
    <w:p w14:paraId="30E6C424" w14:textId="77777777" w:rsidR="00B4515D" w:rsidRDefault="00B4515D" w:rsidP="00B07844">
      <w:pPr>
        <w:pStyle w:val="CommentText"/>
      </w:pPr>
      <w:r>
        <w:t>Also, if we’re to include info on the image manipulation it might be good to give a touch of context how we introduce it (i.e. how we explain why participants are seeing it). We should also avoid the essex logo, not to give away any info about our identities in the review process (I got rid of it for the effectiveness info, but with the logo in between the text and image here it’s more annoying to remove)</w:t>
      </w:r>
    </w:p>
    <w:p w14:paraId="287813D3" w14:textId="219D4BF0" w:rsidR="00B4515D" w:rsidRDefault="00B4515D">
      <w:pPr>
        <w:pStyle w:val="CommentText"/>
      </w:pPr>
    </w:p>
  </w:comment>
  <w:comment w:id="4" w:author="Author" w:initials="A">
    <w:p w14:paraId="225E0323" w14:textId="61356498" w:rsidR="00B4515D" w:rsidRDefault="00B4515D">
      <w:pPr>
        <w:pStyle w:val="CommentText"/>
      </w:pPr>
      <w:r>
        <w:rPr>
          <w:rStyle w:val="CommentReference"/>
        </w:rPr>
        <w:annotationRef/>
      </w:r>
      <w:r>
        <w:t xml:space="preserve">I didn’t realise these reviews were meant to be double blind. I am not worried about the copyright but if you prefer to remove it and replace it with a link I’m ok with that. </w:t>
      </w:r>
    </w:p>
  </w:comment>
  <w:comment w:id="8" w:author="Author" w:initials="A">
    <w:p w14:paraId="6AB3B82F" w14:textId="77777777" w:rsidR="00B4515D" w:rsidRDefault="00B4515D" w:rsidP="00307524">
      <w:r>
        <w:rPr>
          <w:rStyle w:val="CommentReference"/>
        </w:rPr>
        <w:annotationRef/>
      </w:r>
      <w:r>
        <w:t>I’ve removed all the standardized results for two reasons: 1) we don’t report any in the main text and I don’t think we need that extra info here, 2) these tables are based on two-part models in mplus, assuming independence between incidence and non-zero amount (i.e. equivalent to log + ols reg). There I can get standardized coefficents for logistic results, but SPSS doesn’t give that. If I was to add standardized results for study 6 I’ have to create a new dataset + scripts just for that. Seems unnecessary to me. Would you agree?</w:t>
      </w:r>
    </w:p>
  </w:comment>
  <w:comment w:id="9" w:author="Author" w:initials="A">
    <w:p w14:paraId="483C5A09" w14:textId="3C5245C0" w:rsidR="00307524" w:rsidRDefault="00307524">
      <w:pPr>
        <w:pStyle w:val="CommentText"/>
      </w:pPr>
      <w:r>
        <w:rPr>
          <w:rStyle w:val="CommentReference"/>
        </w:rPr>
        <w:annotationRef/>
      </w:r>
      <w:r>
        <w:t xml:space="preserve">I can’t remember what you mean by ‘standardized results’ here. </w:t>
      </w:r>
      <w:r w:rsidR="003A1D53">
        <w:t xml:space="preserve">Ah, this refers to my comments in the main text. Standardized would mean that the outcome variable is expressed relative to the standard deviation of the outcome. I guess this is fine. To interpret logit </w:t>
      </w:r>
      <w:proofErr w:type="gramStart"/>
      <w:r w:rsidR="003A1D53">
        <w:t>coefficients</w:t>
      </w:r>
      <w:proofErr w:type="gramEnd"/>
      <w:r w:rsidR="003A1D53">
        <w:t xml:space="preserve"> it’s usually best to present either incidence rate ratios or marginal effects, imho. Is this either of them? </w:t>
      </w:r>
    </w:p>
    <w:p w14:paraId="7A0210FA" w14:textId="77777777" w:rsidR="003A1D53" w:rsidRDefault="003A1D53">
      <w:pPr>
        <w:pStyle w:val="CommentText"/>
      </w:pPr>
    </w:p>
    <w:p w14:paraId="3B4AA533" w14:textId="03BE07BC" w:rsidR="003A1D53" w:rsidRDefault="003A1D53">
      <w:pPr>
        <w:pStyle w:val="CommentText"/>
      </w:pPr>
      <w:r>
        <w:t xml:space="preserve">If you need me to pass you any data, with any </w:t>
      </w:r>
      <w:proofErr w:type="gramStart"/>
      <w:r>
        <w:t>transformation ,</w:t>
      </w:r>
      <w:proofErr w:type="gramEnd"/>
      <w:r>
        <w:t xml:space="preserve">  from Study 6 or from any study, I can do, but tomorrow is slightly busy.</w:t>
      </w:r>
    </w:p>
  </w:comment>
  <w:comment w:id="12" w:author="Author" w:initials="A">
    <w:p w14:paraId="6B85BD27" w14:textId="1D9A7267" w:rsidR="006A4A37" w:rsidRDefault="006A4A37">
      <w:pPr>
        <w:pStyle w:val="CommentText"/>
      </w:pPr>
      <w:r>
        <w:rPr>
          <w:rStyle w:val="CommentReference"/>
        </w:rPr>
        <w:annotationRef/>
      </w:r>
      <w:r>
        <w:t xml:space="preserve">I suggest reversing the order of these rows as I just did, to be comparable with the order in the main text. </w:t>
      </w:r>
      <w:proofErr w:type="gramStart"/>
      <w:r>
        <w:t>So</w:t>
      </w:r>
      <w:proofErr w:type="gramEnd"/>
      <w:r>
        <w:t xml:space="preserve"> we can see the similarity easier!</w:t>
      </w:r>
    </w:p>
  </w:comment>
  <w:comment w:id="17" w:author="Author" w:initials="A">
    <w:p w14:paraId="0BADCFB9" w14:textId="77777777" w:rsidR="00B4515D" w:rsidRDefault="00B4515D" w:rsidP="00B07844">
      <w:pPr>
        <w:pStyle w:val="CommentText"/>
      </w:pPr>
      <w:r>
        <w:rPr>
          <w:rStyle w:val="CommentReference"/>
        </w:rPr>
        <w:annotationRef/>
      </w:r>
      <w:r>
        <w:t>Where is study 6? Don’t we need to do this for study 6 also? This was mentioned in the letter to the referee as the most rigorous comprehension check</w:t>
      </w:r>
    </w:p>
  </w:comment>
  <w:comment w:id="18" w:author="Author" w:initials="A">
    <w:p w14:paraId="2606AE39" w14:textId="77777777" w:rsidR="00B4515D" w:rsidRDefault="00B4515D" w:rsidP="00B07844">
      <w:pPr>
        <w:pStyle w:val="CommentText"/>
      </w:pPr>
      <w:r>
        <w:rPr>
          <w:rStyle w:val="CommentReference"/>
        </w:rPr>
        <w:annotationRef/>
      </w:r>
      <w:r>
        <w:t>Added on next page</w:t>
      </w:r>
    </w:p>
  </w:comment>
  <w:comment w:id="185" w:author="Author" w:initials="A">
    <w:p w14:paraId="4B0791F5" w14:textId="77777777" w:rsidR="00B4515D" w:rsidRDefault="00B4515D" w:rsidP="00B07844">
      <w:pPr>
        <w:pStyle w:val="CommentText"/>
      </w:pPr>
      <w:r>
        <w:rPr>
          <w:rStyle w:val="CommentReference"/>
        </w:rPr>
        <w:annotationRef/>
      </w:r>
      <w:r>
        <w:t>Does it really make sense to have the total column given that the amounts (and currency) varies across the studies?</w:t>
      </w:r>
    </w:p>
  </w:comment>
  <w:comment w:id="184" w:author="Author" w:initials="A">
    <w:p w14:paraId="586109A9" w14:textId="1AD8FD1B" w:rsidR="00B4515D" w:rsidRDefault="00B4515D">
      <w:pPr>
        <w:pStyle w:val="CommentText"/>
      </w:pPr>
      <w:r>
        <w:rPr>
          <w:rStyle w:val="CommentReference"/>
        </w:rPr>
        <w:annotationRef/>
      </w:r>
      <w:r w:rsidR="00513FB8">
        <w:t>OK, I removed that cell; the other ones do make sense</w:t>
      </w:r>
    </w:p>
  </w:comment>
  <w:comment w:id="234" w:author="Author" w:initials="A">
    <w:p w14:paraId="7D1155E1" w14:textId="77777777" w:rsidR="00B4515D" w:rsidRDefault="00B4515D" w:rsidP="00B07844">
      <w:pPr>
        <w:pStyle w:val="CommentText"/>
      </w:pPr>
      <w:r>
        <w:rPr>
          <w:rStyle w:val="CommentReference"/>
        </w:rPr>
        <w:annotationRef/>
      </w:r>
      <w:r>
        <w:rPr>
          <w:rStyle w:val="CommentReference"/>
        </w:rPr>
        <w:annotationRef/>
      </w:r>
      <w:r>
        <w:t>Dummy coding is an alternative to effect coding, so it would be confusing to say that dummies are effect coded.</w:t>
      </w:r>
    </w:p>
    <w:p w14:paraId="4C9F7EBC" w14:textId="1DCDD92D" w:rsidR="00B4515D" w:rsidRDefault="00B4515D">
      <w:pPr>
        <w:pStyle w:val="CommentText"/>
      </w:pPr>
    </w:p>
  </w:comment>
  <w:comment w:id="233" w:author="Author" w:initials="A">
    <w:p w14:paraId="4F35469B" w14:textId="1002976E" w:rsidR="00B4515D" w:rsidRDefault="00B4515D">
      <w:pPr>
        <w:pStyle w:val="CommentText"/>
      </w:pPr>
      <w:r>
        <w:rPr>
          <w:rStyle w:val="CommentReference"/>
        </w:rPr>
        <w:annotationRef/>
      </w:r>
      <w:r>
        <w:t xml:space="preserve">OK, </w:t>
      </w:r>
      <w:r w:rsidR="00503118">
        <w:t>I</w:t>
      </w:r>
      <w:r>
        <w:t xml:space="preserve"> fix</w:t>
      </w:r>
      <w:r w:rsidR="00503118">
        <w:t>ed</w:t>
      </w:r>
      <w:r>
        <w:t xml:space="preserve"> it. Hadn’t been aware of that terminology.</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19535A" w15:done="0"/>
  <w15:commentEx w15:paraId="7D386626" w15:done="0"/>
  <w15:commentEx w15:paraId="6943DDBB" w15:done="0"/>
  <w15:commentEx w15:paraId="287813D3" w15:done="0"/>
  <w15:commentEx w15:paraId="225E0323" w15:paraIdParent="287813D3" w15:done="0"/>
  <w15:commentEx w15:paraId="6AB3B82F" w15:done="0"/>
  <w15:commentEx w15:paraId="3B4AA533" w15:paraIdParent="6AB3B82F" w15:done="0"/>
  <w15:commentEx w15:paraId="6B85BD27" w15:done="0"/>
  <w15:commentEx w15:paraId="0BADCFB9" w15:done="0"/>
  <w15:commentEx w15:paraId="2606AE39" w15:done="0"/>
  <w15:commentEx w15:paraId="4B0791F5" w15:done="0"/>
  <w15:commentEx w15:paraId="586109A9" w15:paraIdParent="4B0791F5" w15:done="0"/>
  <w15:commentEx w15:paraId="4C9F7EBC" w15:done="0"/>
  <w15:commentEx w15:paraId="4F35469B" w15:paraIdParent="4C9F7EBC"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4EB525" w14:textId="77777777" w:rsidR="00031FDE" w:rsidRDefault="00031FDE" w:rsidP="003D6456">
      <w:r>
        <w:separator/>
      </w:r>
    </w:p>
  </w:endnote>
  <w:endnote w:type="continuationSeparator" w:id="0">
    <w:p w14:paraId="5EB7D5DC" w14:textId="77777777" w:rsidR="00031FDE" w:rsidRDefault="00031FDE" w:rsidP="003D64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E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FD77D10" w14:textId="77777777" w:rsidR="00031FDE" w:rsidRDefault="00031FDE" w:rsidP="003D6456">
      <w:r>
        <w:separator/>
      </w:r>
    </w:p>
  </w:footnote>
  <w:footnote w:type="continuationSeparator" w:id="0">
    <w:p w14:paraId="3DDCFC55" w14:textId="77777777" w:rsidR="00031FDE" w:rsidRDefault="00031FDE" w:rsidP="003D6456">
      <w:r>
        <w:continuationSeparator/>
      </w:r>
    </w:p>
  </w:footnote>
  <w:footnote w:id="1">
    <w:p w14:paraId="217C3055" w14:textId="0ACCBEA2" w:rsidR="00A905EE" w:rsidRPr="004034CC" w:rsidRDefault="00A905EE">
      <w:pPr>
        <w:pStyle w:val="FootnoteText"/>
        <w:rPr>
          <w:lang w:val="en-GB"/>
        </w:rPr>
      </w:pPr>
      <w:r>
        <w:rPr>
          <w:rStyle w:val="FootnoteReference"/>
        </w:rPr>
        <w:footnoteRef/>
      </w:r>
      <w:r>
        <w:t xml:space="preserve"> </w:t>
      </w:r>
      <w:r w:rsidRPr="004034CC">
        <w:rPr>
          <w:sz w:val="21"/>
        </w:rPr>
        <w:t xml:space="preserve">For example, suppose a treatment increased the inclination to donate, increasing the donation among those who would have donated anyway, and making those who were “almost willing to donate” do so. However, the latter group may reasonably make the </w:t>
      </w:r>
      <w:r w:rsidRPr="004034CC">
        <w:rPr>
          <w:i/>
          <w:sz w:val="21"/>
        </w:rPr>
        <w:t>smallest</w:t>
      </w:r>
      <w:r w:rsidRPr="004034CC">
        <w:rPr>
          <w:sz w:val="21"/>
        </w:rPr>
        <w:t xml:space="preserve"> donations. This would drive down the measured “average positive donation” in the treatment group relative to the control group</w:t>
      </w:r>
      <w:r w:rsidR="00EC1019">
        <w:rPr>
          <w:sz w:val="21"/>
        </w:rPr>
        <w:t>.</w:t>
      </w:r>
    </w:p>
  </w:footnote>
  <w:footnote w:id="2">
    <w:p w14:paraId="4B1A3694" w14:textId="14785446" w:rsidR="00B4515D" w:rsidRPr="008D3582" w:rsidRDefault="00B4515D" w:rsidP="008D3582">
      <w:pPr>
        <w:rPr>
          <w:rFonts w:eastAsia="Times New Roman"/>
          <w:sz w:val="20"/>
          <w:szCs w:val="20"/>
        </w:rPr>
      </w:pPr>
      <w:r w:rsidRPr="008D3582">
        <w:rPr>
          <w:rStyle w:val="FootnoteReference"/>
          <w:sz w:val="20"/>
          <w:szCs w:val="20"/>
        </w:rPr>
        <w:footnoteRef/>
      </w:r>
      <w:r w:rsidRPr="008D3582">
        <w:rPr>
          <w:sz w:val="20"/>
          <w:szCs w:val="20"/>
        </w:rPr>
        <w:t xml:space="preserve"> </w:t>
      </w:r>
      <w:r w:rsidRPr="008D3582">
        <w:rPr>
          <w:rFonts w:eastAsia="Times New Roman"/>
          <w:sz w:val="20"/>
          <w:szCs w:val="20"/>
        </w:rPr>
        <w:t xml:space="preserve">“Econometric Methods for Fractional Response Variables with an Application to 401 (K) Plan Participation Rates” Leslie E. Papke and Jeffrey M. Wooldridge, Journal of Applied Econometrics, Vol. 11, No. 6 (Nov. - Dec., 1996), pp. 619-632. </w:t>
      </w:r>
    </w:p>
  </w:footnote>
  <w:footnote w:id="3">
    <w:p w14:paraId="696A30D0" w14:textId="3344FE9A" w:rsidR="00B4515D" w:rsidRPr="00542B68" w:rsidRDefault="00B4515D" w:rsidP="00542B68">
      <w:pPr>
        <w:pStyle w:val="FootnoteText"/>
        <w:rPr>
          <w:sz w:val="20"/>
          <w:szCs w:val="20"/>
          <w:lang w:val="en-GB"/>
        </w:rPr>
      </w:pPr>
      <w:r w:rsidRPr="008D3582">
        <w:rPr>
          <w:rStyle w:val="FootnoteReference"/>
          <w:sz w:val="20"/>
          <w:szCs w:val="20"/>
        </w:rPr>
        <w:footnoteRef/>
      </w:r>
      <w:r w:rsidRPr="008D3582">
        <w:rPr>
          <w:sz w:val="20"/>
          <w:szCs w:val="20"/>
        </w:rPr>
        <w:t xml:space="preserve"> </w:t>
      </w:r>
      <w:r w:rsidRPr="008D3582">
        <w:rPr>
          <w:sz w:val="20"/>
          <w:szCs w:val="20"/>
          <w:lang w:val="en-GB"/>
        </w:rPr>
        <w:t xml:space="preserve">Fractional response </w:t>
      </w:r>
      <w:r>
        <w:rPr>
          <w:sz w:val="20"/>
          <w:szCs w:val="20"/>
          <w:lang w:val="en-GB"/>
        </w:rPr>
        <w:t xml:space="preserve">average </w:t>
      </w:r>
      <w:r w:rsidRPr="008D3582">
        <w:rPr>
          <w:sz w:val="20"/>
          <w:szCs w:val="20"/>
          <w:lang w:val="en-GB"/>
        </w:rPr>
        <w:t>marginal effects:</w:t>
      </w:r>
      <w:r>
        <w:rPr>
          <w:sz w:val="20"/>
          <w:szCs w:val="20"/>
          <w:lang w:val="en-GB"/>
        </w:rPr>
        <w:t xml:space="preserve"> Image: 0.33, </w:t>
      </w:r>
      <w:proofErr w:type="gramStart"/>
      <w:r>
        <w:rPr>
          <w:sz w:val="20"/>
          <w:szCs w:val="20"/>
          <w:lang w:val="en-GB"/>
        </w:rPr>
        <w:t>Effectiveness:,</w:t>
      </w:r>
      <w:proofErr w:type="gramEnd"/>
      <w:r>
        <w:rPr>
          <w:sz w:val="20"/>
          <w:szCs w:val="20"/>
          <w:lang w:val="en-GB"/>
        </w:rPr>
        <w:t xml:space="preserve"> -0.08.</w:t>
      </w:r>
    </w:p>
    <w:p w14:paraId="036B91B1" w14:textId="7964617D" w:rsidR="00B4515D" w:rsidRPr="008D3582" w:rsidRDefault="00B4515D" w:rsidP="00542B68">
      <w:pPr>
        <w:pStyle w:val="FootnoteText"/>
        <w:rPr>
          <w:sz w:val="20"/>
          <w:szCs w:val="20"/>
          <w:lang w:val="en-GB"/>
        </w:rPr>
      </w:pP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592836"/>
    <w:multiLevelType w:val="hybridMultilevel"/>
    <w:tmpl w:val="BDD04CDE"/>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
    <w:nsid w:val="198C34D7"/>
    <w:multiLevelType w:val="hybridMultilevel"/>
    <w:tmpl w:val="B914A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E9E20C7"/>
    <w:multiLevelType w:val="hybridMultilevel"/>
    <w:tmpl w:val="E22C7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removePersonalInformation/>
  <w:removeDateAndTime/>
  <w:proofState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253B"/>
    <w:rsid w:val="000278CE"/>
    <w:rsid w:val="00031FDE"/>
    <w:rsid w:val="00036F4E"/>
    <w:rsid w:val="00071D60"/>
    <w:rsid w:val="000D7B4A"/>
    <w:rsid w:val="000F6199"/>
    <w:rsid w:val="001426FB"/>
    <w:rsid w:val="0016134E"/>
    <w:rsid w:val="00161745"/>
    <w:rsid w:val="00191561"/>
    <w:rsid w:val="00207D20"/>
    <w:rsid w:val="002255CF"/>
    <w:rsid w:val="00235AD4"/>
    <w:rsid w:val="00237D3F"/>
    <w:rsid w:val="00282206"/>
    <w:rsid w:val="00292062"/>
    <w:rsid w:val="002B502C"/>
    <w:rsid w:val="00302CAB"/>
    <w:rsid w:val="00307524"/>
    <w:rsid w:val="00315701"/>
    <w:rsid w:val="00323983"/>
    <w:rsid w:val="00395842"/>
    <w:rsid w:val="003A1D53"/>
    <w:rsid w:val="003B6717"/>
    <w:rsid w:val="003D007B"/>
    <w:rsid w:val="003D6456"/>
    <w:rsid w:val="004034CC"/>
    <w:rsid w:val="00416D80"/>
    <w:rsid w:val="00421394"/>
    <w:rsid w:val="0043148C"/>
    <w:rsid w:val="00433170"/>
    <w:rsid w:val="00471D31"/>
    <w:rsid w:val="004B1D66"/>
    <w:rsid w:val="004D6A47"/>
    <w:rsid w:val="004E0F33"/>
    <w:rsid w:val="00503118"/>
    <w:rsid w:val="00512264"/>
    <w:rsid w:val="00513FB8"/>
    <w:rsid w:val="00540E9D"/>
    <w:rsid w:val="00542B68"/>
    <w:rsid w:val="00565AC2"/>
    <w:rsid w:val="005C253B"/>
    <w:rsid w:val="005D7D73"/>
    <w:rsid w:val="005F2455"/>
    <w:rsid w:val="006160F8"/>
    <w:rsid w:val="00673A9A"/>
    <w:rsid w:val="0068243E"/>
    <w:rsid w:val="006A4A37"/>
    <w:rsid w:val="006B0048"/>
    <w:rsid w:val="006B0B03"/>
    <w:rsid w:val="006B299F"/>
    <w:rsid w:val="006D2510"/>
    <w:rsid w:val="0070465C"/>
    <w:rsid w:val="007B4AF5"/>
    <w:rsid w:val="007F3019"/>
    <w:rsid w:val="007F61F4"/>
    <w:rsid w:val="00800EE4"/>
    <w:rsid w:val="0083326C"/>
    <w:rsid w:val="00837AE5"/>
    <w:rsid w:val="00842F58"/>
    <w:rsid w:val="00847120"/>
    <w:rsid w:val="00856530"/>
    <w:rsid w:val="00873E54"/>
    <w:rsid w:val="00894136"/>
    <w:rsid w:val="008A564C"/>
    <w:rsid w:val="008C063B"/>
    <w:rsid w:val="008D01E8"/>
    <w:rsid w:val="008D3582"/>
    <w:rsid w:val="00920236"/>
    <w:rsid w:val="00970308"/>
    <w:rsid w:val="009C774D"/>
    <w:rsid w:val="009E0C48"/>
    <w:rsid w:val="009F3DE0"/>
    <w:rsid w:val="00A50D21"/>
    <w:rsid w:val="00A701DE"/>
    <w:rsid w:val="00A905EE"/>
    <w:rsid w:val="00AD1776"/>
    <w:rsid w:val="00AD1CBF"/>
    <w:rsid w:val="00AD265B"/>
    <w:rsid w:val="00B07844"/>
    <w:rsid w:val="00B31FCE"/>
    <w:rsid w:val="00B4515D"/>
    <w:rsid w:val="00B97A2A"/>
    <w:rsid w:val="00BF0F16"/>
    <w:rsid w:val="00BF104E"/>
    <w:rsid w:val="00BF58D8"/>
    <w:rsid w:val="00C31428"/>
    <w:rsid w:val="00C55480"/>
    <w:rsid w:val="00C8765B"/>
    <w:rsid w:val="00C90678"/>
    <w:rsid w:val="00C96C21"/>
    <w:rsid w:val="00D0381A"/>
    <w:rsid w:val="00D267A7"/>
    <w:rsid w:val="00D324B2"/>
    <w:rsid w:val="00D57808"/>
    <w:rsid w:val="00E15109"/>
    <w:rsid w:val="00E21113"/>
    <w:rsid w:val="00E4078E"/>
    <w:rsid w:val="00EB18E5"/>
    <w:rsid w:val="00EC1019"/>
    <w:rsid w:val="00F002FA"/>
    <w:rsid w:val="00F608FF"/>
    <w:rsid w:val="00F85EEF"/>
    <w:rsid w:val="00F923C9"/>
    <w:rsid w:val="00FA3D81"/>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4A3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A3D81"/>
    <w:pPr>
      <w:spacing w:after="0" w:line="24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AD1CBF"/>
    <w:pPr>
      <w:keepNext/>
      <w:keepLines/>
      <w:spacing w:before="240" w:line="276" w:lineRule="auto"/>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C253B"/>
    <w:pPr>
      <w:spacing w:before="100" w:beforeAutospacing="1" w:after="100" w:afterAutospacing="1"/>
    </w:pPr>
    <w:rPr>
      <w:rFonts w:eastAsia="Times New Roman"/>
    </w:rPr>
  </w:style>
  <w:style w:type="character" w:styleId="Strong">
    <w:name w:val="Strong"/>
    <w:basedOn w:val="DefaultParagraphFont"/>
    <w:uiPriority w:val="22"/>
    <w:qFormat/>
    <w:rsid w:val="005C253B"/>
    <w:rPr>
      <w:b/>
      <w:bCs/>
    </w:rPr>
  </w:style>
  <w:style w:type="paragraph" w:styleId="BalloonText">
    <w:name w:val="Balloon Text"/>
    <w:basedOn w:val="Normal"/>
    <w:link w:val="BalloonTextChar"/>
    <w:uiPriority w:val="99"/>
    <w:semiHidden/>
    <w:unhideWhenUsed/>
    <w:rsid w:val="007B4AF5"/>
    <w:rPr>
      <w:rFonts w:ascii="Tahoma" w:hAnsi="Tahoma" w:cs="Tahoma"/>
      <w:sz w:val="16"/>
      <w:szCs w:val="16"/>
    </w:rPr>
  </w:style>
  <w:style w:type="character" w:customStyle="1" w:styleId="BalloonTextChar">
    <w:name w:val="Balloon Text Char"/>
    <w:basedOn w:val="DefaultParagraphFont"/>
    <w:link w:val="BalloonText"/>
    <w:uiPriority w:val="99"/>
    <w:semiHidden/>
    <w:rsid w:val="007B4AF5"/>
    <w:rPr>
      <w:rFonts w:ascii="Tahoma" w:hAnsi="Tahoma" w:cs="Tahoma"/>
      <w:sz w:val="16"/>
      <w:szCs w:val="16"/>
    </w:rPr>
  </w:style>
  <w:style w:type="paragraph" w:styleId="Header">
    <w:name w:val="header"/>
    <w:basedOn w:val="Normal"/>
    <w:link w:val="HeaderChar"/>
    <w:uiPriority w:val="99"/>
    <w:unhideWhenUsed/>
    <w:rsid w:val="003D6456"/>
    <w:pPr>
      <w:tabs>
        <w:tab w:val="center" w:pos="4703"/>
        <w:tab w:val="right" w:pos="9406"/>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3D6456"/>
  </w:style>
  <w:style w:type="paragraph" w:styleId="Footer">
    <w:name w:val="footer"/>
    <w:basedOn w:val="Normal"/>
    <w:link w:val="FooterChar"/>
    <w:uiPriority w:val="99"/>
    <w:unhideWhenUsed/>
    <w:rsid w:val="003D6456"/>
    <w:pPr>
      <w:tabs>
        <w:tab w:val="center" w:pos="4703"/>
        <w:tab w:val="right" w:pos="9406"/>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3D6456"/>
  </w:style>
  <w:style w:type="character" w:styleId="CommentReference">
    <w:name w:val="annotation reference"/>
    <w:basedOn w:val="DefaultParagraphFont"/>
    <w:uiPriority w:val="99"/>
    <w:semiHidden/>
    <w:unhideWhenUsed/>
    <w:rsid w:val="00BF0F16"/>
    <w:rPr>
      <w:sz w:val="18"/>
      <w:szCs w:val="18"/>
    </w:rPr>
  </w:style>
  <w:style w:type="paragraph" w:styleId="CommentText">
    <w:name w:val="annotation text"/>
    <w:basedOn w:val="Normal"/>
    <w:link w:val="CommentTextChar"/>
    <w:uiPriority w:val="99"/>
    <w:semiHidden/>
    <w:unhideWhenUsed/>
    <w:rsid w:val="00BF0F16"/>
    <w:pPr>
      <w:spacing w:after="200"/>
    </w:pPr>
    <w:rPr>
      <w:rFonts w:asciiTheme="minorHAnsi" w:hAnsiTheme="minorHAnsi" w:cstheme="minorBidi"/>
    </w:rPr>
  </w:style>
  <w:style w:type="character" w:customStyle="1" w:styleId="CommentTextChar">
    <w:name w:val="Comment Text Char"/>
    <w:basedOn w:val="DefaultParagraphFont"/>
    <w:link w:val="CommentText"/>
    <w:uiPriority w:val="99"/>
    <w:semiHidden/>
    <w:rsid w:val="00BF0F16"/>
    <w:rPr>
      <w:sz w:val="24"/>
      <w:szCs w:val="24"/>
    </w:rPr>
  </w:style>
  <w:style w:type="paragraph" w:styleId="CommentSubject">
    <w:name w:val="annotation subject"/>
    <w:basedOn w:val="CommentText"/>
    <w:next w:val="CommentText"/>
    <w:link w:val="CommentSubjectChar"/>
    <w:uiPriority w:val="99"/>
    <w:semiHidden/>
    <w:unhideWhenUsed/>
    <w:rsid w:val="00BF0F16"/>
    <w:rPr>
      <w:b/>
      <w:bCs/>
      <w:sz w:val="20"/>
      <w:szCs w:val="20"/>
    </w:rPr>
  </w:style>
  <w:style w:type="character" w:customStyle="1" w:styleId="CommentSubjectChar">
    <w:name w:val="Comment Subject Char"/>
    <w:basedOn w:val="CommentTextChar"/>
    <w:link w:val="CommentSubject"/>
    <w:uiPriority w:val="99"/>
    <w:semiHidden/>
    <w:rsid w:val="00BF0F16"/>
    <w:rPr>
      <w:b/>
      <w:bCs/>
      <w:sz w:val="20"/>
      <w:szCs w:val="20"/>
    </w:rPr>
  </w:style>
  <w:style w:type="character" w:customStyle="1" w:styleId="Heading1Char">
    <w:name w:val="Heading 1 Char"/>
    <w:basedOn w:val="DefaultParagraphFont"/>
    <w:link w:val="Heading1"/>
    <w:uiPriority w:val="9"/>
    <w:rsid w:val="00AD1CBF"/>
    <w:rPr>
      <w:rFonts w:asciiTheme="majorHAnsi" w:eastAsiaTheme="majorEastAsia" w:hAnsiTheme="majorHAnsi" w:cstheme="majorBidi"/>
      <w:color w:val="365F91" w:themeColor="accent1" w:themeShade="BF"/>
      <w:sz w:val="32"/>
      <w:szCs w:val="32"/>
    </w:rPr>
  </w:style>
  <w:style w:type="paragraph" w:styleId="HTMLPreformatted">
    <w:name w:val="HTML Preformatted"/>
    <w:basedOn w:val="Normal"/>
    <w:link w:val="HTMLPreformattedChar"/>
    <w:uiPriority w:val="99"/>
    <w:unhideWhenUsed/>
    <w:rsid w:val="00AD17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D1776"/>
    <w:rPr>
      <w:rFonts w:ascii="Courier New" w:hAnsi="Courier New" w:cs="Courier New"/>
      <w:sz w:val="20"/>
      <w:szCs w:val="20"/>
    </w:rPr>
  </w:style>
  <w:style w:type="paragraph" w:styleId="FootnoteText">
    <w:name w:val="footnote text"/>
    <w:basedOn w:val="Normal"/>
    <w:link w:val="FootnoteTextChar"/>
    <w:uiPriority w:val="99"/>
    <w:unhideWhenUsed/>
    <w:rsid w:val="007F3019"/>
  </w:style>
  <w:style w:type="character" w:customStyle="1" w:styleId="FootnoteTextChar">
    <w:name w:val="Footnote Text Char"/>
    <w:basedOn w:val="DefaultParagraphFont"/>
    <w:link w:val="FootnoteText"/>
    <w:uiPriority w:val="99"/>
    <w:rsid w:val="007F3019"/>
    <w:rPr>
      <w:rFonts w:ascii="Times New Roman" w:hAnsi="Times New Roman" w:cs="Times New Roman"/>
      <w:sz w:val="24"/>
      <w:szCs w:val="24"/>
    </w:rPr>
  </w:style>
  <w:style w:type="character" w:styleId="FootnoteReference">
    <w:name w:val="footnote reference"/>
    <w:basedOn w:val="DefaultParagraphFont"/>
    <w:uiPriority w:val="99"/>
    <w:unhideWhenUsed/>
    <w:rsid w:val="007F3019"/>
    <w:rPr>
      <w:vertAlign w:val="superscript"/>
    </w:rPr>
  </w:style>
  <w:style w:type="table" w:styleId="TableGrid">
    <w:name w:val="Table Grid"/>
    <w:basedOn w:val="TableNormal"/>
    <w:uiPriority w:val="59"/>
    <w:rsid w:val="00565AC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16134E"/>
    <w:rPr>
      <w:color w:val="0000FF"/>
      <w:u w:val="single"/>
    </w:rPr>
  </w:style>
  <w:style w:type="paragraph" w:styleId="ListParagraph">
    <w:name w:val="List Paragraph"/>
    <w:basedOn w:val="Normal"/>
    <w:uiPriority w:val="34"/>
    <w:qFormat/>
    <w:rsid w:val="00E4078E"/>
    <w:pPr>
      <w:ind w:left="720"/>
      <w:contextualSpacing/>
    </w:pPr>
  </w:style>
  <w:style w:type="character" w:styleId="FollowedHyperlink">
    <w:name w:val="FollowedHyperlink"/>
    <w:basedOn w:val="DefaultParagraphFont"/>
    <w:uiPriority w:val="99"/>
    <w:semiHidden/>
    <w:unhideWhenUsed/>
    <w:rsid w:val="00B451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334120">
      <w:bodyDiv w:val="1"/>
      <w:marLeft w:val="0"/>
      <w:marRight w:val="0"/>
      <w:marTop w:val="0"/>
      <w:marBottom w:val="0"/>
      <w:divBdr>
        <w:top w:val="none" w:sz="0" w:space="0" w:color="auto"/>
        <w:left w:val="none" w:sz="0" w:space="0" w:color="auto"/>
        <w:bottom w:val="none" w:sz="0" w:space="0" w:color="auto"/>
        <w:right w:val="none" w:sz="0" w:space="0" w:color="auto"/>
      </w:divBdr>
    </w:div>
    <w:div w:id="107820886">
      <w:bodyDiv w:val="1"/>
      <w:marLeft w:val="0"/>
      <w:marRight w:val="0"/>
      <w:marTop w:val="0"/>
      <w:marBottom w:val="0"/>
      <w:divBdr>
        <w:top w:val="none" w:sz="0" w:space="0" w:color="auto"/>
        <w:left w:val="none" w:sz="0" w:space="0" w:color="auto"/>
        <w:bottom w:val="none" w:sz="0" w:space="0" w:color="auto"/>
        <w:right w:val="none" w:sz="0" w:space="0" w:color="auto"/>
      </w:divBdr>
    </w:div>
    <w:div w:id="124977852">
      <w:bodyDiv w:val="1"/>
      <w:marLeft w:val="0"/>
      <w:marRight w:val="0"/>
      <w:marTop w:val="0"/>
      <w:marBottom w:val="0"/>
      <w:divBdr>
        <w:top w:val="none" w:sz="0" w:space="0" w:color="auto"/>
        <w:left w:val="none" w:sz="0" w:space="0" w:color="auto"/>
        <w:bottom w:val="none" w:sz="0" w:space="0" w:color="auto"/>
        <w:right w:val="none" w:sz="0" w:space="0" w:color="auto"/>
      </w:divBdr>
    </w:div>
    <w:div w:id="257325059">
      <w:bodyDiv w:val="1"/>
      <w:marLeft w:val="0"/>
      <w:marRight w:val="0"/>
      <w:marTop w:val="0"/>
      <w:marBottom w:val="0"/>
      <w:divBdr>
        <w:top w:val="none" w:sz="0" w:space="0" w:color="auto"/>
        <w:left w:val="none" w:sz="0" w:space="0" w:color="auto"/>
        <w:bottom w:val="none" w:sz="0" w:space="0" w:color="auto"/>
        <w:right w:val="none" w:sz="0" w:space="0" w:color="auto"/>
      </w:divBdr>
      <w:divsChild>
        <w:div w:id="1081102362">
          <w:marLeft w:val="0"/>
          <w:marRight w:val="0"/>
          <w:marTop w:val="0"/>
          <w:marBottom w:val="0"/>
          <w:divBdr>
            <w:top w:val="none" w:sz="0" w:space="0" w:color="auto"/>
            <w:left w:val="none" w:sz="0" w:space="0" w:color="auto"/>
            <w:bottom w:val="none" w:sz="0" w:space="0" w:color="auto"/>
            <w:right w:val="none" w:sz="0" w:space="0" w:color="auto"/>
          </w:divBdr>
          <w:divsChild>
            <w:div w:id="1157304616">
              <w:marLeft w:val="0"/>
              <w:marRight w:val="0"/>
              <w:marTop w:val="0"/>
              <w:marBottom w:val="0"/>
              <w:divBdr>
                <w:top w:val="none" w:sz="0" w:space="0" w:color="auto"/>
                <w:left w:val="none" w:sz="0" w:space="0" w:color="auto"/>
                <w:bottom w:val="none" w:sz="0" w:space="0" w:color="auto"/>
                <w:right w:val="none" w:sz="0" w:space="0" w:color="auto"/>
              </w:divBdr>
              <w:divsChild>
                <w:div w:id="188029088">
                  <w:marLeft w:val="150"/>
                  <w:marRight w:val="150"/>
                  <w:marTop w:val="150"/>
                  <w:marBottom w:val="150"/>
                  <w:divBdr>
                    <w:top w:val="none" w:sz="0" w:space="0" w:color="auto"/>
                    <w:left w:val="none" w:sz="0" w:space="0" w:color="auto"/>
                    <w:bottom w:val="none" w:sz="0" w:space="0" w:color="auto"/>
                    <w:right w:val="none" w:sz="0" w:space="0" w:color="auto"/>
                  </w:divBdr>
                  <w:divsChild>
                    <w:div w:id="1293946751">
                      <w:marLeft w:val="0"/>
                      <w:marRight w:val="0"/>
                      <w:marTop w:val="0"/>
                      <w:marBottom w:val="0"/>
                      <w:divBdr>
                        <w:top w:val="none" w:sz="0" w:space="0" w:color="auto"/>
                        <w:left w:val="none" w:sz="0" w:space="0" w:color="auto"/>
                        <w:bottom w:val="none" w:sz="0" w:space="0" w:color="auto"/>
                        <w:right w:val="none" w:sz="0" w:space="0" w:color="auto"/>
                      </w:divBdr>
                      <w:divsChild>
                        <w:div w:id="1973827605">
                          <w:marLeft w:val="0"/>
                          <w:marRight w:val="0"/>
                          <w:marTop w:val="0"/>
                          <w:marBottom w:val="0"/>
                          <w:divBdr>
                            <w:top w:val="none" w:sz="0" w:space="0" w:color="auto"/>
                            <w:left w:val="none" w:sz="0" w:space="0" w:color="auto"/>
                            <w:bottom w:val="none" w:sz="0" w:space="0" w:color="auto"/>
                            <w:right w:val="none" w:sz="0" w:space="0" w:color="auto"/>
                          </w:divBdr>
                          <w:divsChild>
                            <w:div w:id="1582063200">
                              <w:marLeft w:val="150"/>
                              <w:marRight w:val="150"/>
                              <w:marTop w:val="15"/>
                              <w:marBottom w:val="150"/>
                              <w:divBdr>
                                <w:top w:val="none" w:sz="0" w:space="0" w:color="auto"/>
                                <w:left w:val="none" w:sz="0" w:space="0" w:color="auto"/>
                                <w:bottom w:val="none" w:sz="0" w:space="0" w:color="auto"/>
                                <w:right w:val="none" w:sz="0" w:space="0" w:color="auto"/>
                              </w:divBdr>
                              <w:divsChild>
                                <w:div w:id="1854302950">
                                  <w:marLeft w:val="0"/>
                                  <w:marRight w:val="0"/>
                                  <w:marTop w:val="0"/>
                                  <w:marBottom w:val="0"/>
                                  <w:divBdr>
                                    <w:top w:val="none" w:sz="0" w:space="0" w:color="auto"/>
                                    <w:left w:val="none" w:sz="0" w:space="0" w:color="auto"/>
                                    <w:bottom w:val="none" w:sz="0" w:space="0" w:color="auto"/>
                                    <w:right w:val="none" w:sz="0" w:space="0" w:color="auto"/>
                                  </w:divBdr>
                                </w:div>
                                <w:div w:id="496968525">
                                  <w:marLeft w:val="0"/>
                                  <w:marRight w:val="0"/>
                                  <w:marTop w:val="525"/>
                                  <w:marBottom w:val="0"/>
                                  <w:divBdr>
                                    <w:top w:val="none" w:sz="0" w:space="0" w:color="auto"/>
                                    <w:left w:val="none" w:sz="0" w:space="0" w:color="auto"/>
                                    <w:bottom w:val="none" w:sz="0" w:space="0" w:color="auto"/>
                                    <w:right w:val="none" w:sz="0" w:space="0" w:color="auto"/>
                                  </w:divBdr>
                                </w:div>
                              </w:divsChild>
                            </w:div>
                            <w:div w:id="40373368">
                              <w:marLeft w:val="135"/>
                              <w:marRight w:val="135"/>
                              <w:marTop w:val="0"/>
                              <w:marBottom w:val="135"/>
                              <w:divBdr>
                                <w:top w:val="none" w:sz="0" w:space="0" w:color="auto"/>
                                <w:left w:val="none" w:sz="0" w:space="0" w:color="auto"/>
                                <w:bottom w:val="none" w:sz="0" w:space="0" w:color="auto"/>
                                <w:right w:val="none" w:sz="0" w:space="0" w:color="auto"/>
                              </w:divBdr>
                              <w:divsChild>
                                <w:div w:id="1823428172">
                                  <w:marLeft w:val="0"/>
                                  <w:marRight w:val="0"/>
                                  <w:marTop w:val="0"/>
                                  <w:marBottom w:val="0"/>
                                  <w:divBdr>
                                    <w:top w:val="none" w:sz="0" w:space="0" w:color="auto"/>
                                    <w:left w:val="none" w:sz="0" w:space="0" w:color="auto"/>
                                    <w:bottom w:val="none" w:sz="0" w:space="0" w:color="auto"/>
                                    <w:right w:val="none" w:sz="0" w:space="0" w:color="auto"/>
                                  </w:divBdr>
                                  <w:divsChild>
                                    <w:div w:id="996498374">
                                      <w:marLeft w:val="0"/>
                                      <w:marRight w:val="0"/>
                                      <w:marTop w:val="0"/>
                                      <w:marBottom w:val="0"/>
                                      <w:divBdr>
                                        <w:top w:val="none" w:sz="0" w:space="0" w:color="auto"/>
                                        <w:left w:val="none" w:sz="0" w:space="0" w:color="auto"/>
                                        <w:bottom w:val="none" w:sz="0" w:space="0" w:color="auto"/>
                                        <w:right w:val="none" w:sz="0" w:space="0" w:color="auto"/>
                                      </w:divBdr>
                                    </w:div>
                                  </w:divsChild>
                                </w:div>
                                <w:div w:id="1406417984">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232929896">
                          <w:marLeft w:val="0"/>
                          <w:marRight w:val="0"/>
                          <w:marTop w:val="0"/>
                          <w:marBottom w:val="0"/>
                          <w:divBdr>
                            <w:top w:val="none" w:sz="0" w:space="0" w:color="auto"/>
                            <w:left w:val="none" w:sz="0" w:space="0" w:color="auto"/>
                            <w:bottom w:val="none" w:sz="0" w:space="0" w:color="auto"/>
                            <w:right w:val="none" w:sz="0" w:space="0" w:color="auto"/>
                          </w:divBdr>
                          <w:divsChild>
                            <w:div w:id="1097284966">
                              <w:marLeft w:val="0"/>
                              <w:marRight w:val="0"/>
                              <w:marTop w:val="0"/>
                              <w:marBottom w:val="0"/>
                              <w:divBdr>
                                <w:top w:val="none" w:sz="0" w:space="0" w:color="auto"/>
                                <w:left w:val="none" w:sz="0" w:space="0" w:color="auto"/>
                                <w:bottom w:val="none" w:sz="0" w:space="0" w:color="auto"/>
                                <w:right w:val="none" w:sz="0" w:space="0" w:color="auto"/>
                              </w:divBdr>
                              <w:divsChild>
                                <w:div w:id="1747530340">
                                  <w:marLeft w:val="0"/>
                                  <w:marRight w:val="0"/>
                                  <w:marTop w:val="0"/>
                                  <w:marBottom w:val="0"/>
                                  <w:divBdr>
                                    <w:top w:val="none" w:sz="0" w:space="0" w:color="auto"/>
                                    <w:left w:val="none" w:sz="0" w:space="0" w:color="auto"/>
                                    <w:bottom w:val="none" w:sz="0" w:space="0" w:color="auto"/>
                                    <w:right w:val="none" w:sz="0" w:space="0" w:color="auto"/>
                                  </w:divBdr>
                                  <w:divsChild>
                                    <w:div w:id="2094425308">
                                      <w:marLeft w:val="0"/>
                                      <w:marRight w:val="0"/>
                                      <w:marTop w:val="0"/>
                                      <w:marBottom w:val="0"/>
                                      <w:divBdr>
                                        <w:top w:val="none" w:sz="0" w:space="0" w:color="auto"/>
                                        <w:left w:val="none" w:sz="0" w:space="0" w:color="auto"/>
                                        <w:bottom w:val="none" w:sz="0" w:space="0" w:color="auto"/>
                                        <w:right w:val="none" w:sz="0" w:space="0" w:color="auto"/>
                                      </w:divBdr>
                                      <w:divsChild>
                                        <w:div w:id="172258709">
                                          <w:marLeft w:val="0"/>
                                          <w:marRight w:val="0"/>
                                          <w:marTop w:val="0"/>
                                          <w:marBottom w:val="0"/>
                                          <w:divBdr>
                                            <w:top w:val="none" w:sz="0" w:space="0" w:color="auto"/>
                                            <w:left w:val="none" w:sz="0" w:space="0" w:color="auto"/>
                                            <w:bottom w:val="none" w:sz="0" w:space="0" w:color="auto"/>
                                            <w:right w:val="none" w:sz="0" w:space="0" w:color="auto"/>
                                          </w:divBdr>
                                          <w:divsChild>
                                            <w:div w:id="1066956465">
                                              <w:marLeft w:val="0"/>
                                              <w:marRight w:val="0"/>
                                              <w:marTop w:val="0"/>
                                              <w:marBottom w:val="0"/>
                                              <w:divBdr>
                                                <w:top w:val="none" w:sz="0" w:space="0" w:color="auto"/>
                                                <w:left w:val="none" w:sz="0" w:space="0" w:color="auto"/>
                                                <w:bottom w:val="none" w:sz="0" w:space="0" w:color="auto"/>
                                                <w:right w:val="none" w:sz="0" w:space="0" w:color="auto"/>
                                              </w:divBdr>
                                              <w:divsChild>
                                                <w:div w:id="7629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4714960">
          <w:marLeft w:val="0"/>
          <w:marRight w:val="0"/>
          <w:marTop w:val="0"/>
          <w:marBottom w:val="0"/>
          <w:divBdr>
            <w:top w:val="none" w:sz="0" w:space="0" w:color="auto"/>
            <w:left w:val="none" w:sz="0" w:space="0" w:color="auto"/>
            <w:bottom w:val="none" w:sz="0" w:space="0" w:color="auto"/>
            <w:right w:val="none" w:sz="0" w:space="0" w:color="auto"/>
          </w:divBdr>
          <w:divsChild>
            <w:div w:id="524637741">
              <w:marLeft w:val="0"/>
              <w:marRight w:val="0"/>
              <w:marTop w:val="0"/>
              <w:marBottom w:val="0"/>
              <w:divBdr>
                <w:top w:val="none" w:sz="0" w:space="0" w:color="auto"/>
                <w:left w:val="none" w:sz="0" w:space="0" w:color="auto"/>
                <w:bottom w:val="none" w:sz="0" w:space="0" w:color="auto"/>
                <w:right w:val="none" w:sz="0" w:space="0" w:color="auto"/>
              </w:divBdr>
              <w:divsChild>
                <w:div w:id="2023895431">
                  <w:marLeft w:val="150"/>
                  <w:marRight w:val="150"/>
                  <w:marTop w:val="150"/>
                  <w:marBottom w:val="150"/>
                  <w:divBdr>
                    <w:top w:val="none" w:sz="0" w:space="0" w:color="auto"/>
                    <w:left w:val="none" w:sz="0" w:space="0" w:color="auto"/>
                    <w:bottom w:val="none" w:sz="0" w:space="0" w:color="auto"/>
                    <w:right w:val="none" w:sz="0" w:space="0" w:color="auto"/>
                  </w:divBdr>
                  <w:divsChild>
                    <w:div w:id="35592584">
                      <w:marLeft w:val="0"/>
                      <w:marRight w:val="0"/>
                      <w:marTop w:val="0"/>
                      <w:marBottom w:val="0"/>
                      <w:divBdr>
                        <w:top w:val="none" w:sz="0" w:space="0" w:color="auto"/>
                        <w:left w:val="none" w:sz="0" w:space="0" w:color="auto"/>
                        <w:bottom w:val="none" w:sz="0" w:space="0" w:color="auto"/>
                        <w:right w:val="none" w:sz="0" w:space="0" w:color="auto"/>
                      </w:divBdr>
                      <w:divsChild>
                        <w:div w:id="376661956">
                          <w:marLeft w:val="0"/>
                          <w:marRight w:val="75"/>
                          <w:marTop w:val="75"/>
                          <w:marBottom w:val="75"/>
                          <w:divBdr>
                            <w:top w:val="none" w:sz="0" w:space="0" w:color="auto"/>
                            <w:left w:val="none" w:sz="0" w:space="0" w:color="auto"/>
                            <w:bottom w:val="none" w:sz="0" w:space="0" w:color="auto"/>
                            <w:right w:val="none" w:sz="0" w:space="0" w:color="auto"/>
                          </w:divBdr>
                          <w:divsChild>
                            <w:div w:id="1591044571">
                              <w:marLeft w:val="75"/>
                              <w:marRight w:val="150"/>
                              <w:marTop w:val="0"/>
                              <w:marBottom w:val="225"/>
                              <w:divBdr>
                                <w:top w:val="none" w:sz="0" w:space="0" w:color="auto"/>
                                <w:left w:val="none" w:sz="0" w:space="0" w:color="auto"/>
                                <w:bottom w:val="none" w:sz="0" w:space="0" w:color="auto"/>
                                <w:right w:val="none" w:sz="0" w:space="0" w:color="auto"/>
                              </w:divBdr>
                              <w:divsChild>
                                <w:div w:id="345981710">
                                  <w:marLeft w:val="0"/>
                                  <w:marRight w:val="0"/>
                                  <w:marTop w:val="0"/>
                                  <w:marBottom w:val="0"/>
                                  <w:divBdr>
                                    <w:top w:val="none" w:sz="0" w:space="0" w:color="auto"/>
                                    <w:left w:val="none" w:sz="0" w:space="0" w:color="auto"/>
                                    <w:bottom w:val="none" w:sz="0" w:space="0" w:color="auto"/>
                                    <w:right w:val="none" w:sz="0" w:space="0" w:color="auto"/>
                                  </w:divBdr>
                                </w:div>
                                <w:div w:id="192306065">
                                  <w:marLeft w:val="0"/>
                                  <w:marRight w:val="0"/>
                                  <w:marTop w:val="0"/>
                                  <w:marBottom w:val="0"/>
                                  <w:divBdr>
                                    <w:top w:val="none" w:sz="0" w:space="0" w:color="auto"/>
                                    <w:left w:val="none" w:sz="0" w:space="0" w:color="auto"/>
                                    <w:bottom w:val="none" w:sz="0" w:space="0" w:color="auto"/>
                                    <w:right w:val="none" w:sz="0" w:space="0" w:color="auto"/>
                                  </w:divBdr>
                                  <w:divsChild>
                                    <w:div w:id="496387001">
                                      <w:marLeft w:val="0"/>
                                      <w:marRight w:val="0"/>
                                      <w:marTop w:val="0"/>
                                      <w:marBottom w:val="0"/>
                                      <w:divBdr>
                                        <w:top w:val="none" w:sz="0" w:space="0" w:color="auto"/>
                                        <w:left w:val="none" w:sz="0" w:space="0" w:color="auto"/>
                                        <w:bottom w:val="none" w:sz="0" w:space="0" w:color="auto"/>
                                        <w:right w:val="none" w:sz="0" w:space="0" w:color="auto"/>
                                      </w:divBdr>
                                    </w:div>
                                    <w:div w:id="1711105551">
                                      <w:marLeft w:val="0"/>
                                      <w:marRight w:val="0"/>
                                      <w:marTop w:val="0"/>
                                      <w:marBottom w:val="0"/>
                                      <w:divBdr>
                                        <w:top w:val="none" w:sz="0" w:space="0" w:color="auto"/>
                                        <w:left w:val="none" w:sz="0" w:space="0" w:color="auto"/>
                                        <w:bottom w:val="none" w:sz="0" w:space="0" w:color="auto"/>
                                        <w:right w:val="none" w:sz="0" w:space="0" w:color="auto"/>
                                      </w:divBdr>
                                      <w:divsChild>
                                        <w:div w:id="550769728">
                                          <w:marLeft w:val="0"/>
                                          <w:marRight w:val="0"/>
                                          <w:marTop w:val="0"/>
                                          <w:marBottom w:val="0"/>
                                          <w:divBdr>
                                            <w:top w:val="none" w:sz="0" w:space="0" w:color="auto"/>
                                            <w:left w:val="none" w:sz="0" w:space="0" w:color="auto"/>
                                            <w:bottom w:val="none" w:sz="0" w:space="0" w:color="auto"/>
                                            <w:right w:val="none" w:sz="0" w:space="0" w:color="auto"/>
                                          </w:divBdr>
                                          <w:divsChild>
                                            <w:div w:id="1800344301">
                                              <w:marLeft w:val="150"/>
                                              <w:marRight w:val="150"/>
                                              <w:marTop w:val="150"/>
                                              <w:marBottom w:val="150"/>
                                              <w:divBdr>
                                                <w:top w:val="none" w:sz="0" w:space="0" w:color="auto"/>
                                                <w:left w:val="none" w:sz="0" w:space="0" w:color="auto"/>
                                                <w:bottom w:val="none" w:sz="0" w:space="0" w:color="auto"/>
                                                <w:right w:val="none" w:sz="0" w:space="0" w:color="auto"/>
                                              </w:divBdr>
                                              <w:divsChild>
                                                <w:div w:id="1932083444">
                                                  <w:marLeft w:val="0"/>
                                                  <w:marRight w:val="0"/>
                                                  <w:marTop w:val="0"/>
                                                  <w:marBottom w:val="0"/>
                                                  <w:divBdr>
                                                    <w:top w:val="none" w:sz="0" w:space="0" w:color="auto"/>
                                                    <w:left w:val="none" w:sz="0" w:space="0" w:color="auto"/>
                                                    <w:bottom w:val="none" w:sz="0" w:space="0" w:color="auto"/>
                                                    <w:right w:val="none" w:sz="0" w:space="0" w:color="auto"/>
                                                  </w:divBdr>
                                                  <w:divsChild>
                                                    <w:div w:id="1892425756">
                                                      <w:marLeft w:val="0"/>
                                                      <w:marRight w:val="0"/>
                                                      <w:marTop w:val="0"/>
                                                      <w:marBottom w:val="0"/>
                                                      <w:divBdr>
                                                        <w:top w:val="none" w:sz="0" w:space="0" w:color="auto"/>
                                                        <w:left w:val="none" w:sz="0" w:space="0" w:color="auto"/>
                                                        <w:bottom w:val="none" w:sz="0" w:space="0" w:color="auto"/>
                                                        <w:right w:val="none" w:sz="0" w:space="0" w:color="auto"/>
                                                      </w:divBdr>
                                                      <w:divsChild>
                                                        <w:div w:id="1929073553">
                                                          <w:marLeft w:val="150"/>
                                                          <w:marRight w:val="150"/>
                                                          <w:marTop w:val="15"/>
                                                          <w:marBottom w:val="150"/>
                                                          <w:divBdr>
                                                            <w:top w:val="none" w:sz="0" w:space="0" w:color="auto"/>
                                                            <w:left w:val="none" w:sz="0" w:space="0" w:color="auto"/>
                                                            <w:bottom w:val="none" w:sz="0" w:space="0" w:color="auto"/>
                                                            <w:right w:val="none" w:sz="0" w:space="0" w:color="auto"/>
                                                          </w:divBdr>
                                                          <w:divsChild>
                                                            <w:div w:id="767045947">
                                                              <w:marLeft w:val="0"/>
                                                              <w:marRight w:val="0"/>
                                                              <w:marTop w:val="0"/>
                                                              <w:marBottom w:val="0"/>
                                                              <w:divBdr>
                                                                <w:top w:val="none" w:sz="0" w:space="0" w:color="auto"/>
                                                                <w:left w:val="none" w:sz="0" w:space="0" w:color="auto"/>
                                                                <w:bottom w:val="none" w:sz="0" w:space="0" w:color="auto"/>
                                                                <w:right w:val="none" w:sz="0" w:space="0" w:color="auto"/>
                                                              </w:divBdr>
                                                            </w:div>
                                                            <w:div w:id="1117220828">
                                                              <w:marLeft w:val="0"/>
                                                              <w:marRight w:val="0"/>
                                                              <w:marTop w:val="525"/>
                                                              <w:marBottom w:val="0"/>
                                                              <w:divBdr>
                                                                <w:top w:val="none" w:sz="0" w:space="0" w:color="auto"/>
                                                                <w:left w:val="none" w:sz="0" w:space="0" w:color="auto"/>
                                                                <w:bottom w:val="none" w:sz="0" w:space="0" w:color="auto"/>
                                                                <w:right w:val="none" w:sz="0" w:space="0" w:color="auto"/>
                                                              </w:divBdr>
                                                            </w:div>
                                                          </w:divsChild>
                                                        </w:div>
                                                        <w:div w:id="1373651015">
                                                          <w:marLeft w:val="135"/>
                                                          <w:marRight w:val="135"/>
                                                          <w:marTop w:val="0"/>
                                                          <w:marBottom w:val="135"/>
                                                          <w:divBdr>
                                                            <w:top w:val="none" w:sz="0" w:space="0" w:color="auto"/>
                                                            <w:left w:val="none" w:sz="0" w:space="0" w:color="auto"/>
                                                            <w:bottom w:val="none" w:sz="0" w:space="0" w:color="auto"/>
                                                            <w:right w:val="none" w:sz="0" w:space="0" w:color="auto"/>
                                                          </w:divBdr>
                                                          <w:divsChild>
                                                            <w:div w:id="2143499643">
                                                              <w:marLeft w:val="0"/>
                                                              <w:marRight w:val="0"/>
                                                              <w:marTop w:val="0"/>
                                                              <w:marBottom w:val="0"/>
                                                              <w:divBdr>
                                                                <w:top w:val="none" w:sz="0" w:space="0" w:color="auto"/>
                                                                <w:left w:val="none" w:sz="0" w:space="0" w:color="auto"/>
                                                                <w:bottom w:val="none" w:sz="0" w:space="0" w:color="auto"/>
                                                                <w:right w:val="none" w:sz="0" w:space="0" w:color="auto"/>
                                                              </w:divBdr>
                                                            </w:div>
                                                            <w:div w:id="1220704797">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23769972">
                                      <w:marLeft w:val="0"/>
                                      <w:marRight w:val="0"/>
                                      <w:marTop w:val="0"/>
                                      <w:marBottom w:val="0"/>
                                      <w:divBdr>
                                        <w:top w:val="none" w:sz="0" w:space="0" w:color="auto"/>
                                        <w:left w:val="none" w:sz="0" w:space="0" w:color="auto"/>
                                        <w:bottom w:val="none" w:sz="0" w:space="0" w:color="auto"/>
                                        <w:right w:val="none" w:sz="0" w:space="0" w:color="auto"/>
                                      </w:divBdr>
                                      <w:divsChild>
                                        <w:div w:id="1582105982">
                                          <w:marLeft w:val="0"/>
                                          <w:marRight w:val="0"/>
                                          <w:marTop w:val="0"/>
                                          <w:marBottom w:val="0"/>
                                          <w:divBdr>
                                            <w:top w:val="none" w:sz="0" w:space="0" w:color="auto"/>
                                            <w:left w:val="none" w:sz="0" w:space="0" w:color="auto"/>
                                            <w:bottom w:val="none" w:sz="0" w:space="0" w:color="auto"/>
                                            <w:right w:val="none" w:sz="0" w:space="0" w:color="auto"/>
                                          </w:divBdr>
                                          <w:divsChild>
                                            <w:div w:id="1969192267">
                                              <w:marLeft w:val="150"/>
                                              <w:marRight w:val="150"/>
                                              <w:marTop w:val="150"/>
                                              <w:marBottom w:val="150"/>
                                              <w:divBdr>
                                                <w:top w:val="none" w:sz="0" w:space="0" w:color="auto"/>
                                                <w:left w:val="none" w:sz="0" w:space="0" w:color="auto"/>
                                                <w:bottom w:val="none" w:sz="0" w:space="0" w:color="auto"/>
                                                <w:right w:val="none" w:sz="0" w:space="0" w:color="auto"/>
                                              </w:divBdr>
                                              <w:divsChild>
                                                <w:div w:id="76220523">
                                                  <w:marLeft w:val="0"/>
                                                  <w:marRight w:val="0"/>
                                                  <w:marTop w:val="0"/>
                                                  <w:marBottom w:val="0"/>
                                                  <w:divBdr>
                                                    <w:top w:val="none" w:sz="0" w:space="0" w:color="auto"/>
                                                    <w:left w:val="none" w:sz="0" w:space="0" w:color="auto"/>
                                                    <w:bottom w:val="none" w:sz="0" w:space="0" w:color="auto"/>
                                                    <w:right w:val="none" w:sz="0" w:space="0" w:color="auto"/>
                                                  </w:divBdr>
                                                  <w:divsChild>
                                                    <w:div w:id="767500874">
                                                      <w:marLeft w:val="0"/>
                                                      <w:marRight w:val="0"/>
                                                      <w:marTop w:val="0"/>
                                                      <w:marBottom w:val="0"/>
                                                      <w:divBdr>
                                                        <w:top w:val="none" w:sz="0" w:space="0" w:color="auto"/>
                                                        <w:left w:val="none" w:sz="0" w:space="0" w:color="auto"/>
                                                        <w:bottom w:val="none" w:sz="0" w:space="0" w:color="auto"/>
                                                        <w:right w:val="none" w:sz="0" w:space="0" w:color="auto"/>
                                                      </w:divBdr>
                                                      <w:divsChild>
                                                        <w:div w:id="1386174433">
                                                          <w:marLeft w:val="150"/>
                                                          <w:marRight w:val="150"/>
                                                          <w:marTop w:val="15"/>
                                                          <w:marBottom w:val="150"/>
                                                          <w:divBdr>
                                                            <w:top w:val="none" w:sz="0" w:space="0" w:color="auto"/>
                                                            <w:left w:val="none" w:sz="0" w:space="0" w:color="auto"/>
                                                            <w:bottom w:val="none" w:sz="0" w:space="0" w:color="auto"/>
                                                            <w:right w:val="none" w:sz="0" w:space="0" w:color="auto"/>
                                                          </w:divBdr>
                                                          <w:divsChild>
                                                            <w:div w:id="2046175180">
                                                              <w:marLeft w:val="0"/>
                                                              <w:marRight w:val="0"/>
                                                              <w:marTop w:val="0"/>
                                                              <w:marBottom w:val="0"/>
                                                              <w:divBdr>
                                                                <w:top w:val="none" w:sz="0" w:space="0" w:color="auto"/>
                                                                <w:left w:val="none" w:sz="0" w:space="0" w:color="auto"/>
                                                                <w:bottom w:val="none" w:sz="0" w:space="0" w:color="auto"/>
                                                                <w:right w:val="none" w:sz="0" w:space="0" w:color="auto"/>
                                                              </w:divBdr>
                                                            </w:div>
                                                            <w:div w:id="1342128712">
                                                              <w:marLeft w:val="0"/>
                                                              <w:marRight w:val="0"/>
                                                              <w:marTop w:val="525"/>
                                                              <w:marBottom w:val="0"/>
                                                              <w:divBdr>
                                                                <w:top w:val="none" w:sz="0" w:space="0" w:color="auto"/>
                                                                <w:left w:val="none" w:sz="0" w:space="0" w:color="auto"/>
                                                                <w:bottom w:val="none" w:sz="0" w:space="0" w:color="auto"/>
                                                                <w:right w:val="none" w:sz="0" w:space="0" w:color="auto"/>
                                                              </w:divBdr>
                                                            </w:div>
                                                          </w:divsChild>
                                                        </w:div>
                                                        <w:div w:id="35128936">
                                                          <w:marLeft w:val="150"/>
                                                          <w:marRight w:val="150"/>
                                                          <w:marTop w:val="15"/>
                                                          <w:marBottom w:val="150"/>
                                                          <w:divBdr>
                                                            <w:top w:val="none" w:sz="0" w:space="0" w:color="auto"/>
                                                            <w:left w:val="none" w:sz="0" w:space="0" w:color="auto"/>
                                                            <w:bottom w:val="none" w:sz="0" w:space="0" w:color="auto"/>
                                                            <w:right w:val="none" w:sz="0" w:space="0" w:color="auto"/>
                                                          </w:divBdr>
                                                          <w:divsChild>
                                                            <w:div w:id="94790236">
                                                              <w:marLeft w:val="0"/>
                                                              <w:marRight w:val="0"/>
                                                              <w:marTop w:val="0"/>
                                                              <w:marBottom w:val="0"/>
                                                              <w:divBdr>
                                                                <w:top w:val="none" w:sz="0" w:space="0" w:color="auto"/>
                                                                <w:left w:val="none" w:sz="0" w:space="0" w:color="auto"/>
                                                                <w:bottom w:val="none" w:sz="0" w:space="0" w:color="auto"/>
                                                                <w:right w:val="none" w:sz="0" w:space="0" w:color="auto"/>
                                                              </w:divBdr>
                                                            </w:div>
                                                            <w:div w:id="131095702">
                                                              <w:marLeft w:val="0"/>
                                                              <w:marRight w:val="0"/>
                                                              <w:marTop w:val="525"/>
                                                              <w:marBottom w:val="0"/>
                                                              <w:divBdr>
                                                                <w:top w:val="none" w:sz="0" w:space="0" w:color="auto"/>
                                                                <w:left w:val="none" w:sz="0" w:space="0" w:color="auto"/>
                                                                <w:bottom w:val="none" w:sz="0" w:space="0" w:color="auto"/>
                                                                <w:right w:val="none" w:sz="0" w:space="0" w:color="auto"/>
                                                              </w:divBdr>
                                                            </w:div>
                                                          </w:divsChild>
                                                        </w:div>
                                                        <w:div w:id="913121924">
                                                          <w:marLeft w:val="135"/>
                                                          <w:marRight w:val="135"/>
                                                          <w:marTop w:val="0"/>
                                                          <w:marBottom w:val="135"/>
                                                          <w:divBdr>
                                                            <w:top w:val="none" w:sz="0" w:space="0" w:color="auto"/>
                                                            <w:left w:val="none" w:sz="0" w:space="0" w:color="auto"/>
                                                            <w:bottom w:val="none" w:sz="0" w:space="0" w:color="auto"/>
                                                            <w:right w:val="none" w:sz="0" w:space="0" w:color="auto"/>
                                                          </w:divBdr>
                                                          <w:divsChild>
                                                            <w:div w:id="1358702709">
                                                              <w:marLeft w:val="0"/>
                                                              <w:marRight w:val="0"/>
                                                              <w:marTop w:val="0"/>
                                                              <w:marBottom w:val="0"/>
                                                              <w:divBdr>
                                                                <w:top w:val="none" w:sz="0" w:space="0" w:color="auto"/>
                                                                <w:left w:val="none" w:sz="0" w:space="0" w:color="auto"/>
                                                                <w:bottom w:val="none" w:sz="0" w:space="0" w:color="auto"/>
                                                                <w:right w:val="none" w:sz="0" w:space="0" w:color="auto"/>
                                                              </w:divBdr>
                                                            </w:div>
                                                            <w:div w:id="732587493">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2364552">
                                      <w:marLeft w:val="0"/>
                                      <w:marRight w:val="0"/>
                                      <w:marTop w:val="0"/>
                                      <w:marBottom w:val="0"/>
                                      <w:divBdr>
                                        <w:top w:val="none" w:sz="0" w:space="0" w:color="auto"/>
                                        <w:left w:val="none" w:sz="0" w:space="0" w:color="auto"/>
                                        <w:bottom w:val="none" w:sz="0" w:space="0" w:color="auto"/>
                                        <w:right w:val="none" w:sz="0" w:space="0" w:color="auto"/>
                                      </w:divBdr>
                                      <w:divsChild>
                                        <w:div w:id="123813946">
                                          <w:marLeft w:val="0"/>
                                          <w:marRight w:val="0"/>
                                          <w:marTop w:val="0"/>
                                          <w:marBottom w:val="0"/>
                                          <w:divBdr>
                                            <w:top w:val="none" w:sz="0" w:space="0" w:color="auto"/>
                                            <w:left w:val="none" w:sz="0" w:space="0" w:color="auto"/>
                                            <w:bottom w:val="none" w:sz="0" w:space="0" w:color="auto"/>
                                            <w:right w:val="none" w:sz="0" w:space="0" w:color="auto"/>
                                          </w:divBdr>
                                          <w:divsChild>
                                            <w:div w:id="680788255">
                                              <w:marLeft w:val="150"/>
                                              <w:marRight w:val="150"/>
                                              <w:marTop w:val="150"/>
                                              <w:marBottom w:val="150"/>
                                              <w:divBdr>
                                                <w:top w:val="none" w:sz="0" w:space="0" w:color="auto"/>
                                                <w:left w:val="none" w:sz="0" w:space="0" w:color="auto"/>
                                                <w:bottom w:val="none" w:sz="0" w:space="0" w:color="auto"/>
                                                <w:right w:val="none" w:sz="0" w:space="0" w:color="auto"/>
                                              </w:divBdr>
                                              <w:divsChild>
                                                <w:div w:id="1401362094">
                                                  <w:marLeft w:val="0"/>
                                                  <w:marRight w:val="0"/>
                                                  <w:marTop w:val="0"/>
                                                  <w:marBottom w:val="0"/>
                                                  <w:divBdr>
                                                    <w:top w:val="none" w:sz="0" w:space="0" w:color="auto"/>
                                                    <w:left w:val="none" w:sz="0" w:space="0" w:color="auto"/>
                                                    <w:bottom w:val="none" w:sz="0" w:space="0" w:color="auto"/>
                                                    <w:right w:val="none" w:sz="0" w:space="0" w:color="auto"/>
                                                  </w:divBdr>
                                                  <w:divsChild>
                                                    <w:div w:id="744181627">
                                                      <w:marLeft w:val="0"/>
                                                      <w:marRight w:val="0"/>
                                                      <w:marTop w:val="0"/>
                                                      <w:marBottom w:val="0"/>
                                                      <w:divBdr>
                                                        <w:top w:val="none" w:sz="0" w:space="0" w:color="auto"/>
                                                        <w:left w:val="none" w:sz="0" w:space="0" w:color="auto"/>
                                                        <w:bottom w:val="none" w:sz="0" w:space="0" w:color="auto"/>
                                                        <w:right w:val="none" w:sz="0" w:space="0" w:color="auto"/>
                                                      </w:divBdr>
                                                      <w:divsChild>
                                                        <w:div w:id="1019160533">
                                                          <w:marLeft w:val="105"/>
                                                          <w:marRight w:val="105"/>
                                                          <w:marTop w:val="75"/>
                                                          <w:marBottom w:val="75"/>
                                                          <w:divBdr>
                                                            <w:top w:val="none" w:sz="0" w:space="0" w:color="auto"/>
                                                            <w:left w:val="none" w:sz="0" w:space="0" w:color="auto"/>
                                                            <w:bottom w:val="none" w:sz="0" w:space="0" w:color="auto"/>
                                                            <w:right w:val="none" w:sz="0" w:space="0" w:color="auto"/>
                                                          </w:divBdr>
                                                          <w:divsChild>
                                                            <w:div w:id="822938025">
                                                              <w:marLeft w:val="0"/>
                                                              <w:marRight w:val="0"/>
                                                              <w:marTop w:val="0"/>
                                                              <w:marBottom w:val="0"/>
                                                              <w:divBdr>
                                                                <w:top w:val="none" w:sz="0" w:space="0" w:color="auto"/>
                                                                <w:left w:val="none" w:sz="0" w:space="0" w:color="auto"/>
                                                                <w:bottom w:val="none" w:sz="0" w:space="0" w:color="auto"/>
                                                                <w:right w:val="none" w:sz="0" w:space="0" w:color="auto"/>
                                                              </w:divBdr>
                                                            </w:div>
                                                            <w:div w:id="1132017422">
                                                              <w:marLeft w:val="0"/>
                                                              <w:marRight w:val="0"/>
                                                              <w:marTop w:val="0"/>
                                                              <w:marBottom w:val="0"/>
                                                              <w:divBdr>
                                                                <w:top w:val="none" w:sz="0" w:space="0" w:color="auto"/>
                                                                <w:left w:val="none" w:sz="0" w:space="0" w:color="auto"/>
                                                                <w:bottom w:val="none" w:sz="0" w:space="0" w:color="auto"/>
                                                                <w:right w:val="none" w:sz="0" w:space="0" w:color="auto"/>
                                                              </w:divBdr>
                                                              <w:divsChild>
                                                                <w:div w:id="1585259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9422134">
                                          <w:marLeft w:val="0"/>
                                          <w:marRight w:val="0"/>
                                          <w:marTop w:val="0"/>
                                          <w:marBottom w:val="0"/>
                                          <w:divBdr>
                                            <w:top w:val="none" w:sz="0" w:space="0" w:color="auto"/>
                                            <w:left w:val="none" w:sz="0" w:space="0" w:color="auto"/>
                                            <w:bottom w:val="none" w:sz="0" w:space="0" w:color="auto"/>
                                            <w:right w:val="none" w:sz="0" w:space="0" w:color="auto"/>
                                          </w:divBdr>
                                          <w:divsChild>
                                            <w:div w:id="2090731990">
                                              <w:marLeft w:val="0"/>
                                              <w:marRight w:val="0"/>
                                              <w:marTop w:val="0"/>
                                              <w:marBottom w:val="0"/>
                                              <w:divBdr>
                                                <w:top w:val="none" w:sz="0" w:space="0" w:color="auto"/>
                                                <w:left w:val="none" w:sz="0" w:space="0" w:color="auto"/>
                                                <w:bottom w:val="none" w:sz="0" w:space="0" w:color="auto"/>
                                                <w:right w:val="none" w:sz="0" w:space="0" w:color="auto"/>
                                              </w:divBdr>
                                              <w:divsChild>
                                                <w:div w:id="318656034">
                                                  <w:marLeft w:val="150"/>
                                                  <w:marRight w:val="150"/>
                                                  <w:marTop w:val="150"/>
                                                  <w:marBottom w:val="150"/>
                                                  <w:divBdr>
                                                    <w:top w:val="none" w:sz="0" w:space="0" w:color="auto"/>
                                                    <w:left w:val="none" w:sz="0" w:space="0" w:color="auto"/>
                                                    <w:bottom w:val="none" w:sz="0" w:space="0" w:color="auto"/>
                                                    <w:right w:val="none" w:sz="0" w:space="0" w:color="auto"/>
                                                  </w:divBdr>
                                                  <w:divsChild>
                                                    <w:div w:id="1701004857">
                                                      <w:marLeft w:val="0"/>
                                                      <w:marRight w:val="0"/>
                                                      <w:marTop w:val="0"/>
                                                      <w:marBottom w:val="0"/>
                                                      <w:divBdr>
                                                        <w:top w:val="none" w:sz="0" w:space="0" w:color="auto"/>
                                                        <w:left w:val="none" w:sz="0" w:space="0" w:color="auto"/>
                                                        <w:bottom w:val="none" w:sz="0" w:space="0" w:color="auto"/>
                                                        <w:right w:val="none" w:sz="0" w:space="0" w:color="auto"/>
                                                      </w:divBdr>
                                                      <w:divsChild>
                                                        <w:div w:id="334766328">
                                                          <w:marLeft w:val="0"/>
                                                          <w:marRight w:val="0"/>
                                                          <w:marTop w:val="0"/>
                                                          <w:marBottom w:val="0"/>
                                                          <w:divBdr>
                                                            <w:top w:val="none" w:sz="0" w:space="0" w:color="auto"/>
                                                            <w:left w:val="none" w:sz="0" w:space="0" w:color="auto"/>
                                                            <w:bottom w:val="none" w:sz="0" w:space="0" w:color="auto"/>
                                                            <w:right w:val="none" w:sz="0" w:space="0" w:color="auto"/>
                                                          </w:divBdr>
                                                          <w:divsChild>
                                                            <w:div w:id="859852490">
                                                              <w:marLeft w:val="150"/>
                                                              <w:marRight w:val="150"/>
                                                              <w:marTop w:val="15"/>
                                                              <w:marBottom w:val="150"/>
                                                              <w:divBdr>
                                                                <w:top w:val="none" w:sz="0" w:space="0" w:color="auto"/>
                                                                <w:left w:val="none" w:sz="0" w:space="0" w:color="auto"/>
                                                                <w:bottom w:val="none" w:sz="0" w:space="0" w:color="auto"/>
                                                                <w:right w:val="none" w:sz="0" w:space="0" w:color="auto"/>
                                                              </w:divBdr>
                                                              <w:divsChild>
                                                                <w:div w:id="843279916">
                                                                  <w:marLeft w:val="0"/>
                                                                  <w:marRight w:val="0"/>
                                                                  <w:marTop w:val="0"/>
                                                                  <w:marBottom w:val="0"/>
                                                                  <w:divBdr>
                                                                    <w:top w:val="none" w:sz="0" w:space="0" w:color="auto"/>
                                                                    <w:left w:val="none" w:sz="0" w:space="0" w:color="auto"/>
                                                                    <w:bottom w:val="none" w:sz="0" w:space="0" w:color="auto"/>
                                                                    <w:right w:val="none" w:sz="0" w:space="0" w:color="auto"/>
                                                                  </w:divBdr>
                                                                  <w:divsChild>
                                                                    <w:div w:id="48623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22822">
                                                              <w:marLeft w:val="135"/>
                                                              <w:marRight w:val="135"/>
                                                              <w:marTop w:val="0"/>
                                                              <w:marBottom w:val="135"/>
                                                              <w:divBdr>
                                                                <w:top w:val="none" w:sz="0" w:space="0" w:color="auto"/>
                                                                <w:left w:val="none" w:sz="0" w:space="0" w:color="auto"/>
                                                                <w:bottom w:val="none" w:sz="0" w:space="0" w:color="auto"/>
                                                                <w:right w:val="none" w:sz="0" w:space="0" w:color="auto"/>
                                                              </w:divBdr>
                                                              <w:divsChild>
                                                                <w:div w:id="772550342">
                                                                  <w:marLeft w:val="0"/>
                                                                  <w:marRight w:val="0"/>
                                                                  <w:marTop w:val="0"/>
                                                                  <w:marBottom w:val="0"/>
                                                                  <w:divBdr>
                                                                    <w:top w:val="none" w:sz="0" w:space="0" w:color="auto"/>
                                                                    <w:left w:val="none" w:sz="0" w:space="0" w:color="auto"/>
                                                                    <w:bottom w:val="none" w:sz="0" w:space="0" w:color="auto"/>
                                                                    <w:right w:val="none" w:sz="0" w:space="0" w:color="auto"/>
                                                                  </w:divBdr>
                                                                  <w:divsChild>
                                                                    <w:div w:id="94110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55875">
                                                          <w:marLeft w:val="0"/>
                                                          <w:marRight w:val="0"/>
                                                          <w:marTop w:val="0"/>
                                                          <w:marBottom w:val="0"/>
                                                          <w:divBdr>
                                                            <w:top w:val="none" w:sz="0" w:space="0" w:color="auto"/>
                                                            <w:left w:val="none" w:sz="0" w:space="0" w:color="auto"/>
                                                            <w:bottom w:val="none" w:sz="0" w:space="0" w:color="auto"/>
                                                            <w:right w:val="none" w:sz="0" w:space="0" w:color="auto"/>
                                                          </w:divBdr>
                                                          <w:divsChild>
                                                            <w:div w:id="628977575">
                                                              <w:marLeft w:val="0"/>
                                                              <w:marRight w:val="0"/>
                                                              <w:marTop w:val="0"/>
                                                              <w:marBottom w:val="0"/>
                                                              <w:divBdr>
                                                                <w:top w:val="none" w:sz="0" w:space="0" w:color="auto"/>
                                                                <w:left w:val="none" w:sz="0" w:space="0" w:color="auto"/>
                                                                <w:bottom w:val="none" w:sz="0" w:space="0" w:color="auto"/>
                                                                <w:right w:val="none" w:sz="0" w:space="0" w:color="auto"/>
                                                              </w:divBdr>
                                                              <w:divsChild>
                                                                <w:div w:id="754084382">
                                                                  <w:marLeft w:val="0"/>
                                                                  <w:marRight w:val="0"/>
                                                                  <w:marTop w:val="0"/>
                                                                  <w:marBottom w:val="0"/>
                                                                  <w:divBdr>
                                                                    <w:top w:val="none" w:sz="0" w:space="0" w:color="auto"/>
                                                                    <w:left w:val="none" w:sz="0" w:space="0" w:color="auto"/>
                                                                    <w:bottom w:val="none" w:sz="0" w:space="0" w:color="auto"/>
                                                                    <w:right w:val="none" w:sz="0" w:space="0" w:color="auto"/>
                                                                  </w:divBdr>
                                                                  <w:divsChild>
                                                                    <w:div w:id="2037806072">
                                                                      <w:marLeft w:val="105"/>
                                                                      <w:marRight w:val="105"/>
                                                                      <w:marTop w:val="75"/>
                                                                      <w:marBottom w:val="75"/>
                                                                      <w:divBdr>
                                                                        <w:top w:val="none" w:sz="0" w:space="0" w:color="auto"/>
                                                                        <w:left w:val="none" w:sz="0" w:space="0" w:color="auto"/>
                                                                        <w:bottom w:val="none" w:sz="0" w:space="0" w:color="auto"/>
                                                                        <w:right w:val="none" w:sz="0" w:space="0" w:color="auto"/>
                                                                      </w:divBdr>
                                                                      <w:divsChild>
                                                                        <w:div w:id="1371416165">
                                                                          <w:marLeft w:val="0"/>
                                                                          <w:marRight w:val="0"/>
                                                                          <w:marTop w:val="0"/>
                                                                          <w:marBottom w:val="0"/>
                                                                          <w:divBdr>
                                                                            <w:top w:val="none" w:sz="0" w:space="0" w:color="auto"/>
                                                                            <w:left w:val="none" w:sz="0" w:space="0" w:color="auto"/>
                                                                            <w:bottom w:val="none" w:sz="0" w:space="0" w:color="auto"/>
                                                                            <w:right w:val="none" w:sz="0" w:space="0" w:color="auto"/>
                                                                          </w:divBdr>
                                                                        </w:div>
                                                                        <w:div w:id="1165393018">
                                                                          <w:marLeft w:val="0"/>
                                                                          <w:marRight w:val="0"/>
                                                                          <w:marTop w:val="0"/>
                                                                          <w:marBottom w:val="0"/>
                                                                          <w:divBdr>
                                                                            <w:top w:val="none" w:sz="0" w:space="0" w:color="auto"/>
                                                                            <w:left w:val="none" w:sz="0" w:space="0" w:color="auto"/>
                                                                            <w:bottom w:val="none" w:sz="0" w:space="0" w:color="auto"/>
                                                                            <w:right w:val="none" w:sz="0" w:space="0" w:color="auto"/>
                                                                          </w:divBdr>
                                                                          <w:divsChild>
                                                                            <w:div w:id="5044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81671762">
                                              <w:marLeft w:val="0"/>
                                              <w:marRight w:val="0"/>
                                              <w:marTop w:val="0"/>
                                              <w:marBottom w:val="0"/>
                                              <w:divBdr>
                                                <w:top w:val="none" w:sz="0" w:space="0" w:color="auto"/>
                                                <w:left w:val="none" w:sz="0" w:space="0" w:color="auto"/>
                                                <w:bottom w:val="none" w:sz="0" w:space="0" w:color="auto"/>
                                                <w:right w:val="none" w:sz="0" w:space="0" w:color="auto"/>
                                              </w:divBdr>
                                              <w:divsChild>
                                                <w:div w:id="535775916">
                                                  <w:marLeft w:val="0"/>
                                                  <w:marRight w:val="0"/>
                                                  <w:marTop w:val="0"/>
                                                  <w:marBottom w:val="0"/>
                                                  <w:divBdr>
                                                    <w:top w:val="none" w:sz="0" w:space="0" w:color="auto"/>
                                                    <w:left w:val="none" w:sz="0" w:space="0" w:color="auto"/>
                                                    <w:bottom w:val="none" w:sz="0" w:space="0" w:color="auto"/>
                                                    <w:right w:val="none" w:sz="0" w:space="0" w:color="auto"/>
                                                  </w:divBdr>
                                                  <w:divsChild>
                                                    <w:div w:id="672418468">
                                                      <w:marLeft w:val="150"/>
                                                      <w:marRight w:val="150"/>
                                                      <w:marTop w:val="150"/>
                                                      <w:marBottom w:val="150"/>
                                                      <w:divBdr>
                                                        <w:top w:val="none" w:sz="0" w:space="0" w:color="auto"/>
                                                        <w:left w:val="none" w:sz="0" w:space="0" w:color="auto"/>
                                                        <w:bottom w:val="none" w:sz="0" w:space="0" w:color="auto"/>
                                                        <w:right w:val="none" w:sz="0" w:space="0" w:color="auto"/>
                                                      </w:divBdr>
                                                      <w:divsChild>
                                                        <w:div w:id="1832021000">
                                                          <w:marLeft w:val="0"/>
                                                          <w:marRight w:val="0"/>
                                                          <w:marTop w:val="0"/>
                                                          <w:marBottom w:val="0"/>
                                                          <w:divBdr>
                                                            <w:top w:val="none" w:sz="0" w:space="0" w:color="auto"/>
                                                            <w:left w:val="none" w:sz="0" w:space="0" w:color="auto"/>
                                                            <w:bottom w:val="none" w:sz="0" w:space="0" w:color="auto"/>
                                                            <w:right w:val="none" w:sz="0" w:space="0" w:color="auto"/>
                                                          </w:divBdr>
                                                          <w:divsChild>
                                                            <w:div w:id="122428924">
                                                              <w:marLeft w:val="0"/>
                                                              <w:marRight w:val="0"/>
                                                              <w:marTop w:val="0"/>
                                                              <w:marBottom w:val="0"/>
                                                              <w:divBdr>
                                                                <w:top w:val="none" w:sz="0" w:space="0" w:color="auto"/>
                                                                <w:left w:val="none" w:sz="0" w:space="0" w:color="auto"/>
                                                                <w:bottom w:val="none" w:sz="0" w:space="0" w:color="auto"/>
                                                                <w:right w:val="none" w:sz="0" w:space="0" w:color="auto"/>
                                                              </w:divBdr>
                                                              <w:divsChild>
                                                                <w:div w:id="103813501">
                                                                  <w:marLeft w:val="105"/>
                                                                  <w:marRight w:val="105"/>
                                                                  <w:marTop w:val="75"/>
                                                                  <w:marBottom w:val="75"/>
                                                                  <w:divBdr>
                                                                    <w:top w:val="none" w:sz="0" w:space="0" w:color="auto"/>
                                                                    <w:left w:val="none" w:sz="0" w:space="0" w:color="auto"/>
                                                                    <w:bottom w:val="none" w:sz="0" w:space="0" w:color="auto"/>
                                                                    <w:right w:val="none" w:sz="0" w:space="0" w:color="auto"/>
                                                                  </w:divBdr>
                                                                  <w:divsChild>
                                                                    <w:div w:id="1921058342">
                                                                      <w:marLeft w:val="0"/>
                                                                      <w:marRight w:val="0"/>
                                                                      <w:marTop w:val="0"/>
                                                                      <w:marBottom w:val="0"/>
                                                                      <w:divBdr>
                                                                        <w:top w:val="none" w:sz="0" w:space="0" w:color="auto"/>
                                                                        <w:left w:val="none" w:sz="0" w:space="0" w:color="auto"/>
                                                                        <w:bottom w:val="none" w:sz="0" w:space="0" w:color="auto"/>
                                                                        <w:right w:val="none" w:sz="0" w:space="0" w:color="auto"/>
                                                                      </w:divBdr>
                                                                    </w:div>
                                                                    <w:div w:id="1819836385">
                                                                      <w:marLeft w:val="0"/>
                                                                      <w:marRight w:val="0"/>
                                                                      <w:marTop w:val="0"/>
                                                                      <w:marBottom w:val="0"/>
                                                                      <w:divBdr>
                                                                        <w:top w:val="none" w:sz="0" w:space="0" w:color="auto"/>
                                                                        <w:left w:val="none" w:sz="0" w:space="0" w:color="auto"/>
                                                                        <w:bottom w:val="none" w:sz="0" w:space="0" w:color="auto"/>
                                                                        <w:right w:val="none" w:sz="0" w:space="0" w:color="auto"/>
                                                                      </w:divBdr>
                                                                      <w:divsChild>
                                                                        <w:div w:id="73482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771797">
                                                  <w:marLeft w:val="0"/>
                                                  <w:marRight w:val="0"/>
                                                  <w:marTop w:val="0"/>
                                                  <w:marBottom w:val="0"/>
                                                  <w:divBdr>
                                                    <w:top w:val="none" w:sz="0" w:space="0" w:color="auto"/>
                                                    <w:left w:val="none" w:sz="0" w:space="0" w:color="auto"/>
                                                    <w:bottom w:val="none" w:sz="0" w:space="0" w:color="auto"/>
                                                    <w:right w:val="none" w:sz="0" w:space="0" w:color="auto"/>
                                                  </w:divBdr>
                                                  <w:divsChild>
                                                    <w:div w:id="9530435">
                                                      <w:marLeft w:val="0"/>
                                                      <w:marRight w:val="0"/>
                                                      <w:marTop w:val="0"/>
                                                      <w:marBottom w:val="0"/>
                                                      <w:divBdr>
                                                        <w:top w:val="none" w:sz="0" w:space="0" w:color="auto"/>
                                                        <w:left w:val="none" w:sz="0" w:space="0" w:color="auto"/>
                                                        <w:bottom w:val="none" w:sz="0" w:space="0" w:color="auto"/>
                                                        <w:right w:val="none" w:sz="0" w:space="0" w:color="auto"/>
                                                      </w:divBdr>
                                                      <w:divsChild>
                                                        <w:div w:id="1303584560">
                                                          <w:marLeft w:val="150"/>
                                                          <w:marRight w:val="150"/>
                                                          <w:marTop w:val="150"/>
                                                          <w:marBottom w:val="150"/>
                                                          <w:divBdr>
                                                            <w:top w:val="none" w:sz="0" w:space="0" w:color="auto"/>
                                                            <w:left w:val="none" w:sz="0" w:space="0" w:color="auto"/>
                                                            <w:bottom w:val="none" w:sz="0" w:space="0" w:color="auto"/>
                                                            <w:right w:val="none" w:sz="0" w:space="0" w:color="auto"/>
                                                          </w:divBdr>
                                                          <w:divsChild>
                                                            <w:div w:id="1350991332">
                                                              <w:marLeft w:val="0"/>
                                                              <w:marRight w:val="0"/>
                                                              <w:marTop w:val="0"/>
                                                              <w:marBottom w:val="0"/>
                                                              <w:divBdr>
                                                                <w:top w:val="none" w:sz="0" w:space="0" w:color="auto"/>
                                                                <w:left w:val="none" w:sz="0" w:space="0" w:color="auto"/>
                                                                <w:bottom w:val="none" w:sz="0" w:space="0" w:color="auto"/>
                                                                <w:right w:val="none" w:sz="0" w:space="0" w:color="auto"/>
                                                              </w:divBdr>
                                                              <w:divsChild>
                                                                <w:div w:id="121728477">
                                                                  <w:marLeft w:val="0"/>
                                                                  <w:marRight w:val="0"/>
                                                                  <w:marTop w:val="0"/>
                                                                  <w:marBottom w:val="0"/>
                                                                  <w:divBdr>
                                                                    <w:top w:val="none" w:sz="0" w:space="0" w:color="auto"/>
                                                                    <w:left w:val="none" w:sz="0" w:space="0" w:color="auto"/>
                                                                    <w:bottom w:val="none" w:sz="0" w:space="0" w:color="auto"/>
                                                                    <w:right w:val="none" w:sz="0" w:space="0" w:color="auto"/>
                                                                  </w:divBdr>
                                                                  <w:divsChild>
                                                                    <w:div w:id="636955257">
                                                                      <w:marLeft w:val="105"/>
                                                                      <w:marRight w:val="105"/>
                                                                      <w:marTop w:val="75"/>
                                                                      <w:marBottom w:val="75"/>
                                                                      <w:divBdr>
                                                                        <w:top w:val="none" w:sz="0" w:space="0" w:color="auto"/>
                                                                        <w:left w:val="none" w:sz="0" w:space="0" w:color="auto"/>
                                                                        <w:bottom w:val="none" w:sz="0" w:space="0" w:color="auto"/>
                                                                        <w:right w:val="none" w:sz="0" w:space="0" w:color="auto"/>
                                                                      </w:divBdr>
                                                                      <w:divsChild>
                                                                        <w:div w:id="996376212">
                                                                          <w:marLeft w:val="0"/>
                                                                          <w:marRight w:val="0"/>
                                                                          <w:marTop w:val="0"/>
                                                                          <w:marBottom w:val="0"/>
                                                                          <w:divBdr>
                                                                            <w:top w:val="none" w:sz="0" w:space="0" w:color="auto"/>
                                                                            <w:left w:val="none" w:sz="0" w:space="0" w:color="auto"/>
                                                                            <w:bottom w:val="none" w:sz="0" w:space="0" w:color="auto"/>
                                                                            <w:right w:val="none" w:sz="0" w:space="0" w:color="auto"/>
                                                                          </w:divBdr>
                                                                        </w:div>
                                                                        <w:div w:id="83108884">
                                                                          <w:marLeft w:val="0"/>
                                                                          <w:marRight w:val="0"/>
                                                                          <w:marTop w:val="0"/>
                                                                          <w:marBottom w:val="0"/>
                                                                          <w:divBdr>
                                                                            <w:top w:val="none" w:sz="0" w:space="0" w:color="auto"/>
                                                                            <w:left w:val="none" w:sz="0" w:space="0" w:color="auto"/>
                                                                            <w:bottom w:val="none" w:sz="0" w:space="0" w:color="auto"/>
                                                                            <w:right w:val="none" w:sz="0" w:space="0" w:color="auto"/>
                                                                          </w:divBdr>
                                                                          <w:divsChild>
                                                                            <w:div w:id="45680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439104">
                                                      <w:marLeft w:val="0"/>
                                                      <w:marRight w:val="0"/>
                                                      <w:marTop w:val="0"/>
                                                      <w:marBottom w:val="0"/>
                                                      <w:divBdr>
                                                        <w:top w:val="none" w:sz="0" w:space="0" w:color="auto"/>
                                                        <w:left w:val="none" w:sz="0" w:space="0" w:color="auto"/>
                                                        <w:bottom w:val="none" w:sz="0" w:space="0" w:color="auto"/>
                                                        <w:right w:val="none" w:sz="0" w:space="0" w:color="auto"/>
                                                      </w:divBdr>
                                                      <w:divsChild>
                                                        <w:div w:id="660163577">
                                                          <w:marLeft w:val="0"/>
                                                          <w:marRight w:val="0"/>
                                                          <w:marTop w:val="0"/>
                                                          <w:marBottom w:val="0"/>
                                                          <w:divBdr>
                                                            <w:top w:val="none" w:sz="0" w:space="0" w:color="auto"/>
                                                            <w:left w:val="none" w:sz="0" w:space="0" w:color="auto"/>
                                                            <w:bottom w:val="none" w:sz="0" w:space="0" w:color="auto"/>
                                                            <w:right w:val="none" w:sz="0" w:space="0" w:color="auto"/>
                                                          </w:divBdr>
                                                          <w:divsChild>
                                                            <w:div w:id="85394830">
                                                              <w:marLeft w:val="150"/>
                                                              <w:marRight w:val="150"/>
                                                              <w:marTop w:val="150"/>
                                                              <w:marBottom w:val="150"/>
                                                              <w:divBdr>
                                                                <w:top w:val="none" w:sz="0" w:space="0" w:color="auto"/>
                                                                <w:left w:val="none" w:sz="0" w:space="0" w:color="auto"/>
                                                                <w:bottom w:val="none" w:sz="0" w:space="0" w:color="auto"/>
                                                                <w:right w:val="none" w:sz="0" w:space="0" w:color="auto"/>
                                                              </w:divBdr>
                                                              <w:divsChild>
                                                                <w:div w:id="1735811219">
                                                                  <w:marLeft w:val="0"/>
                                                                  <w:marRight w:val="0"/>
                                                                  <w:marTop w:val="0"/>
                                                                  <w:marBottom w:val="0"/>
                                                                  <w:divBdr>
                                                                    <w:top w:val="none" w:sz="0" w:space="0" w:color="auto"/>
                                                                    <w:left w:val="none" w:sz="0" w:space="0" w:color="auto"/>
                                                                    <w:bottom w:val="none" w:sz="0" w:space="0" w:color="auto"/>
                                                                    <w:right w:val="none" w:sz="0" w:space="0" w:color="auto"/>
                                                                  </w:divBdr>
                                                                  <w:divsChild>
                                                                    <w:div w:id="750465529">
                                                                      <w:marLeft w:val="0"/>
                                                                      <w:marRight w:val="0"/>
                                                                      <w:marTop w:val="0"/>
                                                                      <w:marBottom w:val="0"/>
                                                                      <w:divBdr>
                                                                        <w:top w:val="none" w:sz="0" w:space="0" w:color="auto"/>
                                                                        <w:left w:val="none" w:sz="0" w:space="0" w:color="auto"/>
                                                                        <w:bottom w:val="none" w:sz="0" w:space="0" w:color="auto"/>
                                                                        <w:right w:val="none" w:sz="0" w:space="0" w:color="auto"/>
                                                                      </w:divBdr>
                                                                      <w:divsChild>
                                                                        <w:div w:id="1528983197">
                                                                          <w:marLeft w:val="150"/>
                                                                          <w:marRight w:val="150"/>
                                                                          <w:marTop w:val="15"/>
                                                                          <w:marBottom w:val="150"/>
                                                                          <w:divBdr>
                                                                            <w:top w:val="none" w:sz="0" w:space="0" w:color="auto"/>
                                                                            <w:left w:val="none" w:sz="0" w:space="0" w:color="auto"/>
                                                                            <w:bottom w:val="none" w:sz="0" w:space="0" w:color="auto"/>
                                                                            <w:right w:val="none" w:sz="0" w:space="0" w:color="auto"/>
                                                                          </w:divBdr>
                                                                          <w:divsChild>
                                                                            <w:div w:id="539905471">
                                                                              <w:marLeft w:val="0"/>
                                                                              <w:marRight w:val="0"/>
                                                                              <w:marTop w:val="0"/>
                                                                              <w:marBottom w:val="0"/>
                                                                              <w:divBdr>
                                                                                <w:top w:val="none" w:sz="0" w:space="0" w:color="auto"/>
                                                                                <w:left w:val="none" w:sz="0" w:space="0" w:color="auto"/>
                                                                                <w:bottom w:val="none" w:sz="0" w:space="0" w:color="auto"/>
                                                                                <w:right w:val="none" w:sz="0" w:space="0" w:color="auto"/>
                                                                              </w:divBdr>
                                                                              <w:divsChild>
                                                                                <w:div w:id="1650673283">
                                                                                  <w:marLeft w:val="0"/>
                                                                                  <w:marRight w:val="0"/>
                                                                                  <w:marTop w:val="0"/>
                                                                                  <w:marBottom w:val="0"/>
                                                                                  <w:divBdr>
                                                                                    <w:top w:val="none" w:sz="0" w:space="0" w:color="auto"/>
                                                                                    <w:left w:val="none" w:sz="0" w:space="0" w:color="auto"/>
                                                                                    <w:bottom w:val="none" w:sz="0" w:space="0" w:color="auto"/>
                                                                                    <w:right w:val="none" w:sz="0" w:space="0" w:color="auto"/>
                                                                                  </w:divBdr>
                                                                                </w:div>
                                                                              </w:divsChild>
                                                                            </w:div>
                                                                            <w:div w:id="949505042">
                                                                              <w:marLeft w:val="0"/>
                                                                              <w:marRight w:val="0"/>
                                                                              <w:marTop w:val="675"/>
                                                                              <w:marBottom w:val="0"/>
                                                                              <w:divBdr>
                                                                                <w:top w:val="none" w:sz="0" w:space="0" w:color="auto"/>
                                                                                <w:left w:val="none" w:sz="0" w:space="0" w:color="auto"/>
                                                                                <w:bottom w:val="none" w:sz="0" w:space="0" w:color="auto"/>
                                                                                <w:right w:val="none" w:sz="0" w:space="0" w:color="auto"/>
                                                                              </w:divBdr>
                                                                            </w:div>
                                                                          </w:divsChild>
                                                                        </w:div>
                                                                        <w:div w:id="1713142395">
                                                                          <w:marLeft w:val="150"/>
                                                                          <w:marRight w:val="150"/>
                                                                          <w:marTop w:val="15"/>
                                                                          <w:marBottom w:val="150"/>
                                                                          <w:divBdr>
                                                                            <w:top w:val="none" w:sz="0" w:space="0" w:color="auto"/>
                                                                            <w:left w:val="none" w:sz="0" w:space="0" w:color="auto"/>
                                                                            <w:bottom w:val="none" w:sz="0" w:space="0" w:color="auto"/>
                                                                            <w:right w:val="none" w:sz="0" w:space="0" w:color="auto"/>
                                                                          </w:divBdr>
                                                                          <w:divsChild>
                                                                            <w:div w:id="308941611">
                                                                              <w:marLeft w:val="0"/>
                                                                              <w:marRight w:val="0"/>
                                                                              <w:marTop w:val="0"/>
                                                                              <w:marBottom w:val="0"/>
                                                                              <w:divBdr>
                                                                                <w:top w:val="none" w:sz="0" w:space="0" w:color="auto"/>
                                                                                <w:left w:val="none" w:sz="0" w:space="0" w:color="auto"/>
                                                                                <w:bottom w:val="none" w:sz="0" w:space="0" w:color="auto"/>
                                                                                <w:right w:val="none" w:sz="0" w:space="0" w:color="auto"/>
                                                                              </w:divBdr>
                                                                              <w:divsChild>
                                                                                <w:div w:id="666252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8183">
                                                                          <w:marLeft w:val="150"/>
                                                                          <w:marRight w:val="150"/>
                                                                          <w:marTop w:val="15"/>
                                                                          <w:marBottom w:val="150"/>
                                                                          <w:divBdr>
                                                                            <w:top w:val="none" w:sz="0" w:space="0" w:color="auto"/>
                                                                            <w:left w:val="none" w:sz="0" w:space="0" w:color="auto"/>
                                                                            <w:bottom w:val="none" w:sz="0" w:space="0" w:color="auto"/>
                                                                            <w:right w:val="none" w:sz="0" w:space="0" w:color="auto"/>
                                                                          </w:divBdr>
                                                                          <w:divsChild>
                                                                            <w:div w:id="536043700">
                                                                              <w:marLeft w:val="0"/>
                                                                              <w:marRight w:val="0"/>
                                                                              <w:marTop w:val="0"/>
                                                                              <w:marBottom w:val="0"/>
                                                                              <w:divBdr>
                                                                                <w:top w:val="none" w:sz="0" w:space="0" w:color="auto"/>
                                                                                <w:left w:val="none" w:sz="0" w:space="0" w:color="auto"/>
                                                                                <w:bottom w:val="none" w:sz="0" w:space="0" w:color="auto"/>
                                                                                <w:right w:val="none" w:sz="0" w:space="0" w:color="auto"/>
                                                                              </w:divBdr>
                                                                              <w:divsChild>
                                                                                <w:div w:id="201341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234676">
                                                                          <w:marLeft w:val="150"/>
                                                                          <w:marRight w:val="150"/>
                                                                          <w:marTop w:val="15"/>
                                                                          <w:marBottom w:val="150"/>
                                                                          <w:divBdr>
                                                                            <w:top w:val="none" w:sz="0" w:space="0" w:color="auto"/>
                                                                            <w:left w:val="none" w:sz="0" w:space="0" w:color="auto"/>
                                                                            <w:bottom w:val="none" w:sz="0" w:space="0" w:color="auto"/>
                                                                            <w:right w:val="none" w:sz="0" w:space="0" w:color="auto"/>
                                                                          </w:divBdr>
                                                                          <w:divsChild>
                                                                            <w:div w:id="149441619">
                                                                              <w:marLeft w:val="0"/>
                                                                              <w:marRight w:val="0"/>
                                                                              <w:marTop w:val="0"/>
                                                                              <w:marBottom w:val="0"/>
                                                                              <w:divBdr>
                                                                                <w:top w:val="none" w:sz="0" w:space="0" w:color="auto"/>
                                                                                <w:left w:val="none" w:sz="0" w:space="0" w:color="auto"/>
                                                                                <w:bottom w:val="none" w:sz="0" w:space="0" w:color="auto"/>
                                                                                <w:right w:val="none" w:sz="0" w:space="0" w:color="auto"/>
                                                                              </w:divBdr>
                                                                              <w:divsChild>
                                                                                <w:div w:id="205091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305960">
                                                                          <w:marLeft w:val="135"/>
                                                                          <w:marRight w:val="135"/>
                                                                          <w:marTop w:val="0"/>
                                                                          <w:marBottom w:val="135"/>
                                                                          <w:divBdr>
                                                                            <w:top w:val="none" w:sz="0" w:space="0" w:color="auto"/>
                                                                            <w:left w:val="none" w:sz="0" w:space="0" w:color="auto"/>
                                                                            <w:bottom w:val="none" w:sz="0" w:space="0" w:color="auto"/>
                                                                            <w:right w:val="none" w:sz="0" w:space="0" w:color="auto"/>
                                                                          </w:divBdr>
                                                                          <w:divsChild>
                                                                            <w:div w:id="1138110825">
                                                                              <w:marLeft w:val="0"/>
                                                                              <w:marRight w:val="0"/>
                                                                              <w:marTop w:val="0"/>
                                                                              <w:marBottom w:val="0"/>
                                                                              <w:divBdr>
                                                                                <w:top w:val="none" w:sz="0" w:space="0" w:color="auto"/>
                                                                                <w:left w:val="none" w:sz="0" w:space="0" w:color="auto"/>
                                                                                <w:bottom w:val="none" w:sz="0" w:space="0" w:color="auto"/>
                                                                                <w:right w:val="none" w:sz="0" w:space="0" w:color="auto"/>
                                                                              </w:divBdr>
                                                                              <w:divsChild>
                                                                                <w:div w:id="134640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237471">
                                                                      <w:marLeft w:val="0"/>
                                                                      <w:marRight w:val="0"/>
                                                                      <w:marTop w:val="0"/>
                                                                      <w:marBottom w:val="0"/>
                                                                      <w:divBdr>
                                                                        <w:top w:val="none" w:sz="0" w:space="0" w:color="auto"/>
                                                                        <w:left w:val="none" w:sz="0" w:space="0" w:color="auto"/>
                                                                        <w:bottom w:val="none" w:sz="0" w:space="0" w:color="auto"/>
                                                                        <w:right w:val="none" w:sz="0" w:space="0" w:color="auto"/>
                                                                      </w:divBdr>
                                                                      <w:divsChild>
                                                                        <w:div w:id="1092513521">
                                                                          <w:marLeft w:val="0"/>
                                                                          <w:marRight w:val="0"/>
                                                                          <w:marTop w:val="0"/>
                                                                          <w:marBottom w:val="0"/>
                                                                          <w:divBdr>
                                                                            <w:top w:val="none" w:sz="0" w:space="0" w:color="auto"/>
                                                                            <w:left w:val="none" w:sz="0" w:space="0" w:color="auto"/>
                                                                            <w:bottom w:val="none" w:sz="0" w:space="0" w:color="auto"/>
                                                                            <w:right w:val="none" w:sz="0" w:space="0" w:color="auto"/>
                                                                          </w:divBdr>
                                                                          <w:divsChild>
                                                                            <w:div w:id="1396512928">
                                                                              <w:marLeft w:val="0"/>
                                                                              <w:marRight w:val="0"/>
                                                                              <w:marTop w:val="0"/>
                                                                              <w:marBottom w:val="0"/>
                                                                              <w:divBdr>
                                                                                <w:top w:val="none" w:sz="0" w:space="0" w:color="auto"/>
                                                                                <w:left w:val="none" w:sz="0" w:space="0" w:color="auto"/>
                                                                                <w:bottom w:val="none" w:sz="0" w:space="0" w:color="auto"/>
                                                                                <w:right w:val="none" w:sz="0" w:space="0" w:color="auto"/>
                                                                              </w:divBdr>
                                                                              <w:divsChild>
                                                                                <w:div w:id="406197465">
                                                                                  <w:marLeft w:val="105"/>
                                                                                  <w:marRight w:val="105"/>
                                                                                  <w:marTop w:val="75"/>
                                                                                  <w:marBottom w:val="75"/>
                                                                                  <w:divBdr>
                                                                                    <w:top w:val="none" w:sz="0" w:space="0" w:color="auto"/>
                                                                                    <w:left w:val="none" w:sz="0" w:space="0" w:color="auto"/>
                                                                                    <w:bottom w:val="none" w:sz="0" w:space="0" w:color="auto"/>
                                                                                    <w:right w:val="none" w:sz="0" w:space="0" w:color="auto"/>
                                                                                  </w:divBdr>
                                                                                  <w:divsChild>
                                                                                    <w:div w:id="1084954784">
                                                                                      <w:marLeft w:val="0"/>
                                                                                      <w:marRight w:val="0"/>
                                                                                      <w:marTop w:val="0"/>
                                                                                      <w:marBottom w:val="0"/>
                                                                                      <w:divBdr>
                                                                                        <w:top w:val="none" w:sz="0" w:space="0" w:color="auto"/>
                                                                                        <w:left w:val="none" w:sz="0" w:space="0" w:color="auto"/>
                                                                                        <w:bottom w:val="none" w:sz="0" w:space="0" w:color="auto"/>
                                                                                        <w:right w:val="none" w:sz="0" w:space="0" w:color="auto"/>
                                                                                      </w:divBdr>
                                                                                    </w:div>
                                                                                    <w:div w:id="764762396">
                                                                                      <w:marLeft w:val="0"/>
                                                                                      <w:marRight w:val="0"/>
                                                                                      <w:marTop w:val="0"/>
                                                                                      <w:marBottom w:val="0"/>
                                                                                      <w:divBdr>
                                                                                        <w:top w:val="none" w:sz="0" w:space="0" w:color="auto"/>
                                                                                        <w:left w:val="none" w:sz="0" w:space="0" w:color="auto"/>
                                                                                        <w:bottom w:val="none" w:sz="0" w:space="0" w:color="auto"/>
                                                                                        <w:right w:val="none" w:sz="0" w:space="0" w:color="auto"/>
                                                                                      </w:divBdr>
                                                                                      <w:divsChild>
                                                                                        <w:div w:id="86194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2712252">
                                                          <w:marLeft w:val="0"/>
                                                          <w:marRight w:val="0"/>
                                                          <w:marTop w:val="0"/>
                                                          <w:marBottom w:val="0"/>
                                                          <w:divBdr>
                                                            <w:top w:val="none" w:sz="0" w:space="0" w:color="auto"/>
                                                            <w:left w:val="none" w:sz="0" w:space="0" w:color="auto"/>
                                                            <w:bottom w:val="none" w:sz="0" w:space="0" w:color="auto"/>
                                                            <w:right w:val="none" w:sz="0" w:space="0" w:color="auto"/>
                                                          </w:divBdr>
                                                          <w:divsChild>
                                                            <w:div w:id="869999470">
                                                              <w:marLeft w:val="0"/>
                                                              <w:marRight w:val="0"/>
                                                              <w:marTop w:val="0"/>
                                                              <w:marBottom w:val="0"/>
                                                              <w:divBdr>
                                                                <w:top w:val="none" w:sz="0" w:space="0" w:color="auto"/>
                                                                <w:left w:val="none" w:sz="0" w:space="0" w:color="auto"/>
                                                                <w:bottom w:val="none" w:sz="0" w:space="0" w:color="auto"/>
                                                                <w:right w:val="none" w:sz="0" w:space="0" w:color="auto"/>
                                                              </w:divBdr>
                                                              <w:divsChild>
                                                                <w:div w:id="1008212505">
                                                                  <w:marLeft w:val="150"/>
                                                                  <w:marRight w:val="150"/>
                                                                  <w:marTop w:val="150"/>
                                                                  <w:marBottom w:val="150"/>
                                                                  <w:divBdr>
                                                                    <w:top w:val="none" w:sz="0" w:space="0" w:color="auto"/>
                                                                    <w:left w:val="none" w:sz="0" w:space="0" w:color="auto"/>
                                                                    <w:bottom w:val="none" w:sz="0" w:space="0" w:color="auto"/>
                                                                    <w:right w:val="none" w:sz="0" w:space="0" w:color="auto"/>
                                                                  </w:divBdr>
                                                                  <w:divsChild>
                                                                    <w:div w:id="1424956256">
                                                                      <w:marLeft w:val="0"/>
                                                                      <w:marRight w:val="0"/>
                                                                      <w:marTop w:val="0"/>
                                                                      <w:marBottom w:val="0"/>
                                                                      <w:divBdr>
                                                                        <w:top w:val="none" w:sz="0" w:space="0" w:color="auto"/>
                                                                        <w:left w:val="none" w:sz="0" w:space="0" w:color="auto"/>
                                                                        <w:bottom w:val="none" w:sz="0" w:space="0" w:color="auto"/>
                                                                        <w:right w:val="none" w:sz="0" w:space="0" w:color="auto"/>
                                                                      </w:divBdr>
                                                                      <w:divsChild>
                                                                        <w:div w:id="1566993341">
                                                                          <w:marLeft w:val="0"/>
                                                                          <w:marRight w:val="0"/>
                                                                          <w:marTop w:val="0"/>
                                                                          <w:marBottom w:val="0"/>
                                                                          <w:divBdr>
                                                                            <w:top w:val="none" w:sz="0" w:space="0" w:color="auto"/>
                                                                            <w:left w:val="none" w:sz="0" w:space="0" w:color="auto"/>
                                                                            <w:bottom w:val="none" w:sz="0" w:space="0" w:color="auto"/>
                                                                            <w:right w:val="none" w:sz="0" w:space="0" w:color="auto"/>
                                                                          </w:divBdr>
                                                                          <w:divsChild>
                                                                            <w:div w:id="243345975">
                                                                              <w:marLeft w:val="150"/>
                                                                              <w:marRight w:val="150"/>
                                                                              <w:marTop w:val="15"/>
                                                                              <w:marBottom w:val="150"/>
                                                                              <w:divBdr>
                                                                                <w:top w:val="none" w:sz="0" w:space="0" w:color="auto"/>
                                                                                <w:left w:val="none" w:sz="0" w:space="0" w:color="auto"/>
                                                                                <w:bottom w:val="none" w:sz="0" w:space="0" w:color="auto"/>
                                                                                <w:right w:val="none" w:sz="0" w:space="0" w:color="auto"/>
                                                                              </w:divBdr>
                                                                              <w:divsChild>
                                                                                <w:div w:id="763376369">
                                                                                  <w:marLeft w:val="0"/>
                                                                                  <w:marRight w:val="0"/>
                                                                                  <w:marTop w:val="0"/>
                                                                                  <w:marBottom w:val="0"/>
                                                                                  <w:divBdr>
                                                                                    <w:top w:val="none" w:sz="0" w:space="0" w:color="auto"/>
                                                                                    <w:left w:val="none" w:sz="0" w:space="0" w:color="auto"/>
                                                                                    <w:bottom w:val="none" w:sz="0" w:space="0" w:color="auto"/>
                                                                                    <w:right w:val="none" w:sz="0" w:space="0" w:color="auto"/>
                                                                                  </w:divBdr>
                                                                                </w:div>
                                                                                <w:div w:id="1743023666">
                                                                                  <w:marLeft w:val="0"/>
                                                                                  <w:marRight w:val="0"/>
                                                                                  <w:marTop w:val="525"/>
                                                                                  <w:marBottom w:val="0"/>
                                                                                  <w:divBdr>
                                                                                    <w:top w:val="none" w:sz="0" w:space="0" w:color="auto"/>
                                                                                    <w:left w:val="none" w:sz="0" w:space="0" w:color="auto"/>
                                                                                    <w:bottom w:val="none" w:sz="0" w:space="0" w:color="auto"/>
                                                                                    <w:right w:val="none" w:sz="0" w:space="0" w:color="auto"/>
                                                                                  </w:divBdr>
                                                                                </w:div>
                                                                              </w:divsChild>
                                                                            </w:div>
                                                                            <w:div w:id="1631008188">
                                                                              <w:marLeft w:val="150"/>
                                                                              <w:marRight w:val="150"/>
                                                                              <w:marTop w:val="15"/>
                                                                              <w:marBottom w:val="150"/>
                                                                              <w:divBdr>
                                                                                <w:top w:val="none" w:sz="0" w:space="0" w:color="auto"/>
                                                                                <w:left w:val="none" w:sz="0" w:space="0" w:color="auto"/>
                                                                                <w:bottom w:val="none" w:sz="0" w:space="0" w:color="auto"/>
                                                                                <w:right w:val="none" w:sz="0" w:space="0" w:color="auto"/>
                                                                              </w:divBdr>
                                                                              <w:divsChild>
                                                                                <w:div w:id="444352265">
                                                                                  <w:marLeft w:val="0"/>
                                                                                  <w:marRight w:val="0"/>
                                                                                  <w:marTop w:val="0"/>
                                                                                  <w:marBottom w:val="0"/>
                                                                                  <w:divBdr>
                                                                                    <w:top w:val="none" w:sz="0" w:space="0" w:color="auto"/>
                                                                                    <w:left w:val="none" w:sz="0" w:space="0" w:color="auto"/>
                                                                                    <w:bottom w:val="none" w:sz="0" w:space="0" w:color="auto"/>
                                                                                    <w:right w:val="none" w:sz="0" w:space="0" w:color="auto"/>
                                                                                  </w:divBdr>
                                                                                </w:div>
                                                                                <w:div w:id="1200896357">
                                                                                  <w:marLeft w:val="0"/>
                                                                                  <w:marRight w:val="0"/>
                                                                                  <w:marTop w:val="525"/>
                                                                                  <w:marBottom w:val="0"/>
                                                                                  <w:divBdr>
                                                                                    <w:top w:val="none" w:sz="0" w:space="0" w:color="auto"/>
                                                                                    <w:left w:val="none" w:sz="0" w:space="0" w:color="auto"/>
                                                                                    <w:bottom w:val="none" w:sz="0" w:space="0" w:color="auto"/>
                                                                                    <w:right w:val="none" w:sz="0" w:space="0" w:color="auto"/>
                                                                                  </w:divBdr>
                                                                                </w:div>
                                                                              </w:divsChild>
                                                                            </w:div>
                                                                            <w:div w:id="1023288927">
                                                                              <w:marLeft w:val="150"/>
                                                                              <w:marRight w:val="150"/>
                                                                              <w:marTop w:val="15"/>
                                                                              <w:marBottom w:val="150"/>
                                                                              <w:divBdr>
                                                                                <w:top w:val="none" w:sz="0" w:space="0" w:color="auto"/>
                                                                                <w:left w:val="none" w:sz="0" w:space="0" w:color="auto"/>
                                                                                <w:bottom w:val="none" w:sz="0" w:space="0" w:color="auto"/>
                                                                                <w:right w:val="none" w:sz="0" w:space="0" w:color="auto"/>
                                                                              </w:divBdr>
                                                                              <w:divsChild>
                                                                                <w:div w:id="45111559">
                                                                                  <w:marLeft w:val="0"/>
                                                                                  <w:marRight w:val="0"/>
                                                                                  <w:marTop w:val="0"/>
                                                                                  <w:marBottom w:val="0"/>
                                                                                  <w:divBdr>
                                                                                    <w:top w:val="none" w:sz="0" w:space="0" w:color="auto"/>
                                                                                    <w:left w:val="none" w:sz="0" w:space="0" w:color="auto"/>
                                                                                    <w:bottom w:val="none" w:sz="0" w:space="0" w:color="auto"/>
                                                                                    <w:right w:val="none" w:sz="0" w:space="0" w:color="auto"/>
                                                                                  </w:divBdr>
                                                                                </w:div>
                                                                                <w:div w:id="1983197679">
                                                                                  <w:marLeft w:val="0"/>
                                                                                  <w:marRight w:val="0"/>
                                                                                  <w:marTop w:val="525"/>
                                                                                  <w:marBottom w:val="0"/>
                                                                                  <w:divBdr>
                                                                                    <w:top w:val="none" w:sz="0" w:space="0" w:color="auto"/>
                                                                                    <w:left w:val="none" w:sz="0" w:space="0" w:color="auto"/>
                                                                                    <w:bottom w:val="none" w:sz="0" w:space="0" w:color="auto"/>
                                                                                    <w:right w:val="none" w:sz="0" w:space="0" w:color="auto"/>
                                                                                  </w:divBdr>
                                                                                </w:div>
                                                                              </w:divsChild>
                                                                            </w:div>
                                                                            <w:div w:id="445347424">
                                                                              <w:marLeft w:val="150"/>
                                                                              <w:marRight w:val="150"/>
                                                                              <w:marTop w:val="15"/>
                                                                              <w:marBottom w:val="150"/>
                                                                              <w:divBdr>
                                                                                <w:top w:val="none" w:sz="0" w:space="0" w:color="auto"/>
                                                                                <w:left w:val="none" w:sz="0" w:space="0" w:color="auto"/>
                                                                                <w:bottom w:val="none" w:sz="0" w:space="0" w:color="auto"/>
                                                                                <w:right w:val="none" w:sz="0" w:space="0" w:color="auto"/>
                                                                              </w:divBdr>
                                                                              <w:divsChild>
                                                                                <w:div w:id="499590245">
                                                                                  <w:marLeft w:val="0"/>
                                                                                  <w:marRight w:val="0"/>
                                                                                  <w:marTop w:val="0"/>
                                                                                  <w:marBottom w:val="0"/>
                                                                                  <w:divBdr>
                                                                                    <w:top w:val="none" w:sz="0" w:space="0" w:color="auto"/>
                                                                                    <w:left w:val="none" w:sz="0" w:space="0" w:color="auto"/>
                                                                                    <w:bottom w:val="none" w:sz="0" w:space="0" w:color="auto"/>
                                                                                    <w:right w:val="none" w:sz="0" w:space="0" w:color="auto"/>
                                                                                  </w:divBdr>
                                                                                </w:div>
                                                                                <w:div w:id="1178082623">
                                                                                  <w:marLeft w:val="0"/>
                                                                                  <w:marRight w:val="0"/>
                                                                                  <w:marTop w:val="525"/>
                                                                                  <w:marBottom w:val="0"/>
                                                                                  <w:divBdr>
                                                                                    <w:top w:val="none" w:sz="0" w:space="0" w:color="auto"/>
                                                                                    <w:left w:val="none" w:sz="0" w:space="0" w:color="auto"/>
                                                                                    <w:bottom w:val="none" w:sz="0" w:space="0" w:color="auto"/>
                                                                                    <w:right w:val="none" w:sz="0" w:space="0" w:color="auto"/>
                                                                                  </w:divBdr>
                                                                                </w:div>
                                                                              </w:divsChild>
                                                                            </w:div>
                                                                            <w:div w:id="1080325200">
                                                                              <w:marLeft w:val="135"/>
                                                                              <w:marRight w:val="135"/>
                                                                              <w:marTop w:val="0"/>
                                                                              <w:marBottom w:val="135"/>
                                                                              <w:divBdr>
                                                                                <w:top w:val="none" w:sz="0" w:space="0" w:color="auto"/>
                                                                                <w:left w:val="none" w:sz="0" w:space="0" w:color="auto"/>
                                                                                <w:bottom w:val="none" w:sz="0" w:space="0" w:color="auto"/>
                                                                                <w:right w:val="none" w:sz="0" w:space="0" w:color="auto"/>
                                                                              </w:divBdr>
                                                                              <w:divsChild>
                                                                                <w:div w:id="1942830413">
                                                                                  <w:marLeft w:val="0"/>
                                                                                  <w:marRight w:val="0"/>
                                                                                  <w:marTop w:val="0"/>
                                                                                  <w:marBottom w:val="0"/>
                                                                                  <w:divBdr>
                                                                                    <w:top w:val="none" w:sz="0" w:space="0" w:color="auto"/>
                                                                                    <w:left w:val="none" w:sz="0" w:space="0" w:color="auto"/>
                                                                                    <w:bottom w:val="none" w:sz="0" w:space="0" w:color="auto"/>
                                                                                    <w:right w:val="none" w:sz="0" w:space="0" w:color="auto"/>
                                                                                  </w:divBdr>
                                                                                </w:div>
                                                                                <w:div w:id="1479541405">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2514377">
                                                          <w:marLeft w:val="0"/>
                                                          <w:marRight w:val="0"/>
                                                          <w:marTop w:val="0"/>
                                                          <w:marBottom w:val="0"/>
                                                          <w:divBdr>
                                                            <w:top w:val="none" w:sz="0" w:space="0" w:color="auto"/>
                                                            <w:left w:val="none" w:sz="0" w:space="0" w:color="auto"/>
                                                            <w:bottom w:val="none" w:sz="0" w:space="0" w:color="auto"/>
                                                            <w:right w:val="none" w:sz="0" w:space="0" w:color="auto"/>
                                                          </w:divBdr>
                                                          <w:divsChild>
                                                            <w:div w:id="1644852264">
                                                              <w:marLeft w:val="0"/>
                                                              <w:marRight w:val="0"/>
                                                              <w:marTop w:val="0"/>
                                                              <w:marBottom w:val="0"/>
                                                              <w:divBdr>
                                                                <w:top w:val="none" w:sz="0" w:space="0" w:color="auto"/>
                                                                <w:left w:val="none" w:sz="0" w:space="0" w:color="auto"/>
                                                                <w:bottom w:val="none" w:sz="0" w:space="0" w:color="auto"/>
                                                                <w:right w:val="none" w:sz="0" w:space="0" w:color="auto"/>
                                                              </w:divBdr>
                                                              <w:divsChild>
                                                                <w:div w:id="327176901">
                                                                  <w:marLeft w:val="150"/>
                                                                  <w:marRight w:val="150"/>
                                                                  <w:marTop w:val="150"/>
                                                                  <w:marBottom w:val="150"/>
                                                                  <w:divBdr>
                                                                    <w:top w:val="none" w:sz="0" w:space="0" w:color="auto"/>
                                                                    <w:left w:val="none" w:sz="0" w:space="0" w:color="auto"/>
                                                                    <w:bottom w:val="none" w:sz="0" w:space="0" w:color="auto"/>
                                                                    <w:right w:val="none" w:sz="0" w:space="0" w:color="auto"/>
                                                                  </w:divBdr>
                                                                  <w:divsChild>
                                                                    <w:div w:id="908808208">
                                                                      <w:marLeft w:val="0"/>
                                                                      <w:marRight w:val="0"/>
                                                                      <w:marTop w:val="0"/>
                                                                      <w:marBottom w:val="0"/>
                                                                      <w:divBdr>
                                                                        <w:top w:val="none" w:sz="0" w:space="0" w:color="auto"/>
                                                                        <w:left w:val="none" w:sz="0" w:space="0" w:color="auto"/>
                                                                        <w:bottom w:val="none" w:sz="0" w:space="0" w:color="auto"/>
                                                                        <w:right w:val="none" w:sz="0" w:space="0" w:color="auto"/>
                                                                      </w:divBdr>
                                                                      <w:divsChild>
                                                                        <w:div w:id="1469202364">
                                                                          <w:marLeft w:val="0"/>
                                                                          <w:marRight w:val="0"/>
                                                                          <w:marTop w:val="0"/>
                                                                          <w:marBottom w:val="0"/>
                                                                          <w:divBdr>
                                                                            <w:top w:val="none" w:sz="0" w:space="0" w:color="auto"/>
                                                                            <w:left w:val="none" w:sz="0" w:space="0" w:color="auto"/>
                                                                            <w:bottom w:val="none" w:sz="0" w:space="0" w:color="auto"/>
                                                                            <w:right w:val="none" w:sz="0" w:space="0" w:color="auto"/>
                                                                          </w:divBdr>
                                                                          <w:divsChild>
                                                                            <w:div w:id="1038361393">
                                                                              <w:marLeft w:val="150"/>
                                                                              <w:marRight w:val="150"/>
                                                                              <w:marTop w:val="15"/>
                                                                              <w:marBottom w:val="150"/>
                                                                              <w:divBdr>
                                                                                <w:top w:val="none" w:sz="0" w:space="0" w:color="auto"/>
                                                                                <w:left w:val="none" w:sz="0" w:space="0" w:color="auto"/>
                                                                                <w:bottom w:val="none" w:sz="0" w:space="0" w:color="auto"/>
                                                                                <w:right w:val="none" w:sz="0" w:space="0" w:color="auto"/>
                                                                              </w:divBdr>
                                                                              <w:divsChild>
                                                                                <w:div w:id="1955478582">
                                                                                  <w:marLeft w:val="0"/>
                                                                                  <w:marRight w:val="0"/>
                                                                                  <w:marTop w:val="0"/>
                                                                                  <w:marBottom w:val="0"/>
                                                                                  <w:divBdr>
                                                                                    <w:top w:val="none" w:sz="0" w:space="0" w:color="auto"/>
                                                                                    <w:left w:val="none" w:sz="0" w:space="0" w:color="auto"/>
                                                                                    <w:bottom w:val="none" w:sz="0" w:space="0" w:color="auto"/>
                                                                                    <w:right w:val="none" w:sz="0" w:space="0" w:color="auto"/>
                                                                                  </w:divBdr>
                                                                                </w:div>
                                                                                <w:div w:id="187262534">
                                                                                  <w:marLeft w:val="0"/>
                                                                                  <w:marRight w:val="0"/>
                                                                                  <w:marTop w:val="525"/>
                                                                                  <w:marBottom w:val="0"/>
                                                                                  <w:divBdr>
                                                                                    <w:top w:val="none" w:sz="0" w:space="0" w:color="auto"/>
                                                                                    <w:left w:val="none" w:sz="0" w:space="0" w:color="auto"/>
                                                                                    <w:bottom w:val="none" w:sz="0" w:space="0" w:color="auto"/>
                                                                                    <w:right w:val="none" w:sz="0" w:space="0" w:color="auto"/>
                                                                                  </w:divBdr>
                                                                                </w:div>
                                                                              </w:divsChild>
                                                                            </w:div>
                                                                            <w:div w:id="1728070273">
                                                                              <w:marLeft w:val="135"/>
                                                                              <w:marRight w:val="135"/>
                                                                              <w:marTop w:val="0"/>
                                                                              <w:marBottom w:val="135"/>
                                                                              <w:divBdr>
                                                                                <w:top w:val="none" w:sz="0" w:space="0" w:color="auto"/>
                                                                                <w:left w:val="none" w:sz="0" w:space="0" w:color="auto"/>
                                                                                <w:bottom w:val="none" w:sz="0" w:space="0" w:color="auto"/>
                                                                                <w:right w:val="none" w:sz="0" w:space="0" w:color="auto"/>
                                                                              </w:divBdr>
                                                                              <w:divsChild>
                                                                                <w:div w:id="457185514">
                                                                                  <w:marLeft w:val="0"/>
                                                                                  <w:marRight w:val="0"/>
                                                                                  <w:marTop w:val="0"/>
                                                                                  <w:marBottom w:val="0"/>
                                                                                  <w:divBdr>
                                                                                    <w:top w:val="none" w:sz="0" w:space="0" w:color="auto"/>
                                                                                    <w:left w:val="none" w:sz="0" w:space="0" w:color="auto"/>
                                                                                    <w:bottom w:val="none" w:sz="0" w:space="0" w:color="auto"/>
                                                                                    <w:right w:val="none" w:sz="0" w:space="0" w:color="auto"/>
                                                                                  </w:divBdr>
                                                                                </w:div>
                                                                                <w:div w:id="124171407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8278552">
                                                          <w:marLeft w:val="0"/>
                                                          <w:marRight w:val="0"/>
                                                          <w:marTop w:val="0"/>
                                                          <w:marBottom w:val="0"/>
                                                          <w:divBdr>
                                                            <w:top w:val="none" w:sz="0" w:space="0" w:color="auto"/>
                                                            <w:left w:val="none" w:sz="0" w:space="0" w:color="auto"/>
                                                            <w:bottom w:val="none" w:sz="0" w:space="0" w:color="auto"/>
                                                            <w:right w:val="none" w:sz="0" w:space="0" w:color="auto"/>
                                                          </w:divBdr>
                                                          <w:divsChild>
                                                            <w:div w:id="204684510">
                                                              <w:marLeft w:val="0"/>
                                                              <w:marRight w:val="0"/>
                                                              <w:marTop w:val="0"/>
                                                              <w:marBottom w:val="0"/>
                                                              <w:divBdr>
                                                                <w:top w:val="none" w:sz="0" w:space="0" w:color="auto"/>
                                                                <w:left w:val="none" w:sz="0" w:space="0" w:color="auto"/>
                                                                <w:bottom w:val="none" w:sz="0" w:space="0" w:color="auto"/>
                                                                <w:right w:val="none" w:sz="0" w:space="0" w:color="auto"/>
                                                              </w:divBdr>
                                                              <w:divsChild>
                                                                <w:div w:id="1989507971">
                                                                  <w:marLeft w:val="150"/>
                                                                  <w:marRight w:val="150"/>
                                                                  <w:marTop w:val="150"/>
                                                                  <w:marBottom w:val="150"/>
                                                                  <w:divBdr>
                                                                    <w:top w:val="none" w:sz="0" w:space="0" w:color="auto"/>
                                                                    <w:left w:val="none" w:sz="0" w:space="0" w:color="auto"/>
                                                                    <w:bottom w:val="none" w:sz="0" w:space="0" w:color="auto"/>
                                                                    <w:right w:val="none" w:sz="0" w:space="0" w:color="auto"/>
                                                                  </w:divBdr>
                                                                  <w:divsChild>
                                                                    <w:div w:id="53509956">
                                                                      <w:marLeft w:val="0"/>
                                                                      <w:marRight w:val="0"/>
                                                                      <w:marTop w:val="0"/>
                                                                      <w:marBottom w:val="0"/>
                                                                      <w:divBdr>
                                                                        <w:top w:val="none" w:sz="0" w:space="0" w:color="auto"/>
                                                                        <w:left w:val="none" w:sz="0" w:space="0" w:color="auto"/>
                                                                        <w:bottom w:val="none" w:sz="0" w:space="0" w:color="auto"/>
                                                                        <w:right w:val="none" w:sz="0" w:space="0" w:color="auto"/>
                                                                      </w:divBdr>
                                                                      <w:divsChild>
                                                                        <w:div w:id="8214314">
                                                                          <w:marLeft w:val="0"/>
                                                                          <w:marRight w:val="0"/>
                                                                          <w:marTop w:val="0"/>
                                                                          <w:marBottom w:val="0"/>
                                                                          <w:divBdr>
                                                                            <w:top w:val="none" w:sz="0" w:space="0" w:color="auto"/>
                                                                            <w:left w:val="none" w:sz="0" w:space="0" w:color="auto"/>
                                                                            <w:bottom w:val="none" w:sz="0" w:space="0" w:color="auto"/>
                                                                            <w:right w:val="none" w:sz="0" w:space="0" w:color="auto"/>
                                                                          </w:divBdr>
                                                                          <w:divsChild>
                                                                            <w:div w:id="1038504538">
                                                                              <w:marLeft w:val="150"/>
                                                                              <w:marRight w:val="150"/>
                                                                              <w:marTop w:val="15"/>
                                                                              <w:marBottom w:val="150"/>
                                                                              <w:divBdr>
                                                                                <w:top w:val="none" w:sz="0" w:space="0" w:color="auto"/>
                                                                                <w:left w:val="none" w:sz="0" w:space="0" w:color="auto"/>
                                                                                <w:bottom w:val="none" w:sz="0" w:space="0" w:color="auto"/>
                                                                                <w:right w:val="none" w:sz="0" w:space="0" w:color="auto"/>
                                                                              </w:divBdr>
                                                                              <w:divsChild>
                                                                                <w:div w:id="261306932">
                                                                                  <w:marLeft w:val="0"/>
                                                                                  <w:marRight w:val="0"/>
                                                                                  <w:marTop w:val="0"/>
                                                                                  <w:marBottom w:val="0"/>
                                                                                  <w:divBdr>
                                                                                    <w:top w:val="none" w:sz="0" w:space="0" w:color="auto"/>
                                                                                    <w:left w:val="none" w:sz="0" w:space="0" w:color="auto"/>
                                                                                    <w:bottom w:val="none" w:sz="0" w:space="0" w:color="auto"/>
                                                                                    <w:right w:val="none" w:sz="0" w:space="0" w:color="auto"/>
                                                                                  </w:divBdr>
                                                                                </w:div>
                                                                                <w:div w:id="1921520690">
                                                                                  <w:marLeft w:val="0"/>
                                                                                  <w:marRight w:val="0"/>
                                                                                  <w:marTop w:val="525"/>
                                                                                  <w:marBottom w:val="0"/>
                                                                                  <w:divBdr>
                                                                                    <w:top w:val="none" w:sz="0" w:space="0" w:color="auto"/>
                                                                                    <w:left w:val="none" w:sz="0" w:space="0" w:color="auto"/>
                                                                                    <w:bottom w:val="none" w:sz="0" w:space="0" w:color="auto"/>
                                                                                    <w:right w:val="none" w:sz="0" w:space="0" w:color="auto"/>
                                                                                  </w:divBdr>
                                                                                </w:div>
                                                                              </w:divsChild>
                                                                            </w:div>
                                                                            <w:div w:id="455876661">
                                                                              <w:marLeft w:val="150"/>
                                                                              <w:marRight w:val="150"/>
                                                                              <w:marTop w:val="15"/>
                                                                              <w:marBottom w:val="150"/>
                                                                              <w:divBdr>
                                                                                <w:top w:val="none" w:sz="0" w:space="0" w:color="auto"/>
                                                                                <w:left w:val="none" w:sz="0" w:space="0" w:color="auto"/>
                                                                                <w:bottom w:val="none" w:sz="0" w:space="0" w:color="auto"/>
                                                                                <w:right w:val="none" w:sz="0" w:space="0" w:color="auto"/>
                                                                              </w:divBdr>
                                                                              <w:divsChild>
                                                                                <w:div w:id="1410733684">
                                                                                  <w:marLeft w:val="0"/>
                                                                                  <w:marRight w:val="0"/>
                                                                                  <w:marTop w:val="0"/>
                                                                                  <w:marBottom w:val="0"/>
                                                                                  <w:divBdr>
                                                                                    <w:top w:val="none" w:sz="0" w:space="0" w:color="auto"/>
                                                                                    <w:left w:val="none" w:sz="0" w:space="0" w:color="auto"/>
                                                                                    <w:bottom w:val="none" w:sz="0" w:space="0" w:color="auto"/>
                                                                                    <w:right w:val="none" w:sz="0" w:space="0" w:color="auto"/>
                                                                                  </w:divBdr>
                                                                                </w:div>
                                                                                <w:div w:id="2044480888">
                                                                                  <w:marLeft w:val="0"/>
                                                                                  <w:marRight w:val="0"/>
                                                                                  <w:marTop w:val="525"/>
                                                                                  <w:marBottom w:val="0"/>
                                                                                  <w:divBdr>
                                                                                    <w:top w:val="none" w:sz="0" w:space="0" w:color="auto"/>
                                                                                    <w:left w:val="none" w:sz="0" w:space="0" w:color="auto"/>
                                                                                    <w:bottom w:val="none" w:sz="0" w:space="0" w:color="auto"/>
                                                                                    <w:right w:val="none" w:sz="0" w:space="0" w:color="auto"/>
                                                                                  </w:divBdr>
                                                                                </w:div>
                                                                              </w:divsChild>
                                                                            </w:div>
                                                                            <w:div w:id="2017339435">
                                                                              <w:marLeft w:val="135"/>
                                                                              <w:marRight w:val="135"/>
                                                                              <w:marTop w:val="0"/>
                                                                              <w:marBottom w:val="135"/>
                                                                              <w:divBdr>
                                                                                <w:top w:val="none" w:sz="0" w:space="0" w:color="auto"/>
                                                                                <w:left w:val="none" w:sz="0" w:space="0" w:color="auto"/>
                                                                                <w:bottom w:val="none" w:sz="0" w:space="0" w:color="auto"/>
                                                                                <w:right w:val="none" w:sz="0" w:space="0" w:color="auto"/>
                                                                              </w:divBdr>
                                                                              <w:divsChild>
                                                                                <w:div w:id="642392896">
                                                                                  <w:marLeft w:val="0"/>
                                                                                  <w:marRight w:val="0"/>
                                                                                  <w:marTop w:val="0"/>
                                                                                  <w:marBottom w:val="0"/>
                                                                                  <w:divBdr>
                                                                                    <w:top w:val="none" w:sz="0" w:space="0" w:color="auto"/>
                                                                                    <w:left w:val="none" w:sz="0" w:space="0" w:color="auto"/>
                                                                                    <w:bottom w:val="none" w:sz="0" w:space="0" w:color="auto"/>
                                                                                    <w:right w:val="none" w:sz="0" w:space="0" w:color="auto"/>
                                                                                  </w:divBdr>
                                                                                </w:div>
                                                                                <w:div w:id="164223064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748356">
                                                          <w:marLeft w:val="0"/>
                                                          <w:marRight w:val="0"/>
                                                          <w:marTop w:val="0"/>
                                                          <w:marBottom w:val="0"/>
                                                          <w:divBdr>
                                                            <w:top w:val="none" w:sz="0" w:space="0" w:color="auto"/>
                                                            <w:left w:val="none" w:sz="0" w:space="0" w:color="auto"/>
                                                            <w:bottom w:val="none" w:sz="0" w:space="0" w:color="auto"/>
                                                            <w:right w:val="none" w:sz="0" w:space="0" w:color="auto"/>
                                                          </w:divBdr>
                                                          <w:divsChild>
                                                            <w:div w:id="1058741698">
                                                              <w:marLeft w:val="0"/>
                                                              <w:marRight w:val="0"/>
                                                              <w:marTop w:val="0"/>
                                                              <w:marBottom w:val="0"/>
                                                              <w:divBdr>
                                                                <w:top w:val="none" w:sz="0" w:space="0" w:color="auto"/>
                                                                <w:left w:val="none" w:sz="0" w:space="0" w:color="auto"/>
                                                                <w:bottom w:val="none" w:sz="0" w:space="0" w:color="auto"/>
                                                                <w:right w:val="none" w:sz="0" w:space="0" w:color="auto"/>
                                                              </w:divBdr>
                                                              <w:divsChild>
                                                                <w:div w:id="393700030">
                                                                  <w:marLeft w:val="150"/>
                                                                  <w:marRight w:val="150"/>
                                                                  <w:marTop w:val="150"/>
                                                                  <w:marBottom w:val="150"/>
                                                                  <w:divBdr>
                                                                    <w:top w:val="none" w:sz="0" w:space="0" w:color="auto"/>
                                                                    <w:left w:val="none" w:sz="0" w:space="0" w:color="auto"/>
                                                                    <w:bottom w:val="none" w:sz="0" w:space="0" w:color="auto"/>
                                                                    <w:right w:val="none" w:sz="0" w:space="0" w:color="auto"/>
                                                                  </w:divBdr>
                                                                  <w:divsChild>
                                                                    <w:div w:id="125647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758356">
                                                          <w:marLeft w:val="0"/>
                                                          <w:marRight w:val="0"/>
                                                          <w:marTop w:val="0"/>
                                                          <w:marBottom w:val="0"/>
                                                          <w:divBdr>
                                                            <w:top w:val="none" w:sz="0" w:space="0" w:color="auto"/>
                                                            <w:left w:val="none" w:sz="0" w:space="0" w:color="auto"/>
                                                            <w:bottom w:val="none" w:sz="0" w:space="0" w:color="auto"/>
                                                            <w:right w:val="none" w:sz="0" w:space="0" w:color="auto"/>
                                                          </w:divBdr>
                                                          <w:divsChild>
                                                            <w:div w:id="1116370666">
                                                              <w:marLeft w:val="0"/>
                                                              <w:marRight w:val="0"/>
                                                              <w:marTop w:val="0"/>
                                                              <w:marBottom w:val="0"/>
                                                              <w:divBdr>
                                                                <w:top w:val="none" w:sz="0" w:space="0" w:color="auto"/>
                                                                <w:left w:val="none" w:sz="0" w:space="0" w:color="auto"/>
                                                                <w:bottom w:val="none" w:sz="0" w:space="0" w:color="auto"/>
                                                                <w:right w:val="none" w:sz="0" w:space="0" w:color="auto"/>
                                                              </w:divBdr>
                                                              <w:divsChild>
                                                                <w:div w:id="801270059">
                                                                  <w:marLeft w:val="150"/>
                                                                  <w:marRight w:val="150"/>
                                                                  <w:marTop w:val="150"/>
                                                                  <w:marBottom w:val="150"/>
                                                                  <w:divBdr>
                                                                    <w:top w:val="none" w:sz="0" w:space="0" w:color="auto"/>
                                                                    <w:left w:val="none" w:sz="0" w:space="0" w:color="auto"/>
                                                                    <w:bottom w:val="none" w:sz="0" w:space="0" w:color="auto"/>
                                                                    <w:right w:val="none" w:sz="0" w:space="0" w:color="auto"/>
                                                                  </w:divBdr>
                                                                  <w:divsChild>
                                                                    <w:div w:id="736365914">
                                                                      <w:marLeft w:val="0"/>
                                                                      <w:marRight w:val="0"/>
                                                                      <w:marTop w:val="0"/>
                                                                      <w:marBottom w:val="0"/>
                                                                      <w:divBdr>
                                                                        <w:top w:val="none" w:sz="0" w:space="0" w:color="auto"/>
                                                                        <w:left w:val="none" w:sz="0" w:space="0" w:color="auto"/>
                                                                        <w:bottom w:val="none" w:sz="0" w:space="0" w:color="auto"/>
                                                                        <w:right w:val="none" w:sz="0" w:space="0" w:color="auto"/>
                                                                      </w:divBdr>
                                                                      <w:divsChild>
                                                                        <w:div w:id="962536660">
                                                                          <w:marLeft w:val="0"/>
                                                                          <w:marRight w:val="0"/>
                                                                          <w:marTop w:val="0"/>
                                                                          <w:marBottom w:val="0"/>
                                                                          <w:divBdr>
                                                                            <w:top w:val="none" w:sz="0" w:space="0" w:color="auto"/>
                                                                            <w:left w:val="none" w:sz="0" w:space="0" w:color="auto"/>
                                                                            <w:bottom w:val="none" w:sz="0" w:space="0" w:color="auto"/>
                                                                            <w:right w:val="none" w:sz="0" w:space="0" w:color="auto"/>
                                                                          </w:divBdr>
                                                                          <w:divsChild>
                                                                            <w:div w:id="1373076395">
                                                                              <w:marLeft w:val="150"/>
                                                                              <w:marRight w:val="150"/>
                                                                              <w:marTop w:val="15"/>
                                                                              <w:marBottom w:val="150"/>
                                                                              <w:divBdr>
                                                                                <w:top w:val="none" w:sz="0" w:space="0" w:color="auto"/>
                                                                                <w:left w:val="none" w:sz="0" w:space="0" w:color="auto"/>
                                                                                <w:bottom w:val="none" w:sz="0" w:space="0" w:color="auto"/>
                                                                                <w:right w:val="none" w:sz="0" w:space="0" w:color="auto"/>
                                                                              </w:divBdr>
                                                                              <w:divsChild>
                                                                                <w:div w:id="1738818206">
                                                                                  <w:marLeft w:val="0"/>
                                                                                  <w:marRight w:val="0"/>
                                                                                  <w:marTop w:val="0"/>
                                                                                  <w:marBottom w:val="0"/>
                                                                                  <w:divBdr>
                                                                                    <w:top w:val="none" w:sz="0" w:space="0" w:color="auto"/>
                                                                                    <w:left w:val="none" w:sz="0" w:space="0" w:color="auto"/>
                                                                                    <w:bottom w:val="none" w:sz="0" w:space="0" w:color="auto"/>
                                                                                    <w:right w:val="none" w:sz="0" w:space="0" w:color="auto"/>
                                                                                  </w:divBdr>
                                                                                  <w:divsChild>
                                                                                    <w:div w:id="165475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499062">
                                                                              <w:marLeft w:val="150"/>
                                                                              <w:marRight w:val="150"/>
                                                                              <w:marTop w:val="15"/>
                                                                              <w:marBottom w:val="150"/>
                                                                              <w:divBdr>
                                                                                <w:top w:val="none" w:sz="0" w:space="0" w:color="auto"/>
                                                                                <w:left w:val="none" w:sz="0" w:space="0" w:color="auto"/>
                                                                                <w:bottom w:val="none" w:sz="0" w:space="0" w:color="auto"/>
                                                                                <w:right w:val="none" w:sz="0" w:space="0" w:color="auto"/>
                                                                              </w:divBdr>
                                                                              <w:divsChild>
                                                                                <w:div w:id="275063067">
                                                                                  <w:marLeft w:val="0"/>
                                                                                  <w:marRight w:val="0"/>
                                                                                  <w:marTop w:val="0"/>
                                                                                  <w:marBottom w:val="0"/>
                                                                                  <w:divBdr>
                                                                                    <w:top w:val="none" w:sz="0" w:space="0" w:color="auto"/>
                                                                                    <w:left w:val="none" w:sz="0" w:space="0" w:color="auto"/>
                                                                                    <w:bottom w:val="none" w:sz="0" w:space="0" w:color="auto"/>
                                                                                    <w:right w:val="none" w:sz="0" w:space="0" w:color="auto"/>
                                                                                  </w:divBdr>
                                                                                  <w:divsChild>
                                                                                    <w:div w:id="4491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1330">
                                                                              <w:marLeft w:val="135"/>
                                                                              <w:marRight w:val="135"/>
                                                                              <w:marTop w:val="0"/>
                                                                              <w:marBottom w:val="135"/>
                                                                              <w:divBdr>
                                                                                <w:top w:val="none" w:sz="0" w:space="0" w:color="auto"/>
                                                                                <w:left w:val="none" w:sz="0" w:space="0" w:color="auto"/>
                                                                                <w:bottom w:val="none" w:sz="0" w:space="0" w:color="auto"/>
                                                                                <w:right w:val="none" w:sz="0" w:space="0" w:color="auto"/>
                                                                              </w:divBdr>
                                                                              <w:divsChild>
                                                                                <w:div w:id="582566386">
                                                                                  <w:marLeft w:val="0"/>
                                                                                  <w:marRight w:val="0"/>
                                                                                  <w:marTop w:val="0"/>
                                                                                  <w:marBottom w:val="0"/>
                                                                                  <w:divBdr>
                                                                                    <w:top w:val="none" w:sz="0" w:space="0" w:color="auto"/>
                                                                                    <w:left w:val="none" w:sz="0" w:space="0" w:color="auto"/>
                                                                                    <w:bottom w:val="none" w:sz="0" w:space="0" w:color="auto"/>
                                                                                    <w:right w:val="none" w:sz="0" w:space="0" w:color="auto"/>
                                                                                  </w:divBdr>
                                                                                  <w:divsChild>
                                                                                    <w:div w:id="4640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9983915">
                                                                          <w:marLeft w:val="0"/>
                                                                          <w:marRight w:val="0"/>
                                                                          <w:marTop w:val="0"/>
                                                                          <w:marBottom w:val="0"/>
                                                                          <w:divBdr>
                                                                            <w:top w:val="none" w:sz="0" w:space="0" w:color="auto"/>
                                                                            <w:left w:val="none" w:sz="0" w:space="0" w:color="auto"/>
                                                                            <w:bottom w:val="none" w:sz="0" w:space="0" w:color="auto"/>
                                                                            <w:right w:val="none" w:sz="0" w:space="0" w:color="auto"/>
                                                                          </w:divBdr>
                                                                          <w:divsChild>
                                                                            <w:div w:id="434442887">
                                                                              <w:marLeft w:val="0"/>
                                                                              <w:marRight w:val="0"/>
                                                                              <w:marTop w:val="0"/>
                                                                              <w:marBottom w:val="0"/>
                                                                              <w:divBdr>
                                                                                <w:top w:val="none" w:sz="0" w:space="0" w:color="auto"/>
                                                                                <w:left w:val="none" w:sz="0" w:space="0" w:color="auto"/>
                                                                                <w:bottom w:val="none" w:sz="0" w:space="0" w:color="auto"/>
                                                                                <w:right w:val="none" w:sz="0" w:space="0" w:color="auto"/>
                                                                              </w:divBdr>
                                                                              <w:divsChild>
                                                                                <w:div w:id="1793749594">
                                                                                  <w:marLeft w:val="0"/>
                                                                                  <w:marRight w:val="0"/>
                                                                                  <w:marTop w:val="0"/>
                                                                                  <w:marBottom w:val="0"/>
                                                                                  <w:divBdr>
                                                                                    <w:top w:val="none" w:sz="0" w:space="0" w:color="auto"/>
                                                                                    <w:left w:val="none" w:sz="0" w:space="0" w:color="auto"/>
                                                                                    <w:bottom w:val="none" w:sz="0" w:space="0" w:color="auto"/>
                                                                                    <w:right w:val="none" w:sz="0" w:space="0" w:color="auto"/>
                                                                                  </w:divBdr>
                                                                                  <w:divsChild>
                                                                                    <w:div w:id="168069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8710657">
                                                          <w:marLeft w:val="0"/>
                                                          <w:marRight w:val="0"/>
                                                          <w:marTop w:val="0"/>
                                                          <w:marBottom w:val="0"/>
                                                          <w:divBdr>
                                                            <w:top w:val="none" w:sz="0" w:space="0" w:color="auto"/>
                                                            <w:left w:val="none" w:sz="0" w:space="0" w:color="auto"/>
                                                            <w:bottom w:val="none" w:sz="0" w:space="0" w:color="auto"/>
                                                            <w:right w:val="none" w:sz="0" w:space="0" w:color="auto"/>
                                                          </w:divBdr>
                                                          <w:divsChild>
                                                            <w:div w:id="619846225">
                                                              <w:marLeft w:val="0"/>
                                                              <w:marRight w:val="0"/>
                                                              <w:marTop w:val="0"/>
                                                              <w:marBottom w:val="0"/>
                                                              <w:divBdr>
                                                                <w:top w:val="none" w:sz="0" w:space="0" w:color="auto"/>
                                                                <w:left w:val="none" w:sz="0" w:space="0" w:color="auto"/>
                                                                <w:bottom w:val="none" w:sz="0" w:space="0" w:color="auto"/>
                                                                <w:right w:val="none" w:sz="0" w:space="0" w:color="auto"/>
                                                              </w:divBdr>
                                                              <w:divsChild>
                                                                <w:div w:id="1079787115">
                                                                  <w:marLeft w:val="150"/>
                                                                  <w:marRight w:val="150"/>
                                                                  <w:marTop w:val="150"/>
                                                                  <w:marBottom w:val="150"/>
                                                                  <w:divBdr>
                                                                    <w:top w:val="none" w:sz="0" w:space="0" w:color="auto"/>
                                                                    <w:left w:val="none" w:sz="0" w:space="0" w:color="auto"/>
                                                                    <w:bottom w:val="none" w:sz="0" w:space="0" w:color="auto"/>
                                                                    <w:right w:val="none" w:sz="0" w:space="0" w:color="auto"/>
                                                                  </w:divBdr>
                                                                  <w:divsChild>
                                                                    <w:div w:id="1801680726">
                                                                      <w:marLeft w:val="0"/>
                                                                      <w:marRight w:val="0"/>
                                                                      <w:marTop w:val="0"/>
                                                                      <w:marBottom w:val="0"/>
                                                                      <w:divBdr>
                                                                        <w:top w:val="none" w:sz="0" w:space="0" w:color="auto"/>
                                                                        <w:left w:val="none" w:sz="0" w:space="0" w:color="auto"/>
                                                                        <w:bottom w:val="none" w:sz="0" w:space="0" w:color="auto"/>
                                                                        <w:right w:val="none" w:sz="0" w:space="0" w:color="auto"/>
                                                                      </w:divBdr>
                                                                      <w:divsChild>
                                                                        <w:div w:id="388922059">
                                                                          <w:marLeft w:val="0"/>
                                                                          <w:marRight w:val="0"/>
                                                                          <w:marTop w:val="0"/>
                                                                          <w:marBottom w:val="0"/>
                                                                          <w:divBdr>
                                                                            <w:top w:val="none" w:sz="0" w:space="0" w:color="auto"/>
                                                                            <w:left w:val="none" w:sz="0" w:space="0" w:color="auto"/>
                                                                            <w:bottom w:val="none" w:sz="0" w:space="0" w:color="auto"/>
                                                                            <w:right w:val="none" w:sz="0" w:space="0" w:color="auto"/>
                                                                          </w:divBdr>
                                                                          <w:divsChild>
                                                                            <w:div w:id="1134443754">
                                                                              <w:marLeft w:val="150"/>
                                                                              <w:marRight w:val="150"/>
                                                                              <w:marTop w:val="15"/>
                                                                              <w:marBottom w:val="150"/>
                                                                              <w:divBdr>
                                                                                <w:top w:val="none" w:sz="0" w:space="0" w:color="auto"/>
                                                                                <w:left w:val="none" w:sz="0" w:space="0" w:color="auto"/>
                                                                                <w:bottom w:val="none" w:sz="0" w:space="0" w:color="auto"/>
                                                                                <w:right w:val="none" w:sz="0" w:space="0" w:color="auto"/>
                                                                              </w:divBdr>
                                                                              <w:divsChild>
                                                                                <w:div w:id="1552039632">
                                                                                  <w:marLeft w:val="0"/>
                                                                                  <w:marRight w:val="0"/>
                                                                                  <w:marTop w:val="0"/>
                                                                                  <w:marBottom w:val="0"/>
                                                                                  <w:divBdr>
                                                                                    <w:top w:val="none" w:sz="0" w:space="0" w:color="auto"/>
                                                                                    <w:left w:val="none" w:sz="0" w:space="0" w:color="auto"/>
                                                                                    <w:bottom w:val="none" w:sz="0" w:space="0" w:color="auto"/>
                                                                                    <w:right w:val="none" w:sz="0" w:space="0" w:color="auto"/>
                                                                                  </w:divBdr>
                                                                                  <w:divsChild>
                                                                                    <w:div w:id="170389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2190">
                                                                              <w:marLeft w:val="150"/>
                                                                              <w:marRight w:val="150"/>
                                                                              <w:marTop w:val="15"/>
                                                                              <w:marBottom w:val="150"/>
                                                                              <w:divBdr>
                                                                                <w:top w:val="none" w:sz="0" w:space="0" w:color="auto"/>
                                                                                <w:left w:val="none" w:sz="0" w:space="0" w:color="auto"/>
                                                                                <w:bottom w:val="none" w:sz="0" w:space="0" w:color="auto"/>
                                                                                <w:right w:val="none" w:sz="0" w:space="0" w:color="auto"/>
                                                                              </w:divBdr>
                                                                              <w:divsChild>
                                                                                <w:div w:id="1447655074">
                                                                                  <w:marLeft w:val="0"/>
                                                                                  <w:marRight w:val="0"/>
                                                                                  <w:marTop w:val="0"/>
                                                                                  <w:marBottom w:val="0"/>
                                                                                  <w:divBdr>
                                                                                    <w:top w:val="none" w:sz="0" w:space="0" w:color="auto"/>
                                                                                    <w:left w:val="none" w:sz="0" w:space="0" w:color="auto"/>
                                                                                    <w:bottom w:val="none" w:sz="0" w:space="0" w:color="auto"/>
                                                                                    <w:right w:val="none" w:sz="0" w:space="0" w:color="auto"/>
                                                                                  </w:divBdr>
                                                                                  <w:divsChild>
                                                                                    <w:div w:id="110907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1179">
                                                                              <w:marLeft w:val="135"/>
                                                                              <w:marRight w:val="135"/>
                                                                              <w:marTop w:val="0"/>
                                                                              <w:marBottom w:val="135"/>
                                                                              <w:divBdr>
                                                                                <w:top w:val="none" w:sz="0" w:space="0" w:color="auto"/>
                                                                                <w:left w:val="none" w:sz="0" w:space="0" w:color="auto"/>
                                                                                <w:bottom w:val="none" w:sz="0" w:space="0" w:color="auto"/>
                                                                                <w:right w:val="none" w:sz="0" w:space="0" w:color="auto"/>
                                                                              </w:divBdr>
                                                                              <w:divsChild>
                                                                                <w:div w:id="1622344328">
                                                                                  <w:marLeft w:val="0"/>
                                                                                  <w:marRight w:val="0"/>
                                                                                  <w:marTop w:val="0"/>
                                                                                  <w:marBottom w:val="0"/>
                                                                                  <w:divBdr>
                                                                                    <w:top w:val="none" w:sz="0" w:space="0" w:color="auto"/>
                                                                                    <w:left w:val="none" w:sz="0" w:space="0" w:color="auto"/>
                                                                                    <w:bottom w:val="none" w:sz="0" w:space="0" w:color="auto"/>
                                                                                    <w:right w:val="none" w:sz="0" w:space="0" w:color="auto"/>
                                                                                  </w:divBdr>
                                                                                  <w:divsChild>
                                                                                    <w:div w:id="116728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003574">
                                                                          <w:marLeft w:val="0"/>
                                                                          <w:marRight w:val="0"/>
                                                                          <w:marTop w:val="0"/>
                                                                          <w:marBottom w:val="0"/>
                                                                          <w:divBdr>
                                                                            <w:top w:val="none" w:sz="0" w:space="0" w:color="auto"/>
                                                                            <w:left w:val="none" w:sz="0" w:space="0" w:color="auto"/>
                                                                            <w:bottom w:val="none" w:sz="0" w:space="0" w:color="auto"/>
                                                                            <w:right w:val="none" w:sz="0" w:space="0" w:color="auto"/>
                                                                          </w:divBdr>
                                                                          <w:divsChild>
                                                                            <w:div w:id="1613978683">
                                                                              <w:marLeft w:val="0"/>
                                                                              <w:marRight w:val="0"/>
                                                                              <w:marTop w:val="0"/>
                                                                              <w:marBottom w:val="0"/>
                                                                              <w:divBdr>
                                                                                <w:top w:val="none" w:sz="0" w:space="0" w:color="auto"/>
                                                                                <w:left w:val="none" w:sz="0" w:space="0" w:color="auto"/>
                                                                                <w:bottom w:val="none" w:sz="0" w:space="0" w:color="auto"/>
                                                                                <w:right w:val="none" w:sz="0" w:space="0" w:color="auto"/>
                                                                              </w:divBdr>
                                                                              <w:divsChild>
                                                                                <w:div w:id="731124263">
                                                                                  <w:marLeft w:val="0"/>
                                                                                  <w:marRight w:val="0"/>
                                                                                  <w:marTop w:val="0"/>
                                                                                  <w:marBottom w:val="0"/>
                                                                                  <w:divBdr>
                                                                                    <w:top w:val="none" w:sz="0" w:space="0" w:color="auto"/>
                                                                                    <w:left w:val="none" w:sz="0" w:space="0" w:color="auto"/>
                                                                                    <w:bottom w:val="none" w:sz="0" w:space="0" w:color="auto"/>
                                                                                    <w:right w:val="none" w:sz="0" w:space="0" w:color="auto"/>
                                                                                  </w:divBdr>
                                                                                  <w:divsChild>
                                                                                    <w:div w:id="150982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9674897">
                                                          <w:marLeft w:val="0"/>
                                                          <w:marRight w:val="0"/>
                                                          <w:marTop w:val="0"/>
                                                          <w:marBottom w:val="0"/>
                                                          <w:divBdr>
                                                            <w:top w:val="none" w:sz="0" w:space="0" w:color="auto"/>
                                                            <w:left w:val="none" w:sz="0" w:space="0" w:color="auto"/>
                                                            <w:bottom w:val="none" w:sz="0" w:space="0" w:color="auto"/>
                                                            <w:right w:val="none" w:sz="0" w:space="0" w:color="auto"/>
                                                          </w:divBdr>
                                                          <w:divsChild>
                                                            <w:div w:id="1048798044">
                                                              <w:marLeft w:val="0"/>
                                                              <w:marRight w:val="0"/>
                                                              <w:marTop w:val="0"/>
                                                              <w:marBottom w:val="0"/>
                                                              <w:divBdr>
                                                                <w:top w:val="none" w:sz="0" w:space="0" w:color="auto"/>
                                                                <w:left w:val="none" w:sz="0" w:space="0" w:color="auto"/>
                                                                <w:bottom w:val="none" w:sz="0" w:space="0" w:color="auto"/>
                                                                <w:right w:val="none" w:sz="0" w:space="0" w:color="auto"/>
                                                              </w:divBdr>
                                                              <w:divsChild>
                                                                <w:div w:id="359553759">
                                                                  <w:marLeft w:val="150"/>
                                                                  <w:marRight w:val="150"/>
                                                                  <w:marTop w:val="150"/>
                                                                  <w:marBottom w:val="150"/>
                                                                  <w:divBdr>
                                                                    <w:top w:val="none" w:sz="0" w:space="0" w:color="auto"/>
                                                                    <w:left w:val="none" w:sz="0" w:space="0" w:color="auto"/>
                                                                    <w:bottom w:val="none" w:sz="0" w:space="0" w:color="auto"/>
                                                                    <w:right w:val="none" w:sz="0" w:space="0" w:color="auto"/>
                                                                  </w:divBdr>
                                                                  <w:divsChild>
                                                                    <w:div w:id="252057252">
                                                                      <w:marLeft w:val="0"/>
                                                                      <w:marRight w:val="0"/>
                                                                      <w:marTop w:val="0"/>
                                                                      <w:marBottom w:val="0"/>
                                                                      <w:divBdr>
                                                                        <w:top w:val="none" w:sz="0" w:space="0" w:color="auto"/>
                                                                        <w:left w:val="none" w:sz="0" w:space="0" w:color="auto"/>
                                                                        <w:bottom w:val="none" w:sz="0" w:space="0" w:color="auto"/>
                                                                        <w:right w:val="none" w:sz="0" w:space="0" w:color="auto"/>
                                                                      </w:divBdr>
                                                                      <w:divsChild>
                                                                        <w:div w:id="892501760">
                                                                          <w:marLeft w:val="0"/>
                                                                          <w:marRight w:val="0"/>
                                                                          <w:marTop w:val="0"/>
                                                                          <w:marBottom w:val="0"/>
                                                                          <w:divBdr>
                                                                            <w:top w:val="none" w:sz="0" w:space="0" w:color="auto"/>
                                                                            <w:left w:val="none" w:sz="0" w:space="0" w:color="auto"/>
                                                                            <w:bottom w:val="none" w:sz="0" w:space="0" w:color="auto"/>
                                                                            <w:right w:val="none" w:sz="0" w:space="0" w:color="auto"/>
                                                                          </w:divBdr>
                                                                          <w:divsChild>
                                                                            <w:div w:id="505438077">
                                                                              <w:marLeft w:val="150"/>
                                                                              <w:marRight w:val="150"/>
                                                                              <w:marTop w:val="15"/>
                                                                              <w:marBottom w:val="150"/>
                                                                              <w:divBdr>
                                                                                <w:top w:val="none" w:sz="0" w:space="0" w:color="auto"/>
                                                                                <w:left w:val="none" w:sz="0" w:space="0" w:color="auto"/>
                                                                                <w:bottom w:val="none" w:sz="0" w:space="0" w:color="auto"/>
                                                                                <w:right w:val="none" w:sz="0" w:space="0" w:color="auto"/>
                                                                              </w:divBdr>
                                                                              <w:divsChild>
                                                                                <w:div w:id="821120194">
                                                                                  <w:marLeft w:val="0"/>
                                                                                  <w:marRight w:val="0"/>
                                                                                  <w:marTop w:val="0"/>
                                                                                  <w:marBottom w:val="0"/>
                                                                                  <w:divBdr>
                                                                                    <w:top w:val="none" w:sz="0" w:space="0" w:color="auto"/>
                                                                                    <w:left w:val="none" w:sz="0" w:space="0" w:color="auto"/>
                                                                                    <w:bottom w:val="none" w:sz="0" w:space="0" w:color="auto"/>
                                                                                    <w:right w:val="none" w:sz="0" w:space="0" w:color="auto"/>
                                                                                  </w:divBdr>
                                                                                  <w:divsChild>
                                                                                    <w:div w:id="946347275">
                                                                                      <w:marLeft w:val="0"/>
                                                                                      <w:marRight w:val="0"/>
                                                                                      <w:marTop w:val="0"/>
                                                                                      <w:marBottom w:val="0"/>
                                                                                      <w:divBdr>
                                                                                        <w:top w:val="none" w:sz="0" w:space="0" w:color="auto"/>
                                                                                        <w:left w:val="none" w:sz="0" w:space="0" w:color="auto"/>
                                                                                        <w:bottom w:val="none" w:sz="0" w:space="0" w:color="auto"/>
                                                                                        <w:right w:val="none" w:sz="0" w:space="0" w:color="auto"/>
                                                                                      </w:divBdr>
                                                                                    </w:div>
                                                                                  </w:divsChild>
                                                                                </w:div>
                                                                                <w:div w:id="1287004149">
                                                                                  <w:marLeft w:val="0"/>
                                                                                  <w:marRight w:val="0"/>
                                                                                  <w:marTop w:val="675"/>
                                                                                  <w:marBottom w:val="0"/>
                                                                                  <w:divBdr>
                                                                                    <w:top w:val="none" w:sz="0" w:space="0" w:color="auto"/>
                                                                                    <w:left w:val="none" w:sz="0" w:space="0" w:color="auto"/>
                                                                                    <w:bottom w:val="none" w:sz="0" w:space="0" w:color="auto"/>
                                                                                    <w:right w:val="none" w:sz="0" w:space="0" w:color="auto"/>
                                                                                  </w:divBdr>
                                                                                </w:div>
                                                                              </w:divsChild>
                                                                            </w:div>
                                                                            <w:div w:id="836069455">
                                                                              <w:marLeft w:val="150"/>
                                                                              <w:marRight w:val="150"/>
                                                                              <w:marTop w:val="15"/>
                                                                              <w:marBottom w:val="150"/>
                                                                              <w:divBdr>
                                                                                <w:top w:val="none" w:sz="0" w:space="0" w:color="auto"/>
                                                                                <w:left w:val="none" w:sz="0" w:space="0" w:color="auto"/>
                                                                                <w:bottom w:val="none" w:sz="0" w:space="0" w:color="auto"/>
                                                                                <w:right w:val="none" w:sz="0" w:space="0" w:color="auto"/>
                                                                              </w:divBdr>
                                                                              <w:divsChild>
                                                                                <w:div w:id="1825849576">
                                                                                  <w:marLeft w:val="0"/>
                                                                                  <w:marRight w:val="0"/>
                                                                                  <w:marTop w:val="0"/>
                                                                                  <w:marBottom w:val="0"/>
                                                                                  <w:divBdr>
                                                                                    <w:top w:val="none" w:sz="0" w:space="0" w:color="auto"/>
                                                                                    <w:left w:val="none" w:sz="0" w:space="0" w:color="auto"/>
                                                                                    <w:bottom w:val="none" w:sz="0" w:space="0" w:color="auto"/>
                                                                                    <w:right w:val="none" w:sz="0" w:space="0" w:color="auto"/>
                                                                                  </w:divBdr>
                                                                                  <w:divsChild>
                                                                                    <w:div w:id="19064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24212">
                                                                              <w:marLeft w:val="150"/>
                                                                              <w:marRight w:val="150"/>
                                                                              <w:marTop w:val="15"/>
                                                                              <w:marBottom w:val="150"/>
                                                                              <w:divBdr>
                                                                                <w:top w:val="none" w:sz="0" w:space="0" w:color="auto"/>
                                                                                <w:left w:val="none" w:sz="0" w:space="0" w:color="auto"/>
                                                                                <w:bottom w:val="none" w:sz="0" w:space="0" w:color="auto"/>
                                                                                <w:right w:val="none" w:sz="0" w:space="0" w:color="auto"/>
                                                                              </w:divBdr>
                                                                              <w:divsChild>
                                                                                <w:div w:id="1192887420">
                                                                                  <w:marLeft w:val="0"/>
                                                                                  <w:marRight w:val="0"/>
                                                                                  <w:marTop w:val="0"/>
                                                                                  <w:marBottom w:val="0"/>
                                                                                  <w:divBdr>
                                                                                    <w:top w:val="none" w:sz="0" w:space="0" w:color="auto"/>
                                                                                    <w:left w:val="none" w:sz="0" w:space="0" w:color="auto"/>
                                                                                    <w:bottom w:val="none" w:sz="0" w:space="0" w:color="auto"/>
                                                                                    <w:right w:val="none" w:sz="0" w:space="0" w:color="auto"/>
                                                                                  </w:divBdr>
                                                                                  <w:divsChild>
                                                                                    <w:div w:id="878586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339434">
                                                                              <w:marLeft w:val="135"/>
                                                                              <w:marRight w:val="135"/>
                                                                              <w:marTop w:val="0"/>
                                                                              <w:marBottom w:val="135"/>
                                                                              <w:divBdr>
                                                                                <w:top w:val="none" w:sz="0" w:space="0" w:color="auto"/>
                                                                                <w:left w:val="none" w:sz="0" w:space="0" w:color="auto"/>
                                                                                <w:bottom w:val="none" w:sz="0" w:space="0" w:color="auto"/>
                                                                                <w:right w:val="none" w:sz="0" w:space="0" w:color="auto"/>
                                                                              </w:divBdr>
                                                                              <w:divsChild>
                                                                                <w:div w:id="247079204">
                                                                                  <w:marLeft w:val="0"/>
                                                                                  <w:marRight w:val="0"/>
                                                                                  <w:marTop w:val="0"/>
                                                                                  <w:marBottom w:val="0"/>
                                                                                  <w:divBdr>
                                                                                    <w:top w:val="none" w:sz="0" w:space="0" w:color="auto"/>
                                                                                    <w:left w:val="none" w:sz="0" w:space="0" w:color="auto"/>
                                                                                    <w:bottom w:val="none" w:sz="0" w:space="0" w:color="auto"/>
                                                                                    <w:right w:val="none" w:sz="0" w:space="0" w:color="auto"/>
                                                                                  </w:divBdr>
                                                                                  <w:divsChild>
                                                                                    <w:div w:id="70525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262004">
                                                                          <w:marLeft w:val="0"/>
                                                                          <w:marRight w:val="0"/>
                                                                          <w:marTop w:val="0"/>
                                                                          <w:marBottom w:val="0"/>
                                                                          <w:divBdr>
                                                                            <w:top w:val="none" w:sz="0" w:space="0" w:color="auto"/>
                                                                            <w:left w:val="none" w:sz="0" w:space="0" w:color="auto"/>
                                                                            <w:bottom w:val="none" w:sz="0" w:space="0" w:color="auto"/>
                                                                            <w:right w:val="none" w:sz="0" w:space="0" w:color="auto"/>
                                                                          </w:divBdr>
                                                                          <w:divsChild>
                                                                            <w:div w:id="777795510">
                                                                              <w:marLeft w:val="0"/>
                                                                              <w:marRight w:val="0"/>
                                                                              <w:marTop w:val="0"/>
                                                                              <w:marBottom w:val="0"/>
                                                                              <w:divBdr>
                                                                                <w:top w:val="none" w:sz="0" w:space="0" w:color="auto"/>
                                                                                <w:left w:val="none" w:sz="0" w:space="0" w:color="auto"/>
                                                                                <w:bottom w:val="none" w:sz="0" w:space="0" w:color="auto"/>
                                                                                <w:right w:val="none" w:sz="0" w:space="0" w:color="auto"/>
                                                                              </w:divBdr>
                                                                              <w:divsChild>
                                                                                <w:div w:id="1384406350">
                                                                                  <w:marLeft w:val="0"/>
                                                                                  <w:marRight w:val="0"/>
                                                                                  <w:marTop w:val="0"/>
                                                                                  <w:marBottom w:val="0"/>
                                                                                  <w:divBdr>
                                                                                    <w:top w:val="none" w:sz="0" w:space="0" w:color="auto"/>
                                                                                    <w:left w:val="none" w:sz="0" w:space="0" w:color="auto"/>
                                                                                    <w:bottom w:val="none" w:sz="0" w:space="0" w:color="auto"/>
                                                                                    <w:right w:val="none" w:sz="0" w:space="0" w:color="auto"/>
                                                                                  </w:divBdr>
                                                                                  <w:divsChild>
                                                                                    <w:div w:id="1619143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3090794">
                                                          <w:marLeft w:val="0"/>
                                                          <w:marRight w:val="0"/>
                                                          <w:marTop w:val="0"/>
                                                          <w:marBottom w:val="0"/>
                                                          <w:divBdr>
                                                            <w:top w:val="none" w:sz="0" w:space="0" w:color="auto"/>
                                                            <w:left w:val="none" w:sz="0" w:space="0" w:color="auto"/>
                                                            <w:bottom w:val="none" w:sz="0" w:space="0" w:color="auto"/>
                                                            <w:right w:val="none" w:sz="0" w:space="0" w:color="auto"/>
                                                          </w:divBdr>
                                                          <w:divsChild>
                                                            <w:div w:id="865486396">
                                                              <w:marLeft w:val="0"/>
                                                              <w:marRight w:val="0"/>
                                                              <w:marTop w:val="0"/>
                                                              <w:marBottom w:val="0"/>
                                                              <w:divBdr>
                                                                <w:top w:val="none" w:sz="0" w:space="0" w:color="auto"/>
                                                                <w:left w:val="none" w:sz="0" w:space="0" w:color="auto"/>
                                                                <w:bottom w:val="none" w:sz="0" w:space="0" w:color="auto"/>
                                                                <w:right w:val="none" w:sz="0" w:space="0" w:color="auto"/>
                                                              </w:divBdr>
                                                              <w:divsChild>
                                                                <w:div w:id="1384331576">
                                                                  <w:marLeft w:val="150"/>
                                                                  <w:marRight w:val="150"/>
                                                                  <w:marTop w:val="150"/>
                                                                  <w:marBottom w:val="150"/>
                                                                  <w:divBdr>
                                                                    <w:top w:val="none" w:sz="0" w:space="0" w:color="auto"/>
                                                                    <w:left w:val="none" w:sz="0" w:space="0" w:color="auto"/>
                                                                    <w:bottom w:val="none" w:sz="0" w:space="0" w:color="auto"/>
                                                                    <w:right w:val="none" w:sz="0" w:space="0" w:color="auto"/>
                                                                  </w:divBdr>
                                                                  <w:divsChild>
                                                                    <w:div w:id="1837302653">
                                                                      <w:marLeft w:val="0"/>
                                                                      <w:marRight w:val="0"/>
                                                                      <w:marTop w:val="0"/>
                                                                      <w:marBottom w:val="0"/>
                                                                      <w:divBdr>
                                                                        <w:top w:val="none" w:sz="0" w:space="0" w:color="auto"/>
                                                                        <w:left w:val="none" w:sz="0" w:space="0" w:color="auto"/>
                                                                        <w:bottom w:val="none" w:sz="0" w:space="0" w:color="auto"/>
                                                                        <w:right w:val="none" w:sz="0" w:space="0" w:color="auto"/>
                                                                      </w:divBdr>
                                                                      <w:divsChild>
                                                                        <w:div w:id="225343025">
                                                                          <w:marLeft w:val="0"/>
                                                                          <w:marRight w:val="75"/>
                                                                          <w:marTop w:val="75"/>
                                                                          <w:marBottom w:val="75"/>
                                                                          <w:divBdr>
                                                                            <w:top w:val="none" w:sz="0" w:space="0" w:color="auto"/>
                                                                            <w:left w:val="none" w:sz="0" w:space="0" w:color="auto"/>
                                                                            <w:bottom w:val="none" w:sz="0" w:space="0" w:color="auto"/>
                                                                            <w:right w:val="none" w:sz="0" w:space="0" w:color="auto"/>
                                                                          </w:divBdr>
                                                                          <w:divsChild>
                                                                            <w:div w:id="474642074">
                                                                              <w:marLeft w:val="75"/>
                                                                              <w:marRight w:val="150"/>
                                                                              <w:marTop w:val="0"/>
                                                                              <w:marBottom w:val="225"/>
                                                                              <w:divBdr>
                                                                                <w:top w:val="none" w:sz="0" w:space="0" w:color="auto"/>
                                                                                <w:left w:val="none" w:sz="0" w:space="0" w:color="auto"/>
                                                                                <w:bottom w:val="none" w:sz="0" w:space="0" w:color="auto"/>
                                                                                <w:right w:val="none" w:sz="0" w:space="0" w:color="auto"/>
                                                                              </w:divBdr>
                                                                              <w:divsChild>
                                                                                <w:div w:id="1244334894">
                                                                                  <w:marLeft w:val="0"/>
                                                                                  <w:marRight w:val="0"/>
                                                                                  <w:marTop w:val="0"/>
                                                                                  <w:marBottom w:val="0"/>
                                                                                  <w:divBdr>
                                                                                    <w:top w:val="none" w:sz="0" w:space="0" w:color="auto"/>
                                                                                    <w:left w:val="none" w:sz="0" w:space="0" w:color="auto"/>
                                                                                    <w:bottom w:val="none" w:sz="0" w:space="0" w:color="auto"/>
                                                                                    <w:right w:val="none" w:sz="0" w:space="0" w:color="auto"/>
                                                                                  </w:divBdr>
                                                                                </w:div>
                                                                                <w:div w:id="23336612">
                                                                                  <w:marLeft w:val="0"/>
                                                                                  <w:marRight w:val="0"/>
                                                                                  <w:marTop w:val="0"/>
                                                                                  <w:marBottom w:val="0"/>
                                                                                  <w:divBdr>
                                                                                    <w:top w:val="none" w:sz="0" w:space="0" w:color="auto"/>
                                                                                    <w:left w:val="none" w:sz="0" w:space="0" w:color="auto"/>
                                                                                    <w:bottom w:val="none" w:sz="0" w:space="0" w:color="auto"/>
                                                                                    <w:right w:val="none" w:sz="0" w:space="0" w:color="auto"/>
                                                                                  </w:divBdr>
                                                                                  <w:divsChild>
                                                                                    <w:div w:id="1661035879">
                                                                                      <w:marLeft w:val="0"/>
                                                                                      <w:marRight w:val="0"/>
                                                                                      <w:marTop w:val="0"/>
                                                                                      <w:marBottom w:val="0"/>
                                                                                      <w:divBdr>
                                                                                        <w:top w:val="none" w:sz="0" w:space="0" w:color="auto"/>
                                                                                        <w:left w:val="none" w:sz="0" w:space="0" w:color="auto"/>
                                                                                        <w:bottom w:val="none" w:sz="0" w:space="0" w:color="auto"/>
                                                                                        <w:right w:val="none" w:sz="0" w:space="0" w:color="auto"/>
                                                                                      </w:divBdr>
                                                                                    </w:div>
                                                                                    <w:div w:id="558055142">
                                                                                      <w:marLeft w:val="0"/>
                                                                                      <w:marRight w:val="0"/>
                                                                                      <w:marTop w:val="0"/>
                                                                                      <w:marBottom w:val="0"/>
                                                                                      <w:divBdr>
                                                                                        <w:top w:val="none" w:sz="0" w:space="0" w:color="auto"/>
                                                                                        <w:left w:val="none" w:sz="0" w:space="0" w:color="auto"/>
                                                                                        <w:bottom w:val="none" w:sz="0" w:space="0" w:color="auto"/>
                                                                                        <w:right w:val="none" w:sz="0" w:space="0" w:color="auto"/>
                                                                                      </w:divBdr>
                                                                                      <w:divsChild>
                                                                                        <w:div w:id="1165976597">
                                                                                          <w:marLeft w:val="0"/>
                                                                                          <w:marRight w:val="0"/>
                                                                                          <w:marTop w:val="0"/>
                                                                                          <w:marBottom w:val="0"/>
                                                                                          <w:divBdr>
                                                                                            <w:top w:val="none" w:sz="0" w:space="0" w:color="auto"/>
                                                                                            <w:left w:val="none" w:sz="0" w:space="0" w:color="auto"/>
                                                                                            <w:bottom w:val="none" w:sz="0" w:space="0" w:color="auto"/>
                                                                                            <w:right w:val="none" w:sz="0" w:space="0" w:color="auto"/>
                                                                                          </w:divBdr>
                                                                                        </w:div>
                                                                                      </w:divsChild>
                                                                                    </w:div>
                                                                                    <w:div w:id="1929730778">
                                                                                      <w:marLeft w:val="0"/>
                                                                                      <w:marRight w:val="0"/>
                                                                                      <w:marTop w:val="0"/>
                                                                                      <w:marBottom w:val="0"/>
                                                                                      <w:divBdr>
                                                                                        <w:top w:val="none" w:sz="0" w:space="0" w:color="auto"/>
                                                                                        <w:left w:val="none" w:sz="0" w:space="0" w:color="auto"/>
                                                                                        <w:bottom w:val="none" w:sz="0" w:space="0" w:color="auto"/>
                                                                                        <w:right w:val="none" w:sz="0" w:space="0" w:color="auto"/>
                                                                                      </w:divBdr>
                                                                                      <w:divsChild>
                                                                                        <w:div w:id="508911892">
                                                                                          <w:marLeft w:val="0"/>
                                                                                          <w:marRight w:val="0"/>
                                                                                          <w:marTop w:val="0"/>
                                                                                          <w:marBottom w:val="0"/>
                                                                                          <w:divBdr>
                                                                                            <w:top w:val="none" w:sz="0" w:space="0" w:color="auto"/>
                                                                                            <w:left w:val="none" w:sz="0" w:space="0" w:color="auto"/>
                                                                                            <w:bottom w:val="none" w:sz="0" w:space="0" w:color="auto"/>
                                                                                            <w:right w:val="none" w:sz="0" w:space="0" w:color="auto"/>
                                                                                          </w:divBdr>
                                                                                        </w:div>
                                                                                      </w:divsChild>
                                                                                    </w:div>
                                                                                    <w:div w:id="2097508847">
                                                                                      <w:marLeft w:val="0"/>
                                                                                      <w:marRight w:val="0"/>
                                                                                      <w:marTop w:val="0"/>
                                                                                      <w:marBottom w:val="0"/>
                                                                                      <w:divBdr>
                                                                                        <w:top w:val="none" w:sz="0" w:space="0" w:color="auto"/>
                                                                                        <w:left w:val="none" w:sz="0" w:space="0" w:color="auto"/>
                                                                                        <w:bottom w:val="none" w:sz="0" w:space="0" w:color="auto"/>
                                                                                        <w:right w:val="none" w:sz="0" w:space="0" w:color="auto"/>
                                                                                      </w:divBdr>
                                                                                      <w:divsChild>
                                                                                        <w:div w:id="2043314068">
                                                                                          <w:marLeft w:val="0"/>
                                                                                          <w:marRight w:val="0"/>
                                                                                          <w:marTop w:val="0"/>
                                                                                          <w:marBottom w:val="0"/>
                                                                                          <w:divBdr>
                                                                                            <w:top w:val="none" w:sz="0" w:space="0" w:color="auto"/>
                                                                                            <w:left w:val="none" w:sz="0" w:space="0" w:color="auto"/>
                                                                                            <w:bottom w:val="none" w:sz="0" w:space="0" w:color="auto"/>
                                                                                            <w:right w:val="none" w:sz="0" w:space="0" w:color="auto"/>
                                                                                          </w:divBdr>
                                                                                        </w:div>
                                                                                      </w:divsChild>
                                                                                    </w:div>
                                                                                    <w:div w:id="1352562957">
                                                                                      <w:marLeft w:val="0"/>
                                                                                      <w:marRight w:val="0"/>
                                                                                      <w:marTop w:val="0"/>
                                                                                      <w:marBottom w:val="0"/>
                                                                                      <w:divBdr>
                                                                                        <w:top w:val="none" w:sz="0" w:space="0" w:color="auto"/>
                                                                                        <w:left w:val="none" w:sz="0" w:space="0" w:color="auto"/>
                                                                                        <w:bottom w:val="none" w:sz="0" w:space="0" w:color="auto"/>
                                                                                        <w:right w:val="none" w:sz="0" w:space="0" w:color="auto"/>
                                                                                      </w:divBdr>
                                                                                      <w:divsChild>
                                                                                        <w:div w:id="1379011583">
                                                                                          <w:marLeft w:val="0"/>
                                                                                          <w:marRight w:val="0"/>
                                                                                          <w:marTop w:val="0"/>
                                                                                          <w:marBottom w:val="0"/>
                                                                                          <w:divBdr>
                                                                                            <w:top w:val="none" w:sz="0" w:space="0" w:color="auto"/>
                                                                                            <w:left w:val="none" w:sz="0" w:space="0" w:color="auto"/>
                                                                                            <w:bottom w:val="none" w:sz="0" w:space="0" w:color="auto"/>
                                                                                            <w:right w:val="none" w:sz="0" w:space="0" w:color="auto"/>
                                                                                          </w:divBdr>
                                                                                          <w:divsChild>
                                                                                            <w:div w:id="1461994853">
                                                                                              <w:marLeft w:val="150"/>
                                                                                              <w:marRight w:val="150"/>
                                                                                              <w:marTop w:val="150"/>
                                                                                              <w:marBottom w:val="150"/>
                                                                                              <w:divBdr>
                                                                                                <w:top w:val="none" w:sz="0" w:space="0" w:color="auto"/>
                                                                                                <w:left w:val="none" w:sz="0" w:space="0" w:color="auto"/>
                                                                                                <w:bottom w:val="none" w:sz="0" w:space="0" w:color="auto"/>
                                                                                                <w:right w:val="none" w:sz="0" w:space="0" w:color="auto"/>
                                                                                              </w:divBdr>
                                                                                              <w:divsChild>
                                                                                                <w:div w:id="4596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59338981">
      <w:bodyDiv w:val="1"/>
      <w:marLeft w:val="0"/>
      <w:marRight w:val="0"/>
      <w:marTop w:val="0"/>
      <w:marBottom w:val="0"/>
      <w:divBdr>
        <w:top w:val="none" w:sz="0" w:space="0" w:color="auto"/>
        <w:left w:val="none" w:sz="0" w:space="0" w:color="auto"/>
        <w:bottom w:val="none" w:sz="0" w:space="0" w:color="auto"/>
        <w:right w:val="none" w:sz="0" w:space="0" w:color="auto"/>
      </w:divBdr>
    </w:div>
    <w:div w:id="626277426">
      <w:bodyDiv w:val="1"/>
      <w:marLeft w:val="0"/>
      <w:marRight w:val="0"/>
      <w:marTop w:val="0"/>
      <w:marBottom w:val="0"/>
      <w:divBdr>
        <w:top w:val="none" w:sz="0" w:space="0" w:color="auto"/>
        <w:left w:val="none" w:sz="0" w:space="0" w:color="auto"/>
        <w:bottom w:val="none" w:sz="0" w:space="0" w:color="auto"/>
        <w:right w:val="none" w:sz="0" w:space="0" w:color="auto"/>
      </w:divBdr>
    </w:div>
    <w:div w:id="744448470">
      <w:bodyDiv w:val="1"/>
      <w:marLeft w:val="0"/>
      <w:marRight w:val="0"/>
      <w:marTop w:val="0"/>
      <w:marBottom w:val="0"/>
      <w:divBdr>
        <w:top w:val="none" w:sz="0" w:space="0" w:color="auto"/>
        <w:left w:val="none" w:sz="0" w:space="0" w:color="auto"/>
        <w:bottom w:val="none" w:sz="0" w:space="0" w:color="auto"/>
        <w:right w:val="none" w:sz="0" w:space="0" w:color="auto"/>
      </w:divBdr>
      <w:divsChild>
        <w:div w:id="228732983">
          <w:marLeft w:val="0"/>
          <w:marRight w:val="0"/>
          <w:marTop w:val="0"/>
          <w:marBottom w:val="0"/>
          <w:divBdr>
            <w:top w:val="none" w:sz="0" w:space="0" w:color="auto"/>
            <w:left w:val="none" w:sz="0" w:space="0" w:color="auto"/>
            <w:bottom w:val="none" w:sz="0" w:space="0" w:color="auto"/>
            <w:right w:val="none" w:sz="0" w:space="0" w:color="auto"/>
          </w:divBdr>
          <w:divsChild>
            <w:div w:id="692222698">
              <w:marLeft w:val="0"/>
              <w:marRight w:val="0"/>
              <w:marTop w:val="0"/>
              <w:marBottom w:val="0"/>
              <w:divBdr>
                <w:top w:val="none" w:sz="0" w:space="0" w:color="auto"/>
                <w:left w:val="none" w:sz="0" w:space="0" w:color="auto"/>
                <w:bottom w:val="none" w:sz="0" w:space="0" w:color="auto"/>
                <w:right w:val="none" w:sz="0" w:space="0" w:color="auto"/>
              </w:divBdr>
              <w:divsChild>
                <w:div w:id="126821319">
                  <w:marLeft w:val="150"/>
                  <w:marRight w:val="150"/>
                  <w:marTop w:val="150"/>
                  <w:marBottom w:val="150"/>
                  <w:divBdr>
                    <w:top w:val="none" w:sz="0" w:space="0" w:color="auto"/>
                    <w:left w:val="none" w:sz="0" w:space="0" w:color="auto"/>
                    <w:bottom w:val="none" w:sz="0" w:space="0" w:color="auto"/>
                    <w:right w:val="none" w:sz="0" w:space="0" w:color="auto"/>
                  </w:divBdr>
                  <w:divsChild>
                    <w:div w:id="978612899">
                      <w:marLeft w:val="0"/>
                      <w:marRight w:val="0"/>
                      <w:marTop w:val="0"/>
                      <w:marBottom w:val="0"/>
                      <w:divBdr>
                        <w:top w:val="none" w:sz="0" w:space="0" w:color="auto"/>
                        <w:left w:val="none" w:sz="0" w:space="0" w:color="auto"/>
                        <w:bottom w:val="none" w:sz="0" w:space="0" w:color="auto"/>
                        <w:right w:val="none" w:sz="0" w:space="0" w:color="auto"/>
                      </w:divBdr>
                      <w:divsChild>
                        <w:div w:id="173888268">
                          <w:marLeft w:val="0"/>
                          <w:marRight w:val="0"/>
                          <w:marTop w:val="0"/>
                          <w:marBottom w:val="0"/>
                          <w:divBdr>
                            <w:top w:val="none" w:sz="0" w:space="0" w:color="auto"/>
                            <w:left w:val="none" w:sz="0" w:space="0" w:color="auto"/>
                            <w:bottom w:val="none" w:sz="0" w:space="0" w:color="auto"/>
                            <w:right w:val="none" w:sz="0" w:space="0" w:color="auto"/>
                          </w:divBdr>
                          <w:divsChild>
                            <w:div w:id="178204940">
                              <w:marLeft w:val="150"/>
                              <w:marRight w:val="150"/>
                              <w:marTop w:val="15"/>
                              <w:marBottom w:val="150"/>
                              <w:divBdr>
                                <w:top w:val="none" w:sz="0" w:space="0" w:color="auto"/>
                                <w:left w:val="none" w:sz="0" w:space="0" w:color="auto"/>
                                <w:bottom w:val="none" w:sz="0" w:space="0" w:color="auto"/>
                                <w:right w:val="none" w:sz="0" w:space="0" w:color="auto"/>
                              </w:divBdr>
                              <w:divsChild>
                                <w:div w:id="2045401217">
                                  <w:marLeft w:val="0"/>
                                  <w:marRight w:val="0"/>
                                  <w:marTop w:val="0"/>
                                  <w:marBottom w:val="0"/>
                                  <w:divBdr>
                                    <w:top w:val="none" w:sz="0" w:space="0" w:color="auto"/>
                                    <w:left w:val="none" w:sz="0" w:space="0" w:color="auto"/>
                                    <w:bottom w:val="none" w:sz="0" w:space="0" w:color="auto"/>
                                    <w:right w:val="none" w:sz="0" w:space="0" w:color="auto"/>
                                  </w:divBdr>
                                </w:div>
                                <w:div w:id="2068335712">
                                  <w:marLeft w:val="0"/>
                                  <w:marRight w:val="0"/>
                                  <w:marTop w:val="525"/>
                                  <w:marBottom w:val="0"/>
                                  <w:divBdr>
                                    <w:top w:val="none" w:sz="0" w:space="0" w:color="auto"/>
                                    <w:left w:val="none" w:sz="0" w:space="0" w:color="auto"/>
                                    <w:bottom w:val="none" w:sz="0" w:space="0" w:color="auto"/>
                                    <w:right w:val="none" w:sz="0" w:space="0" w:color="auto"/>
                                  </w:divBdr>
                                </w:div>
                              </w:divsChild>
                            </w:div>
                            <w:div w:id="1952543118">
                              <w:marLeft w:val="135"/>
                              <w:marRight w:val="135"/>
                              <w:marTop w:val="0"/>
                              <w:marBottom w:val="135"/>
                              <w:divBdr>
                                <w:top w:val="none" w:sz="0" w:space="0" w:color="auto"/>
                                <w:left w:val="none" w:sz="0" w:space="0" w:color="auto"/>
                                <w:bottom w:val="none" w:sz="0" w:space="0" w:color="auto"/>
                                <w:right w:val="none" w:sz="0" w:space="0" w:color="auto"/>
                              </w:divBdr>
                              <w:divsChild>
                                <w:div w:id="1367682239">
                                  <w:marLeft w:val="0"/>
                                  <w:marRight w:val="0"/>
                                  <w:marTop w:val="0"/>
                                  <w:marBottom w:val="0"/>
                                  <w:divBdr>
                                    <w:top w:val="none" w:sz="0" w:space="0" w:color="auto"/>
                                    <w:left w:val="none" w:sz="0" w:space="0" w:color="auto"/>
                                    <w:bottom w:val="none" w:sz="0" w:space="0" w:color="auto"/>
                                    <w:right w:val="none" w:sz="0" w:space="0" w:color="auto"/>
                                  </w:divBdr>
                                  <w:divsChild>
                                    <w:div w:id="951547834">
                                      <w:marLeft w:val="0"/>
                                      <w:marRight w:val="0"/>
                                      <w:marTop w:val="0"/>
                                      <w:marBottom w:val="0"/>
                                      <w:divBdr>
                                        <w:top w:val="none" w:sz="0" w:space="0" w:color="auto"/>
                                        <w:left w:val="none" w:sz="0" w:space="0" w:color="auto"/>
                                        <w:bottom w:val="none" w:sz="0" w:space="0" w:color="auto"/>
                                        <w:right w:val="none" w:sz="0" w:space="0" w:color="auto"/>
                                      </w:divBdr>
                                    </w:div>
                                  </w:divsChild>
                                </w:div>
                                <w:div w:id="982781552">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648436984">
                          <w:marLeft w:val="0"/>
                          <w:marRight w:val="0"/>
                          <w:marTop w:val="0"/>
                          <w:marBottom w:val="0"/>
                          <w:divBdr>
                            <w:top w:val="none" w:sz="0" w:space="0" w:color="auto"/>
                            <w:left w:val="none" w:sz="0" w:space="0" w:color="auto"/>
                            <w:bottom w:val="none" w:sz="0" w:space="0" w:color="auto"/>
                            <w:right w:val="none" w:sz="0" w:space="0" w:color="auto"/>
                          </w:divBdr>
                          <w:divsChild>
                            <w:div w:id="1739983957">
                              <w:marLeft w:val="0"/>
                              <w:marRight w:val="0"/>
                              <w:marTop w:val="0"/>
                              <w:marBottom w:val="0"/>
                              <w:divBdr>
                                <w:top w:val="none" w:sz="0" w:space="0" w:color="auto"/>
                                <w:left w:val="none" w:sz="0" w:space="0" w:color="auto"/>
                                <w:bottom w:val="none" w:sz="0" w:space="0" w:color="auto"/>
                                <w:right w:val="none" w:sz="0" w:space="0" w:color="auto"/>
                              </w:divBdr>
                              <w:divsChild>
                                <w:div w:id="1302732191">
                                  <w:marLeft w:val="0"/>
                                  <w:marRight w:val="0"/>
                                  <w:marTop w:val="0"/>
                                  <w:marBottom w:val="0"/>
                                  <w:divBdr>
                                    <w:top w:val="none" w:sz="0" w:space="0" w:color="auto"/>
                                    <w:left w:val="none" w:sz="0" w:space="0" w:color="auto"/>
                                    <w:bottom w:val="none" w:sz="0" w:space="0" w:color="auto"/>
                                    <w:right w:val="none" w:sz="0" w:space="0" w:color="auto"/>
                                  </w:divBdr>
                                  <w:divsChild>
                                    <w:div w:id="755248029">
                                      <w:marLeft w:val="0"/>
                                      <w:marRight w:val="0"/>
                                      <w:marTop w:val="0"/>
                                      <w:marBottom w:val="0"/>
                                      <w:divBdr>
                                        <w:top w:val="none" w:sz="0" w:space="0" w:color="auto"/>
                                        <w:left w:val="none" w:sz="0" w:space="0" w:color="auto"/>
                                        <w:bottom w:val="none" w:sz="0" w:space="0" w:color="auto"/>
                                        <w:right w:val="none" w:sz="0" w:space="0" w:color="auto"/>
                                      </w:divBdr>
                                      <w:divsChild>
                                        <w:div w:id="976180034">
                                          <w:marLeft w:val="0"/>
                                          <w:marRight w:val="0"/>
                                          <w:marTop w:val="0"/>
                                          <w:marBottom w:val="0"/>
                                          <w:divBdr>
                                            <w:top w:val="none" w:sz="0" w:space="0" w:color="auto"/>
                                            <w:left w:val="none" w:sz="0" w:space="0" w:color="auto"/>
                                            <w:bottom w:val="none" w:sz="0" w:space="0" w:color="auto"/>
                                            <w:right w:val="none" w:sz="0" w:space="0" w:color="auto"/>
                                          </w:divBdr>
                                          <w:divsChild>
                                            <w:div w:id="537746216">
                                              <w:marLeft w:val="0"/>
                                              <w:marRight w:val="0"/>
                                              <w:marTop w:val="0"/>
                                              <w:marBottom w:val="0"/>
                                              <w:divBdr>
                                                <w:top w:val="none" w:sz="0" w:space="0" w:color="auto"/>
                                                <w:left w:val="none" w:sz="0" w:space="0" w:color="auto"/>
                                                <w:bottom w:val="none" w:sz="0" w:space="0" w:color="auto"/>
                                                <w:right w:val="none" w:sz="0" w:space="0" w:color="auto"/>
                                              </w:divBdr>
                                              <w:divsChild>
                                                <w:div w:id="328023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56970541">
          <w:marLeft w:val="0"/>
          <w:marRight w:val="0"/>
          <w:marTop w:val="0"/>
          <w:marBottom w:val="0"/>
          <w:divBdr>
            <w:top w:val="none" w:sz="0" w:space="0" w:color="auto"/>
            <w:left w:val="none" w:sz="0" w:space="0" w:color="auto"/>
            <w:bottom w:val="none" w:sz="0" w:space="0" w:color="auto"/>
            <w:right w:val="none" w:sz="0" w:space="0" w:color="auto"/>
          </w:divBdr>
          <w:divsChild>
            <w:div w:id="2051566624">
              <w:marLeft w:val="0"/>
              <w:marRight w:val="0"/>
              <w:marTop w:val="0"/>
              <w:marBottom w:val="0"/>
              <w:divBdr>
                <w:top w:val="none" w:sz="0" w:space="0" w:color="auto"/>
                <w:left w:val="none" w:sz="0" w:space="0" w:color="auto"/>
                <w:bottom w:val="none" w:sz="0" w:space="0" w:color="auto"/>
                <w:right w:val="none" w:sz="0" w:space="0" w:color="auto"/>
              </w:divBdr>
              <w:divsChild>
                <w:div w:id="523902371">
                  <w:marLeft w:val="150"/>
                  <w:marRight w:val="150"/>
                  <w:marTop w:val="150"/>
                  <w:marBottom w:val="150"/>
                  <w:divBdr>
                    <w:top w:val="none" w:sz="0" w:space="0" w:color="auto"/>
                    <w:left w:val="none" w:sz="0" w:space="0" w:color="auto"/>
                    <w:bottom w:val="none" w:sz="0" w:space="0" w:color="auto"/>
                    <w:right w:val="none" w:sz="0" w:space="0" w:color="auto"/>
                  </w:divBdr>
                  <w:divsChild>
                    <w:div w:id="1707717">
                      <w:marLeft w:val="0"/>
                      <w:marRight w:val="0"/>
                      <w:marTop w:val="0"/>
                      <w:marBottom w:val="0"/>
                      <w:divBdr>
                        <w:top w:val="none" w:sz="0" w:space="0" w:color="auto"/>
                        <w:left w:val="none" w:sz="0" w:space="0" w:color="auto"/>
                        <w:bottom w:val="none" w:sz="0" w:space="0" w:color="auto"/>
                        <w:right w:val="none" w:sz="0" w:space="0" w:color="auto"/>
                      </w:divBdr>
                      <w:divsChild>
                        <w:div w:id="1321426954">
                          <w:marLeft w:val="0"/>
                          <w:marRight w:val="75"/>
                          <w:marTop w:val="75"/>
                          <w:marBottom w:val="75"/>
                          <w:divBdr>
                            <w:top w:val="none" w:sz="0" w:space="0" w:color="auto"/>
                            <w:left w:val="none" w:sz="0" w:space="0" w:color="auto"/>
                            <w:bottom w:val="none" w:sz="0" w:space="0" w:color="auto"/>
                            <w:right w:val="none" w:sz="0" w:space="0" w:color="auto"/>
                          </w:divBdr>
                          <w:divsChild>
                            <w:div w:id="836460679">
                              <w:marLeft w:val="75"/>
                              <w:marRight w:val="150"/>
                              <w:marTop w:val="0"/>
                              <w:marBottom w:val="225"/>
                              <w:divBdr>
                                <w:top w:val="none" w:sz="0" w:space="0" w:color="auto"/>
                                <w:left w:val="none" w:sz="0" w:space="0" w:color="auto"/>
                                <w:bottom w:val="none" w:sz="0" w:space="0" w:color="auto"/>
                                <w:right w:val="none" w:sz="0" w:space="0" w:color="auto"/>
                              </w:divBdr>
                              <w:divsChild>
                                <w:div w:id="1216039174">
                                  <w:marLeft w:val="0"/>
                                  <w:marRight w:val="0"/>
                                  <w:marTop w:val="0"/>
                                  <w:marBottom w:val="0"/>
                                  <w:divBdr>
                                    <w:top w:val="none" w:sz="0" w:space="0" w:color="auto"/>
                                    <w:left w:val="none" w:sz="0" w:space="0" w:color="auto"/>
                                    <w:bottom w:val="none" w:sz="0" w:space="0" w:color="auto"/>
                                    <w:right w:val="none" w:sz="0" w:space="0" w:color="auto"/>
                                  </w:divBdr>
                                </w:div>
                                <w:div w:id="174609949">
                                  <w:marLeft w:val="0"/>
                                  <w:marRight w:val="0"/>
                                  <w:marTop w:val="0"/>
                                  <w:marBottom w:val="0"/>
                                  <w:divBdr>
                                    <w:top w:val="none" w:sz="0" w:space="0" w:color="auto"/>
                                    <w:left w:val="none" w:sz="0" w:space="0" w:color="auto"/>
                                    <w:bottom w:val="none" w:sz="0" w:space="0" w:color="auto"/>
                                    <w:right w:val="none" w:sz="0" w:space="0" w:color="auto"/>
                                  </w:divBdr>
                                  <w:divsChild>
                                    <w:div w:id="461927065">
                                      <w:marLeft w:val="0"/>
                                      <w:marRight w:val="0"/>
                                      <w:marTop w:val="0"/>
                                      <w:marBottom w:val="0"/>
                                      <w:divBdr>
                                        <w:top w:val="none" w:sz="0" w:space="0" w:color="auto"/>
                                        <w:left w:val="none" w:sz="0" w:space="0" w:color="auto"/>
                                        <w:bottom w:val="none" w:sz="0" w:space="0" w:color="auto"/>
                                        <w:right w:val="none" w:sz="0" w:space="0" w:color="auto"/>
                                      </w:divBdr>
                                    </w:div>
                                    <w:div w:id="34472573">
                                      <w:marLeft w:val="0"/>
                                      <w:marRight w:val="0"/>
                                      <w:marTop w:val="0"/>
                                      <w:marBottom w:val="0"/>
                                      <w:divBdr>
                                        <w:top w:val="none" w:sz="0" w:space="0" w:color="auto"/>
                                        <w:left w:val="none" w:sz="0" w:space="0" w:color="auto"/>
                                        <w:bottom w:val="none" w:sz="0" w:space="0" w:color="auto"/>
                                        <w:right w:val="none" w:sz="0" w:space="0" w:color="auto"/>
                                      </w:divBdr>
                                      <w:divsChild>
                                        <w:div w:id="429813801">
                                          <w:marLeft w:val="0"/>
                                          <w:marRight w:val="0"/>
                                          <w:marTop w:val="0"/>
                                          <w:marBottom w:val="0"/>
                                          <w:divBdr>
                                            <w:top w:val="none" w:sz="0" w:space="0" w:color="auto"/>
                                            <w:left w:val="none" w:sz="0" w:space="0" w:color="auto"/>
                                            <w:bottom w:val="none" w:sz="0" w:space="0" w:color="auto"/>
                                            <w:right w:val="none" w:sz="0" w:space="0" w:color="auto"/>
                                          </w:divBdr>
                                          <w:divsChild>
                                            <w:div w:id="1478716501">
                                              <w:marLeft w:val="150"/>
                                              <w:marRight w:val="150"/>
                                              <w:marTop w:val="150"/>
                                              <w:marBottom w:val="150"/>
                                              <w:divBdr>
                                                <w:top w:val="none" w:sz="0" w:space="0" w:color="auto"/>
                                                <w:left w:val="none" w:sz="0" w:space="0" w:color="auto"/>
                                                <w:bottom w:val="none" w:sz="0" w:space="0" w:color="auto"/>
                                                <w:right w:val="none" w:sz="0" w:space="0" w:color="auto"/>
                                              </w:divBdr>
                                              <w:divsChild>
                                                <w:div w:id="1885946330">
                                                  <w:marLeft w:val="0"/>
                                                  <w:marRight w:val="0"/>
                                                  <w:marTop w:val="0"/>
                                                  <w:marBottom w:val="0"/>
                                                  <w:divBdr>
                                                    <w:top w:val="none" w:sz="0" w:space="0" w:color="auto"/>
                                                    <w:left w:val="none" w:sz="0" w:space="0" w:color="auto"/>
                                                    <w:bottom w:val="none" w:sz="0" w:space="0" w:color="auto"/>
                                                    <w:right w:val="none" w:sz="0" w:space="0" w:color="auto"/>
                                                  </w:divBdr>
                                                  <w:divsChild>
                                                    <w:div w:id="2052997217">
                                                      <w:marLeft w:val="0"/>
                                                      <w:marRight w:val="0"/>
                                                      <w:marTop w:val="0"/>
                                                      <w:marBottom w:val="0"/>
                                                      <w:divBdr>
                                                        <w:top w:val="none" w:sz="0" w:space="0" w:color="auto"/>
                                                        <w:left w:val="none" w:sz="0" w:space="0" w:color="auto"/>
                                                        <w:bottom w:val="none" w:sz="0" w:space="0" w:color="auto"/>
                                                        <w:right w:val="none" w:sz="0" w:space="0" w:color="auto"/>
                                                      </w:divBdr>
                                                      <w:divsChild>
                                                        <w:div w:id="464079946">
                                                          <w:marLeft w:val="150"/>
                                                          <w:marRight w:val="150"/>
                                                          <w:marTop w:val="15"/>
                                                          <w:marBottom w:val="150"/>
                                                          <w:divBdr>
                                                            <w:top w:val="none" w:sz="0" w:space="0" w:color="auto"/>
                                                            <w:left w:val="none" w:sz="0" w:space="0" w:color="auto"/>
                                                            <w:bottom w:val="none" w:sz="0" w:space="0" w:color="auto"/>
                                                            <w:right w:val="none" w:sz="0" w:space="0" w:color="auto"/>
                                                          </w:divBdr>
                                                          <w:divsChild>
                                                            <w:div w:id="16666993">
                                                              <w:marLeft w:val="0"/>
                                                              <w:marRight w:val="0"/>
                                                              <w:marTop w:val="0"/>
                                                              <w:marBottom w:val="0"/>
                                                              <w:divBdr>
                                                                <w:top w:val="none" w:sz="0" w:space="0" w:color="auto"/>
                                                                <w:left w:val="none" w:sz="0" w:space="0" w:color="auto"/>
                                                                <w:bottom w:val="none" w:sz="0" w:space="0" w:color="auto"/>
                                                                <w:right w:val="none" w:sz="0" w:space="0" w:color="auto"/>
                                                              </w:divBdr>
                                                            </w:div>
                                                            <w:div w:id="21059571">
                                                              <w:marLeft w:val="0"/>
                                                              <w:marRight w:val="0"/>
                                                              <w:marTop w:val="525"/>
                                                              <w:marBottom w:val="0"/>
                                                              <w:divBdr>
                                                                <w:top w:val="none" w:sz="0" w:space="0" w:color="auto"/>
                                                                <w:left w:val="none" w:sz="0" w:space="0" w:color="auto"/>
                                                                <w:bottom w:val="none" w:sz="0" w:space="0" w:color="auto"/>
                                                                <w:right w:val="none" w:sz="0" w:space="0" w:color="auto"/>
                                                              </w:divBdr>
                                                            </w:div>
                                                          </w:divsChild>
                                                        </w:div>
                                                        <w:div w:id="914976605">
                                                          <w:marLeft w:val="135"/>
                                                          <w:marRight w:val="135"/>
                                                          <w:marTop w:val="0"/>
                                                          <w:marBottom w:val="135"/>
                                                          <w:divBdr>
                                                            <w:top w:val="none" w:sz="0" w:space="0" w:color="auto"/>
                                                            <w:left w:val="none" w:sz="0" w:space="0" w:color="auto"/>
                                                            <w:bottom w:val="none" w:sz="0" w:space="0" w:color="auto"/>
                                                            <w:right w:val="none" w:sz="0" w:space="0" w:color="auto"/>
                                                          </w:divBdr>
                                                          <w:divsChild>
                                                            <w:div w:id="1503205712">
                                                              <w:marLeft w:val="0"/>
                                                              <w:marRight w:val="0"/>
                                                              <w:marTop w:val="0"/>
                                                              <w:marBottom w:val="0"/>
                                                              <w:divBdr>
                                                                <w:top w:val="none" w:sz="0" w:space="0" w:color="auto"/>
                                                                <w:left w:val="none" w:sz="0" w:space="0" w:color="auto"/>
                                                                <w:bottom w:val="none" w:sz="0" w:space="0" w:color="auto"/>
                                                                <w:right w:val="none" w:sz="0" w:space="0" w:color="auto"/>
                                                              </w:divBdr>
                                                            </w:div>
                                                            <w:div w:id="744496141">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076581">
                                      <w:marLeft w:val="0"/>
                                      <w:marRight w:val="0"/>
                                      <w:marTop w:val="0"/>
                                      <w:marBottom w:val="0"/>
                                      <w:divBdr>
                                        <w:top w:val="none" w:sz="0" w:space="0" w:color="auto"/>
                                        <w:left w:val="none" w:sz="0" w:space="0" w:color="auto"/>
                                        <w:bottom w:val="none" w:sz="0" w:space="0" w:color="auto"/>
                                        <w:right w:val="none" w:sz="0" w:space="0" w:color="auto"/>
                                      </w:divBdr>
                                      <w:divsChild>
                                        <w:div w:id="1289974994">
                                          <w:marLeft w:val="0"/>
                                          <w:marRight w:val="0"/>
                                          <w:marTop w:val="0"/>
                                          <w:marBottom w:val="0"/>
                                          <w:divBdr>
                                            <w:top w:val="none" w:sz="0" w:space="0" w:color="auto"/>
                                            <w:left w:val="none" w:sz="0" w:space="0" w:color="auto"/>
                                            <w:bottom w:val="none" w:sz="0" w:space="0" w:color="auto"/>
                                            <w:right w:val="none" w:sz="0" w:space="0" w:color="auto"/>
                                          </w:divBdr>
                                          <w:divsChild>
                                            <w:div w:id="1938830815">
                                              <w:marLeft w:val="150"/>
                                              <w:marRight w:val="150"/>
                                              <w:marTop w:val="150"/>
                                              <w:marBottom w:val="150"/>
                                              <w:divBdr>
                                                <w:top w:val="none" w:sz="0" w:space="0" w:color="auto"/>
                                                <w:left w:val="none" w:sz="0" w:space="0" w:color="auto"/>
                                                <w:bottom w:val="none" w:sz="0" w:space="0" w:color="auto"/>
                                                <w:right w:val="none" w:sz="0" w:space="0" w:color="auto"/>
                                              </w:divBdr>
                                              <w:divsChild>
                                                <w:div w:id="2132478716">
                                                  <w:marLeft w:val="0"/>
                                                  <w:marRight w:val="0"/>
                                                  <w:marTop w:val="0"/>
                                                  <w:marBottom w:val="0"/>
                                                  <w:divBdr>
                                                    <w:top w:val="none" w:sz="0" w:space="0" w:color="auto"/>
                                                    <w:left w:val="none" w:sz="0" w:space="0" w:color="auto"/>
                                                    <w:bottom w:val="none" w:sz="0" w:space="0" w:color="auto"/>
                                                    <w:right w:val="none" w:sz="0" w:space="0" w:color="auto"/>
                                                  </w:divBdr>
                                                  <w:divsChild>
                                                    <w:div w:id="773129873">
                                                      <w:marLeft w:val="0"/>
                                                      <w:marRight w:val="0"/>
                                                      <w:marTop w:val="0"/>
                                                      <w:marBottom w:val="0"/>
                                                      <w:divBdr>
                                                        <w:top w:val="none" w:sz="0" w:space="0" w:color="auto"/>
                                                        <w:left w:val="none" w:sz="0" w:space="0" w:color="auto"/>
                                                        <w:bottom w:val="none" w:sz="0" w:space="0" w:color="auto"/>
                                                        <w:right w:val="none" w:sz="0" w:space="0" w:color="auto"/>
                                                      </w:divBdr>
                                                      <w:divsChild>
                                                        <w:div w:id="1244411627">
                                                          <w:marLeft w:val="150"/>
                                                          <w:marRight w:val="150"/>
                                                          <w:marTop w:val="15"/>
                                                          <w:marBottom w:val="150"/>
                                                          <w:divBdr>
                                                            <w:top w:val="none" w:sz="0" w:space="0" w:color="auto"/>
                                                            <w:left w:val="none" w:sz="0" w:space="0" w:color="auto"/>
                                                            <w:bottom w:val="none" w:sz="0" w:space="0" w:color="auto"/>
                                                            <w:right w:val="none" w:sz="0" w:space="0" w:color="auto"/>
                                                          </w:divBdr>
                                                          <w:divsChild>
                                                            <w:div w:id="184753497">
                                                              <w:marLeft w:val="0"/>
                                                              <w:marRight w:val="0"/>
                                                              <w:marTop w:val="0"/>
                                                              <w:marBottom w:val="0"/>
                                                              <w:divBdr>
                                                                <w:top w:val="none" w:sz="0" w:space="0" w:color="auto"/>
                                                                <w:left w:val="none" w:sz="0" w:space="0" w:color="auto"/>
                                                                <w:bottom w:val="none" w:sz="0" w:space="0" w:color="auto"/>
                                                                <w:right w:val="none" w:sz="0" w:space="0" w:color="auto"/>
                                                              </w:divBdr>
                                                            </w:div>
                                                            <w:div w:id="1642618788">
                                                              <w:marLeft w:val="0"/>
                                                              <w:marRight w:val="0"/>
                                                              <w:marTop w:val="525"/>
                                                              <w:marBottom w:val="0"/>
                                                              <w:divBdr>
                                                                <w:top w:val="none" w:sz="0" w:space="0" w:color="auto"/>
                                                                <w:left w:val="none" w:sz="0" w:space="0" w:color="auto"/>
                                                                <w:bottom w:val="none" w:sz="0" w:space="0" w:color="auto"/>
                                                                <w:right w:val="none" w:sz="0" w:space="0" w:color="auto"/>
                                                              </w:divBdr>
                                                            </w:div>
                                                          </w:divsChild>
                                                        </w:div>
                                                        <w:div w:id="913197645">
                                                          <w:marLeft w:val="150"/>
                                                          <w:marRight w:val="150"/>
                                                          <w:marTop w:val="15"/>
                                                          <w:marBottom w:val="150"/>
                                                          <w:divBdr>
                                                            <w:top w:val="none" w:sz="0" w:space="0" w:color="auto"/>
                                                            <w:left w:val="none" w:sz="0" w:space="0" w:color="auto"/>
                                                            <w:bottom w:val="none" w:sz="0" w:space="0" w:color="auto"/>
                                                            <w:right w:val="none" w:sz="0" w:space="0" w:color="auto"/>
                                                          </w:divBdr>
                                                          <w:divsChild>
                                                            <w:div w:id="2069378799">
                                                              <w:marLeft w:val="0"/>
                                                              <w:marRight w:val="0"/>
                                                              <w:marTop w:val="0"/>
                                                              <w:marBottom w:val="0"/>
                                                              <w:divBdr>
                                                                <w:top w:val="none" w:sz="0" w:space="0" w:color="auto"/>
                                                                <w:left w:val="none" w:sz="0" w:space="0" w:color="auto"/>
                                                                <w:bottom w:val="none" w:sz="0" w:space="0" w:color="auto"/>
                                                                <w:right w:val="none" w:sz="0" w:space="0" w:color="auto"/>
                                                              </w:divBdr>
                                                            </w:div>
                                                            <w:div w:id="400174405">
                                                              <w:marLeft w:val="0"/>
                                                              <w:marRight w:val="0"/>
                                                              <w:marTop w:val="525"/>
                                                              <w:marBottom w:val="0"/>
                                                              <w:divBdr>
                                                                <w:top w:val="none" w:sz="0" w:space="0" w:color="auto"/>
                                                                <w:left w:val="none" w:sz="0" w:space="0" w:color="auto"/>
                                                                <w:bottom w:val="none" w:sz="0" w:space="0" w:color="auto"/>
                                                                <w:right w:val="none" w:sz="0" w:space="0" w:color="auto"/>
                                                              </w:divBdr>
                                                            </w:div>
                                                          </w:divsChild>
                                                        </w:div>
                                                        <w:div w:id="1957523455">
                                                          <w:marLeft w:val="135"/>
                                                          <w:marRight w:val="135"/>
                                                          <w:marTop w:val="0"/>
                                                          <w:marBottom w:val="135"/>
                                                          <w:divBdr>
                                                            <w:top w:val="none" w:sz="0" w:space="0" w:color="auto"/>
                                                            <w:left w:val="none" w:sz="0" w:space="0" w:color="auto"/>
                                                            <w:bottom w:val="none" w:sz="0" w:space="0" w:color="auto"/>
                                                            <w:right w:val="none" w:sz="0" w:space="0" w:color="auto"/>
                                                          </w:divBdr>
                                                          <w:divsChild>
                                                            <w:div w:id="295572876">
                                                              <w:marLeft w:val="0"/>
                                                              <w:marRight w:val="0"/>
                                                              <w:marTop w:val="0"/>
                                                              <w:marBottom w:val="0"/>
                                                              <w:divBdr>
                                                                <w:top w:val="none" w:sz="0" w:space="0" w:color="auto"/>
                                                                <w:left w:val="none" w:sz="0" w:space="0" w:color="auto"/>
                                                                <w:bottom w:val="none" w:sz="0" w:space="0" w:color="auto"/>
                                                                <w:right w:val="none" w:sz="0" w:space="0" w:color="auto"/>
                                                              </w:divBdr>
                                                            </w:div>
                                                            <w:div w:id="77289612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26800628">
                                      <w:marLeft w:val="0"/>
                                      <w:marRight w:val="0"/>
                                      <w:marTop w:val="0"/>
                                      <w:marBottom w:val="0"/>
                                      <w:divBdr>
                                        <w:top w:val="none" w:sz="0" w:space="0" w:color="auto"/>
                                        <w:left w:val="none" w:sz="0" w:space="0" w:color="auto"/>
                                        <w:bottom w:val="none" w:sz="0" w:space="0" w:color="auto"/>
                                        <w:right w:val="none" w:sz="0" w:space="0" w:color="auto"/>
                                      </w:divBdr>
                                      <w:divsChild>
                                        <w:div w:id="1604458367">
                                          <w:marLeft w:val="0"/>
                                          <w:marRight w:val="0"/>
                                          <w:marTop w:val="0"/>
                                          <w:marBottom w:val="0"/>
                                          <w:divBdr>
                                            <w:top w:val="none" w:sz="0" w:space="0" w:color="auto"/>
                                            <w:left w:val="none" w:sz="0" w:space="0" w:color="auto"/>
                                            <w:bottom w:val="none" w:sz="0" w:space="0" w:color="auto"/>
                                            <w:right w:val="none" w:sz="0" w:space="0" w:color="auto"/>
                                          </w:divBdr>
                                          <w:divsChild>
                                            <w:div w:id="1547329759">
                                              <w:marLeft w:val="150"/>
                                              <w:marRight w:val="150"/>
                                              <w:marTop w:val="150"/>
                                              <w:marBottom w:val="150"/>
                                              <w:divBdr>
                                                <w:top w:val="none" w:sz="0" w:space="0" w:color="auto"/>
                                                <w:left w:val="none" w:sz="0" w:space="0" w:color="auto"/>
                                                <w:bottom w:val="none" w:sz="0" w:space="0" w:color="auto"/>
                                                <w:right w:val="none" w:sz="0" w:space="0" w:color="auto"/>
                                              </w:divBdr>
                                              <w:divsChild>
                                                <w:div w:id="1933539359">
                                                  <w:marLeft w:val="0"/>
                                                  <w:marRight w:val="0"/>
                                                  <w:marTop w:val="0"/>
                                                  <w:marBottom w:val="0"/>
                                                  <w:divBdr>
                                                    <w:top w:val="none" w:sz="0" w:space="0" w:color="auto"/>
                                                    <w:left w:val="none" w:sz="0" w:space="0" w:color="auto"/>
                                                    <w:bottom w:val="none" w:sz="0" w:space="0" w:color="auto"/>
                                                    <w:right w:val="none" w:sz="0" w:space="0" w:color="auto"/>
                                                  </w:divBdr>
                                                  <w:divsChild>
                                                    <w:div w:id="812987839">
                                                      <w:marLeft w:val="0"/>
                                                      <w:marRight w:val="0"/>
                                                      <w:marTop w:val="0"/>
                                                      <w:marBottom w:val="0"/>
                                                      <w:divBdr>
                                                        <w:top w:val="none" w:sz="0" w:space="0" w:color="auto"/>
                                                        <w:left w:val="none" w:sz="0" w:space="0" w:color="auto"/>
                                                        <w:bottom w:val="none" w:sz="0" w:space="0" w:color="auto"/>
                                                        <w:right w:val="none" w:sz="0" w:space="0" w:color="auto"/>
                                                      </w:divBdr>
                                                      <w:divsChild>
                                                        <w:div w:id="181280995">
                                                          <w:marLeft w:val="105"/>
                                                          <w:marRight w:val="105"/>
                                                          <w:marTop w:val="75"/>
                                                          <w:marBottom w:val="75"/>
                                                          <w:divBdr>
                                                            <w:top w:val="none" w:sz="0" w:space="0" w:color="auto"/>
                                                            <w:left w:val="none" w:sz="0" w:space="0" w:color="auto"/>
                                                            <w:bottom w:val="none" w:sz="0" w:space="0" w:color="auto"/>
                                                            <w:right w:val="none" w:sz="0" w:space="0" w:color="auto"/>
                                                          </w:divBdr>
                                                          <w:divsChild>
                                                            <w:div w:id="452990987">
                                                              <w:marLeft w:val="0"/>
                                                              <w:marRight w:val="0"/>
                                                              <w:marTop w:val="0"/>
                                                              <w:marBottom w:val="0"/>
                                                              <w:divBdr>
                                                                <w:top w:val="none" w:sz="0" w:space="0" w:color="auto"/>
                                                                <w:left w:val="none" w:sz="0" w:space="0" w:color="auto"/>
                                                                <w:bottom w:val="none" w:sz="0" w:space="0" w:color="auto"/>
                                                                <w:right w:val="none" w:sz="0" w:space="0" w:color="auto"/>
                                                              </w:divBdr>
                                                            </w:div>
                                                            <w:div w:id="1530338086">
                                                              <w:marLeft w:val="0"/>
                                                              <w:marRight w:val="0"/>
                                                              <w:marTop w:val="0"/>
                                                              <w:marBottom w:val="0"/>
                                                              <w:divBdr>
                                                                <w:top w:val="none" w:sz="0" w:space="0" w:color="auto"/>
                                                                <w:left w:val="none" w:sz="0" w:space="0" w:color="auto"/>
                                                                <w:bottom w:val="none" w:sz="0" w:space="0" w:color="auto"/>
                                                                <w:right w:val="none" w:sz="0" w:space="0" w:color="auto"/>
                                                              </w:divBdr>
                                                              <w:divsChild>
                                                                <w:div w:id="2094817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609229">
                                          <w:marLeft w:val="0"/>
                                          <w:marRight w:val="0"/>
                                          <w:marTop w:val="0"/>
                                          <w:marBottom w:val="0"/>
                                          <w:divBdr>
                                            <w:top w:val="none" w:sz="0" w:space="0" w:color="auto"/>
                                            <w:left w:val="none" w:sz="0" w:space="0" w:color="auto"/>
                                            <w:bottom w:val="none" w:sz="0" w:space="0" w:color="auto"/>
                                            <w:right w:val="none" w:sz="0" w:space="0" w:color="auto"/>
                                          </w:divBdr>
                                          <w:divsChild>
                                            <w:div w:id="1020854469">
                                              <w:marLeft w:val="0"/>
                                              <w:marRight w:val="0"/>
                                              <w:marTop w:val="0"/>
                                              <w:marBottom w:val="0"/>
                                              <w:divBdr>
                                                <w:top w:val="none" w:sz="0" w:space="0" w:color="auto"/>
                                                <w:left w:val="none" w:sz="0" w:space="0" w:color="auto"/>
                                                <w:bottom w:val="none" w:sz="0" w:space="0" w:color="auto"/>
                                                <w:right w:val="none" w:sz="0" w:space="0" w:color="auto"/>
                                              </w:divBdr>
                                              <w:divsChild>
                                                <w:div w:id="1041130621">
                                                  <w:marLeft w:val="150"/>
                                                  <w:marRight w:val="150"/>
                                                  <w:marTop w:val="150"/>
                                                  <w:marBottom w:val="150"/>
                                                  <w:divBdr>
                                                    <w:top w:val="none" w:sz="0" w:space="0" w:color="auto"/>
                                                    <w:left w:val="none" w:sz="0" w:space="0" w:color="auto"/>
                                                    <w:bottom w:val="none" w:sz="0" w:space="0" w:color="auto"/>
                                                    <w:right w:val="none" w:sz="0" w:space="0" w:color="auto"/>
                                                  </w:divBdr>
                                                  <w:divsChild>
                                                    <w:div w:id="971324145">
                                                      <w:marLeft w:val="0"/>
                                                      <w:marRight w:val="0"/>
                                                      <w:marTop w:val="0"/>
                                                      <w:marBottom w:val="0"/>
                                                      <w:divBdr>
                                                        <w:top w:val="none" w:sz="0" w:space="0" w:color="auto"/>
                                                        <w:left w:val="none" w:sz="0" w:space="0" w:color="auto"/>
                                                        <w:bottom w:val="none" w:sz="0" w:space="0" w:color="auto"/>
                                                        <w:right w:val="none" w:sz="0" w:space="0" w:color="auto"/>
                                                      </w:divBdr>
                                                      <w:divsChild>
                                                        <w:div w:id="106699807">
                                                          <w:marLeft w:val="0"/>
                                                          <w:marRight w:val="0"/>
                                                          <w:marTop w:val="0"/>
                                                          <w:marBottom w:val="0"/>
                                                          <w:divBdr>
                                                            <w:top w:val="none" w:sz="0" w:space="0" w:color="auto"/>
                                                            <w:left w:val="none" w:sz="0" w:space="0" w:color="auto"/>
                                                            <w:bottom w:val="none" w:sz="0" w:space="0" w:color="auto"/>
                                                            <w:right w:val="none" w:sz="0" w:space="0" w:color="auto"/>
                                                          </w:divBdr>
                                                          <w:divsChild>
                                                            <w:div w:id="1348756875">
                                                              <w:marLeft w:val="150"/>
                                                              <w:marRight w:val="150"/>
                                                              <w:marTop w:val="15"/>
                                                              <w:marBottom w:val="150"/>
                                                              <w:divBdr>
                                                                <w:top w:val="none" w:sz="0" w:space="0" w:color="auto"/>
                                                                <w:left w:val="none" w:sz="0" w:space="0" w:color="auto"/>
                                                                <w:bottom w:val="none" w:sz="0" w:space="0" w:color="auto"/>
                                                                <w:right w:val="none" w:sz="0" w:space="0" w:color="auto"/>
                                                              </w:divBdr>
                                                              <w:divsChild>
                                                                <w:div w:id="1989239957">
                                                                  <w:marLeft w:val="0"/>
                                                                  <w:marRight w:val="0"/>
                                                                  <w:marTop w:val="0"/>
                                                                  <w:marBottom w:val="0"/>
                                                                  <w:divBdr>
                                                                    <w:top w:val="none" w:sz="0" w:space="0" w:color="auto"/>
                                                                    <w:left w:val="none" w:sz="0" w:space="0" w:color="auto"/>
                                                                    <w:bottom w:val="none" w:sz="0" w:space="0" w:color="auto"/>
                                                                    <w:right w:val="none" w:sz="0" w:space="0" w:color="auto"/>
                                                                  </w:divBdr>
                                                                  <w:divsChild>
                                                                    <w:div w:id="2084791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915930">
                                                              <w:marLeft w:val="135"/>
                                                              <w:marRight w:val="135"/>
                                                              <w:marTop w:val="0"/>
                                                              <w:marBottom w:val="135"/>
                                                              <w:divBdr>
                                                                <w:top w:val="none" w:sz="0" w:space="0" w:color="auto"/>
                                                                <w:left w:val="none" w:sz="0" w:space="0" w:color="auto"/>
                                                                <w:bottom w:val="none" w:sz="0" w:space="0" w:color="auto"/>
                                                                <w:right w:val="none" w:sz="0" w:space="0" w:color="auto"/>
                                                              </w:divBdr>
                                                              <w:divsChild>
                                                                <w:div w:id="1540315089">
                                                                  <w:marLeft w:val="0"/>
                                                                  <w:marRight w:val="0"/>
                                                                  <w:marTop w:val="0"/>
                                                                  <w:marBottom w:val="0"/>
                                                                  <w:divBdr>
                                                                    <w:top w:val="none" w:sz="0" w:space="0" w:color="auto"/>
                                                                    <w:left w:val="none" w:sz="0" w:space="0" w:color="auto"/>
                                                                    <w:bottom w:val="none" w:sz="0" w:space="0" w:color="auto"/>
                                                                    <w:right w:val="none" w:sz="0" w:space="0" w:color="auto"/>
                                                                  </w:divBdr>
                                                                  <w:divsChild>
                                                                    <w:div w:id="545921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465889">
                                                          <w:marLeft w:val="0"/>
                                                          <w:marRight w:val="0"/>
                                                          <w:marTop w:val="0"/>
                                                          <w:marBottom w:val="0"/>
                                                          <w:divBdr>
                                                            <w:top w:val="none" w:sz="0" w:space="0" w:color="auto"/>
                                                            <w:left w:val="none" w:sz="0" w:space="0" w:color="auto"/>
                                                            <w:bottom w:val="none" w:sz="0" w:space="0" w:color="auto"/>
                                                            <w:right w:val="none" w:sz="0" w:space="0" w:color="auto"/>
                                                          </w:divBdr>
                                                          <w:divsChild>
                                                            <w:div w:id="1060397893">
                                                              <w:marLeft w:val="0"/>
                                                              <w:marRight w:val="0"/>
                                                              <w:marTop w:val="0"/>
                                                              <w:marBottom w:val="0"/>
                                                              <w:divBdr>
                                                                <w:top w:val="none" w:sz="0" w:space="0" w:color="auto"/>
                                                                <w:left w:val="none" w:sz="0" w:space="0" w:color="auto"/>
                                                                <w:bottom w:val="none" w:sz="0" w:space="0" w:color="auto"/>
                                                                <w:right w:val="none" w:sz="0" w:space="0" w:color="auto"/>
                                                              </w:divBdr>
                                                              <w:divsChild>
                                                                <w:div w:id="1152672363">
                                                                  <w:marLeft w:val="0"/>
                                                                  <w:marRight w:val="0"/>
                                                                  <w:marTop w:val="0"/>
                                                                  <w:marBottom w:val="0"/>
                                                                  <w:divBdr>
                                                                    <w:top w:val="none" w:sz="0" w:space="0" w:color="auto"/>
                                                                    <w:left w:val="none" w:sz="0" w:space="0" w:color="auto"/>
                                                                    <w:bottom w:val="none" w:sz="0" w:space="0" w:color="auto"/>
                                                                    <w:right w:val="none" w:sz="0" w:space="0" w:color="auto"/>
                                                                  </w:divBdr>
                                                                  <w:divsChild>
                                                                    <w:div w:id="1649551875">
                                                                      <w:marLeft w:val="105"/>
                                                                      <w:marRight w:val="105"/>
                                                                      <w:marTop w:val="75"/>
                                                                      <w:marBottom w:val="75"/>
                                                                      <w:divBdr>
                                                                        <w:top w:val="none" w:sz="0" w:space="0" w:color="auto"/>
                                                                        <w:left w:val="none" w:sz="0" w:space="0" w:color="auto"/>
                                                                        <w:bottom w:val="none" w:sz="0" w:space="0" w:color="auto"/>
                                                                        <w:right w:val="none" w:sz="0" w:space="0" w:color="auto"/>
                                                                      </w:divBdr>
                                                                      <w:divsChild>
                                                                        <w:div w:id="1337684802">
                                                                          <w:marLeft w:val="0"/>
                                                                          <w:marRight w:val="0"/>
                                                                          <w:marTop w:val="0"/>
                                                                          <w:marBottom w:val="0"/>
                                                                          <w:divBdr>
                                                                            <w:top w:val="none" w:sz="0" w:space="0" w:color="auto"/>
                                                                            <w:left w:val="none" w:sz="0" w:space="0" w:color="auto"/>
                                                                            <w:bottom w:val="none" w:sz="0" w:space="0" w:color="auto"/>
                                                                            <w:right w:val="none" w:sz="0" w:space="0" w:color="auto"/>
                                                                          </w:divBdr>
                                                                        </w:div>
                                                                        <w:div w:id="992953978">
                                                                          <w:marLeft w:val="0"/>
                                                                          <w:marRight w:val="0"/>
                                                                          <w:marTop w:val="0"/>
                                                                          <w:marBottom w:val="0"/>
                                                                          <w:divBdr>
                                                                            <w:top w:val="none" w:sz="0" w:space="0" w:color="auto"/>
                                                                            <w:left w:val="none" w:sz="0" w:space="0" w:color="auto"/>
                                                                            <w:bottom w:val="none" w:sz="0" w:space="0" w:color="auto"/>
                                                                            <w:right w:val="none" w:sz="0" w:space="0" w:color="auto"/>
                                                                          </w:divBdr>
                                                                          <w:divsChild>
                                                                            <w:div w:id="107023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9390165">
                                              <w:marLeft w:val="0"/>
                                              <w:marRight w:val="0"/>
                                              <w:marTop w:val="0"/>
                                              <w:marBottom w:val="0"/>
                                              <w:divBdr>
                                                <w:top w:val="none" w:sz="0" w:space="0" w:color="auto"/>
                                                <w:left w:val="none" w:sz="0" w:space="0" w:color="auto"/>
                                                <w:bottom w:val="none" w:sz="0" w:space="0" w:color="auto"/>
                                                <w:right w:val="none" w:sz="0" w:space="0" w:color="auto"/>
                                              </w:divBdr>
                                              <w:divsChild>
                                                <w:div w:id="1995982701">
                                                  <w:marLeft w:val="0"/>
                                                  <w:marRight w:val="0"/>
                                                  <w:marTop w:val="0"/>
                                                  <w:marBottom w:val="0"/>
                                                  <w:divBdr>
                                                    <w:top w:val="none" w:sz="0" w:space="0" w:color="auto"/>
                                                    <w:left w:val="none" w:sz="0" w:space="0" w:color="auto"/>
                                                    <w:bottom w:val="none" w:sz="0" w:space="0" w:color="auto"/>
                                                    <w:right w:val="none" w:sz="0" w:space="0" w:color="auto"/>
                                                  </w:divBdr>
                                                  <w:divsChild>
                                                    <w:div w:id="899562013">
                                                      <w:marLeft w:val="150"/>
                                                      <w:marRight w:val="150"/>
                                                      <w:marTop w:val="150"/>
                                                      <w:marBottom w:val="150"/>
                                                      <w:divBdr>
                                                        <w:top w:val="none" w:sz="0" w:space="0" w:color="auto"/>
                                                        <w:left w:val="none" w:sz="0" w:space="0" w:color="auto"/>
                                                        <w:bottom w:val="none" w:sz="0" w:space="0" w:color="auto"/>
                                                        <w:right w:val="none" w:sz="0" w:space="0" w:color="auto"/>
                                                      </w:divBdr>
                                                      <w:divsChild>
                                                        <w:div w:id="1970163732">
                                                          <w:marLeft w:val="0"/>
                                                          <w:marRight w:val="0"/>
                                                          <w:marTop w:val="0"/>
                                                          <w:marBottom w:val="0"/>
                                                          <w:divBdr>
                                                            <w:top w:val="none" w:sz="0" w:space="0" w:color="auto"/>
                                                            <w:left w:val="none" w:sz="0" w:space="0" w:color="auto"/>
                                                            <w:bottom w:val="none" w:sz="0" w:space="0" w:color="auto"/>
                                                            <w:right w:val="none" w:sz="0" w:space="0" w:color="auto"/>
                                                          </w:divBdr>
                                                          <w:divsChild>
                                                            <w:div w:id="971980180">
                                                              <w:marLeft w:val="0"/>
                                                              <w:marRight w:val="0"/>
                                                              <w:marTop w:val="0"/>
                                                              <w:marBottom w:val="0"/>
                                                              <w:divBdr>
                                                                <w:top w:val="none" w:sz="0" w:space="0" w:color="auto"/>
                                                                <w:left w:val="none" w:sz="0" w:space="0" w:color="auto"/>
                                                                <w:bottom w:val="none" w:sz="0" w:space="0" w:color="auto"/>
                                                                <w:right w:val="none" w:sz="0" w:space="0" w:color="auto"/>
                                                              </w:divBdr>
                                                              <w:divsChild>
                                                                <w:div w:id="1704404843">
                                                                  <w:marLeft w:val="105"/>
                                                                  <w:marRight w:val="105"/>
                                                                  <w:marTop w:val="75"/>
                                                                  <w:marBottom w:val="75"/>
                                                                  <w:divBdr>
                                                                    <w:top w:val="none" w:sz="0" w:space="0" w:color="auto"/>
                                                                    <w:left w:val="none" w:sz="0" w:space="0" w:color="auto"/>
                                                                    <w:bottom w:val="none" w:sz="0" w:space="0" w:color="auto"/>
                                                                    <w:right w:val="none" w:sz="0" w:space="0" w:color="auto"/>
                                                                  </w:divBdr>
                                                                  <w:divsChild>
                                                                    <w:div w:id="2075733617">
                                                                      <w:marLeft w:val="0"/>
                                                                      <w:marRight w:val="0"/>
                                                                      <w:marTop w:val="0"/>
                                                                      <w:marBottom w:val="0"/>
                                                                      <w:divBdr>
                                                                        <w:top w:val="none" w:sz="0" w:space="0" w:color="auto"/>
                                                                        <w:left w:val="none" w:sz="0" w:space="0" w:color="auto"/>
                                                                        <w:bottom w:val="none" w:sz="0" w:space="0" w:color="auto"/>
                                                                        <w:right w:val="none" w:sz="0" w:space="0" w:color="auto"/>
                                                                      </w:divBdr>
                                                                    </w:div>
                                                                    <w:div w:id="982002303">
                                                                      <w:marLeft w:val="0"/>
                                                                      <w:marRight w:val="0"/>
                                                                      <w:marTop w:val="0"/>
                                                                      <w:marBottom w:val="0"/>
                                                                      <w:divBdr>
                                                                        <w:top w:val="none" w:sz="0" w:space="0" w:color="auto"/>
                                                                        <w:left w:val="none" w:sz="0" w:space="0" w:color="auto"/>
                                                                        <w:bottom w:val="none" w:sz="0" w:space="0" w:color="auto"/>
                                                                        <w:right w:val="none" w:sz="0" w:space="0" w:color="auto"/>
                                                                      </w:divBdr>
                                                                      <w:divsChild>
                                                                        <w:div w:id="206425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5334680">
                                                  <w:marLeft w:val="0"/>
                                                  <w:marRight w:val="0"/>
                                                  <w:marTop w:val="0"/>
                                                  <w:marBottom w:val="0"/>
                                                  <w:divBdr>
                                                    <w:top w:val="none" w:sz="0" w:space="0" w:color="auto"/>
                                                    <w:left w:val="none" w:sz="0" w:space="0" w:color="auto"/>
                                                    <w:bottom w:val="none" w:sz="0" w:space="0" w:color="auto"/>
                                                    <w:right w:val="none" w:sz="0" w:space="0" w:color="auto"/>
                                                  </w:divBdr>
                                                  <w:divsChild>
                                                    <w:div w:id="1130394990">
                                                      <w:marLeft w:val="0"/>
                                                      <w:marRight w:val="0"/>
                                                      <w:marTop w:val="0"/>
                                                      <w:marBottom w:val="0"/>
                                                      <w:divBdr>
                                                        <w:top w:val="none" w:sz="0" w:space="0" w:color="auto"/>
                                                        <w:left w:val="none" w:sz="0" w:space="0" w:color="auto"/>
                                                        <w:bottom w:val="none" w:sz="0" w:space="0" w:color="auto"/>
                                                        <w:right w:val="none" w:sz="0" w:space="0" w:color="auto"/>
                                                      </w:divBdr>
                                                      <w:divsChild>
                                                        <w:div w:id="1221554509">
                                                          <w:marLeft w:val="150"/>
                                                          <w:marRight w:val="150"/>
                                                          <w:marTop w:val="150"/>
                                                          <w:marBottom w:val="150"/>
                                                          <w:divBdr>
                                                            <w:top w:val="none" w:sz="0" w:space="0" w:color="auto"/>
                                                            <w:left w:val="none" w:sz="0" w:space="0" w:color="auto"/>
                                                            <w:bottom w:val="none" w:sz="0" w:space="0" w:color="auto"/>
                                                            <w:right w:val="none" w:sz="0" w:space="0" w:color="auto"/>
                                                          </w:divBdr>
                                                          <w:divsChild>
                                                            <w:div w:id="851649187">
                                                              <w:marLeft w:val="0"/>
                                                              <w:marRight w:val="0"/>
                                                              <w:marTop w:val="0"/>
                                                              <w:marBottom w:val="0"/>
                                                              <w:divBdr>
                                                                <w:top w:val="none" w:sz="0" w:space="0" w:color="auto"/>
                                                                <w:left w:val="none" w:sz="0" w:space="0" w:color="auto"/>
                                                                <w:bottom w:val="none" w:sz="0" w:space="0" w:color="auto"/>
                                                                <w:right w:val="none" w:sz="0" w:space="0" w:color="auto"/>
                                                              </w:divBdr>
                                                              <w:divsChild>
                                                                <w:div w:id="489099640">
                                                                  <w:marLeft w:val="0"/>
                                                                  <w:marRight w:val="0"/>
                                                                  <w:marTop w:val="0"/>
                                                                  <w:marBottom w:val="0"/>
                                                                  <w:divBdr>
                                                                    <w:top w:val="none" w:sz="0" w:space="0" w:color="auto"/>
                                                                    <w:left w:val="none" w:sz="0" w:space="0" w:color="auto"/>
                                                                    <w:bottom w:val="none" w:sz="0" w:space="0" w:color="auto"/>
                                                                    <w:right w:val="none" w:sz="0" w:space="0" w:color="auto"/>
                                                                  </w:divBdr>
                                                                  <w:divsChild>
                                                                    <w:div w:id="458494955">
                                                                      <w:marLeft w:val="105"/>
                                                                      <w:marRight w:val="105"/>
                                                                      <w:marTop w:val="75"/>
                                                                      <w:marBottom w:val="75"/>
                                                                      <w:divBdr>
                                                                        <w:top w:val="none" w:sz="0" w:space="0" w:color="auto"/>
                                                                        <w:left w:val="none" w:sz="0" w:space="0" w:color="auto"/>
                                                                        <w:bottom w:val="none" w:sz="0" w:space="0" w:color="auto"/>
                                                                        <w:right w:val="none" w:sz="0" w:space="0" w:color="auto"/>
                                                                      </w:divBdr>
                                                                      <w:divsChild>
                                                                        <w:div w:id="939602102">
                                                                          <w:marLeft w:val="0"/>
                                                                          <w:marRight w:val="0"/>
                                                                          <w:marTop w:val="0"/>
                                                                          <w:marBottom w:val="0"/>
                                                                          <w:divBdr>
                                                                            <w:top w:val="none" w:sz="0" w:space="0" w:color="auto"/>
                                                                            <w:left w:val="none" w:sz="0" w:space="0" w:color="auto"/>
                                                                            <w:bottom w:val="none" w:sz="0" w:space="0" w:color="auto"/>
                                                                            <w:right w:val="none" w:sz="0" w:space="0" w:color="auto"/>
                                                                          </w:divBdr>
                                                                        </w:div>
                                                                        <w:div w:id="1368948709">
                                                                          <w:marLeft w:val="0"/>
                                                                          <w:marRight w:val="0"/>
                                                                          <w:marTop w:val="0"/>
                                                                          <w:marBottom w:val="0"/>
                                                                          <w:divBdr>
                                                                            <w:top w:val="none" w:sz="0" w:space="0" w:color="auto"/>
                                                                            <w:left w:val="none" w:sz="0" w:space="0" w:color="auto"/>
                                                                            <w:bottom w:val="none" w:sz="0" w:space="0" w:color="auto"/>
                                                                            <w:right w:val="none" w:sz="0" w:space="0" w:color="auto"/>
                                                                          </w:divBdr>
                                                                          <w:divsChild>
                                                                            <w:div w:id="199039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5622463">
                                                      <w:marLeft w:val="0"/>
                                                      <w:marRight w:val="0"/>
                                                      <w:marTop w:val="0"/>
                                                      <w:marBottom w:val="0"/>
                                                      <w:divBdr>
                                                        <w:top w:val="none" w:sz="0" w:space="0" w:color="auto"/>
                                                        <w:left w:val="none" w:sz="0" w:space="0" w:color="auto"/>
                                                        <w:bottom w:val="none" w:sz="0" w:space="0" w:color="auto"/>
                                                        <w:right w:val="none" w:sz="0" w:space="0" w:color="auto"/>
                                                      </w:divBdr>
                                                      <w:divsChild>
                                                        <w:div w:id="588538601">
                                                          <w:marLeft w:val="0"/>
                                                          <w:marRight w:val="0"/>
                                                          <w:marTop w:val="0"/>
                                                          <w:marBottom w:val="0"/>
                                                          <w:divBdr>
                                                            <w:top w:val="none" w:sz="0" w:space="0" w:color="auto"/>
                                                            <w:left w:val="none" w:sz="0" w:space="0" w:color="auto"/>
                                                            <w:bottom w:val="none" w:sz="0" w:space="0" w:color="auto"/>
                                                            <w:right w:val="none" w:sz="0" w:space="0" w:color="auto"/>
                                                          </w:divBdr>
                                                          <w:divsChild>
                                                            <w:div w:id="10180622">
                                                              <w:marLeft w:val="150"/>
                                                              <w:marRight w:val="150"/>
                                                              <w:marTop w:val="150"/>
                                                              <w:marBottom w:val="150"/>
                                                              <w:divBdr>
                                                                <w:top w:val="none" w:sz="0" w:space="0" w:color="auto"/>
                                                                <w:left w:val="none" w:sz="0" w:space="0" w:color="auto"/>
                                                                <w:bottom w:val="none" w:sz="0" w:space="0" w:color="auto"/>
                                                                <w:right w:val="none" w:sz="0" w:space="0" w:color="auto"/>
                                                              </w:divBdr>
                                                              <w:divsChild>
                                                                <w:div w:id="2031831052">
                                                                  <w:marLeft w:val="0"/>
                                                                  <w:marRight w:val="0"/>
                                                                  <w:marTop w:val="0"/>
                                                                  <w:marBottom w:val="0"/>
                                                                  <w:divBdr>
                                                                    <w:top w:val="none" w:sz="0" w:space="0" w:color="auto"/>
                                                                    <w:left w:val="none" w:sz="0" w:space="0" w:color="auto"/>
                                                                    <w:bottom w:val="none" w:sz="0" w:space="0" w:color="auto"/>
                                                                    <w:right w:val="none" w:sz="0" w:space="0" w:color="auto"/>
                                                                  </w:divBdr>
                                                                  <w:divsChild>
                                                                    <w:div w:id="1563908145">
                                                                      <w:marLeft w:val="0"/>
                                                                      <w:marRight w:val="0"/>
                                                                      <w:marTop w:val="0"/>
                                                                      <w:marBottom w:val="0"/>
                                                                      <w:divBdr>
                                                                        <w:top w:val="none" w:sz="0" w:space="0" w:color="auto"/>
                                                                        <w:left w:val="none" w:sz="0" w:space="0" w:color="auto"/>
                                                                        <w:bottom w:val="none" w:sz="0" w:space="0" w:color="auto"/>
                                                                        <w:right w:val="none" w:sz="0" w:space="0" w:color="auto"/>
                                                                      </w:divBdr>
                                                                      <w:divsChild>
                                                                        <w:div w:id="246816178">
                                                                          <w:marLeft w:val="150"/>
                                                                          <w:marRight w:val="150"/>
                                                                          <w:marTop w:val="15"/>
                                                                          <w:marBottom w:val="150"/>
                                                                          <w:divBdr>
                                                                            <w:top w:val="none" w:sz="0" w:space="0" w:color="auto"/>
                                                                            <w:left w:val="none" w:sz="0" w:space="0" w:color="auto"/>
                                                                            <w:bottom w:val="none" w:sz="0" w:space="0" w:color="auto"/>
                                                                            <w:right w:val="none" w:sz="0" w:space="0" w:color="auto"/>
                                                                          </w:divBdr>
                                                                          <w:divsChild>
                                                                            <w:div w:id="1451363739">
                                                                              <w:marLeft w:val="0"/>
                                                                              <w:marRight w:val="0"/>
                                                                              <w:marTop w:val="0"/>
                                                                              <w:marBottom w:val="0"/>
                                                                              <w:divBdr>
                                                                                <w:top w:val="none" w:sz="0" w:space="0" w:color="auto"/>
                                                                                <w:left w:val="none" w:sz="0" w:space="0" w:color="auto"/>
                                                                                <w:bottom w:val="none" w:sz="0" w:space="0" w:color="auto"/>
                                                                                <w:right w:val="none" w:sz="0" w:space="0" w:color="auto"/>
                                                                              </w:divBdr>
                                                                              <w:divsChild>
                                                                                <w:div w:id="663361276">
                                                                                  <w:marLeft w:val="0"/>
                                                                                  <w:marRight w:val="0"/>
                                                                                  <w:marTop w:val="0"/>
                                                                                  <w:marBottom w:val="0"/>
                                                                                  <w:divBdr>
                                                                                    <w:top w:val="none" w:sz="0" w:space="0" w:color="auto"/>
                                                                                    <w:left w:val="none" w:sz="0" w:space="0" w:color="auto"/>
                                                                                    <w:bottom w:val="none" w:sz="0" w:space="0" w:color="auto"/>
                                                                                    <w:right w:val="none" w:sz="0" w:space="0" w:color="auto"/>
                                                                                  </w:divBdr>
                                                                                </w:div>
                                                                              </w:divsChild>
                                                                            </w:div>
                                                                            <w:div w:id="231501081">
                                                                              <w:marLeft w:val="0"/>
                                                                              <w:marRight w:val="0"/>
                                                                              <w:marTop w:val="675"/>
                                                                              <w:marBottom w:val="0"/>
                                                                              <w:divBdr>
                                                                                <w:top w:val="none" w:sz="0" w:space="0" w:color="auto"/>
                                                                                <w:left w:val="none" w:sz="0" w:space="0" w:color="auto"/>
                                                                                <w:bottom w:val="none" w:sz="0" w:space="0" w:color="auto"/>
                                                                                <w:right w:val="none" w:sz="0" w:space="0" w:color="auto"/>
                                                                              </w:divBdr>
                                                                            </w:div>
                                                                          </w:divsChild>
                                                                        </w:div>
                                                                        <w:div w:id="370497152">
                                                                          <w:marLeft w:val="150"/>
                                                                          <w:marRight w:val="150"/>
                                                                          <w:marTop w:val="15"/>
                                                                          <w:marBottom w:val="150"/>
                                                                          <w:divBdr>
                                                                            <w:top w:val="none" w:sz="0" w:space="0" w:color="auto"/>
                                                                            <w:left w:val="none" w:sz="0" w:space="0" w:color="auto"/>
                                                                            <w:bottom w:val="none" w:sz="0" w:space="0" w:color="auto"/>
                                                                            <w:right w:val="none" w:sz="0" w:space="0" w:color="auto"/>
                                                                          </w:divBdr>
                                                                          <w:divsChild>
                                                                            <w:div w:id="2049792450">
                                                                              <w:marLeft w:val="0"/>
                                                                              <w:marRight w:val="0"/>
                                                                              <w:marTop w:val="0"/>
                                                                              <w:marBottom w:val="0"/>
                                                                              <w:divBdr>
                                                                                <w:top w:val="none" w:sz="0" w:space="0" w:color="auto"/>
                                                                                <w:left w:val="none" w:sz="0" w:space="0" w:color="auto"/>
                                                                                <w:bottom w:val="none" w:sz="0" w:space="0" w:color="auto"/>
                                                                                <w:right w:val="none" w:sz="0" w:space="0" w:color="auto"/>
                                                                              </w:divBdr>
                                                                              <w:divsChild>
                                                                                <w:div w:id="134011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52374">
                                                                          <w:marLeft w:val="150"/>
                                                                          <w:marRight w:val="150"/>
                                                                          <w:marTop w:val="15"/>
                                                                          <w:marBottom w:val="150"/>
                                                                          <w:divBdr>
                                                                            <w:top w:val="none" w:sz="0" w:space="0" w:color="auto"/>
                                                                            <w:left w:val="none" w:sz="0" w:space="0" w:color="auto"/>
                                                                            <w:bottom w:val="none" w:sz="0" w:space="0" w:color="auto"/>
                                                                            <w:right w:val="none" w:sz="0" w:space="0" w:color="auto"/>
                                                                          </w:divBdr>
                                                                          <w:divsChild>
                                                                            <w:div w:id="1414473631">
                                                                              <w:marLeft w:val="0"/>
                                                                              <w:marRight w:val="0"/>
                                                                              <w:marTop w:val="0"/>
                                                                              <w:marBottom w:val="0"/>
                                                                              <w:divBdr>
                                                                                <w:top w:val="none" w:sz="0" w:space="0" w:color="auto"/>
                                                                                <w:left w:val="none" w:sz="0" w:space="0" w:color="auto"/>
                                                                                <w:bottom w:val="none" w:sz="0" w:space="0" w:color="auto"/>
                                                                                <w:right w:val="none" w:sz="0" w:space="0" w:color="auto"/>
                                                                              </w:divBdr>
                                                                              <w:divsChild>
                                                                                <w:div w:id="208660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67296">
                                                                          <w:marLeft w:val="150"/>
                                                                          <w:marRight w:val="150"/>
                                                                          <w:marTop w:val="15"/>
                                                                          <w:marBottom w:val="150"/>
                                                                          <w:divBdr>
                                                                            <w:top w:val="none" w:sz="0" w:space="0" w:color="auto"/>
                                                                            <w:left w:val="none" w:sz="0" w:space="0" w:color="auto"/>
                                                                            <w:bottom w:val="none" w:sz="0" w:space="0" w:color="auto"/>
                                                                            <w:right w:val="none" w:sz="0" w:space="0" w:color="auto"/>
                                                                          </w:divBdr>
                                                                          <w:divsChild>
                                                                            <w:div w:id="1910773914">
                                                                              <w:marLeft w:val="0"/>
                                                                              <w:marRight w:val="0"/>
                                                                              <w:marTop w:val="0"/>
                                                                              <w:marBottom w:val="0"/>
                                                                              <w:divBdr>
                                                                                <w:top w:val="none" w:sz="0" w:space="0" w:color="auto"/>
                                                                                <w:left w:val="none" w:sz="0" w:space="0" w:color="auto"/>
                                                                                <w:bottom w:val="none" w:sz="0" w:space="0" w:color="auto"/>
                                                                                <w:right w:val="none" w:sz="0" w:space="0" w:color="auto"/>
                                                                              </w:divBdr>
                                                                              <w:divsChild>
                                                                                <w:div w:id="206610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269588">
                                                                          <w:marLeft w:val="135"/>
                                                                          <w:marRight w:val="135"/>
                                                                          <w:marTop w:val="0"/>
                                                                          <w:marBottom w:val="135"/>
                                                                          <w:divBdr>
                                                                            <w:top w:val="none" w:sz="0" w:space="0" w:color="auto"/>
                                                                            <w:left w:val="none" w:sz="0" w:space="0" w:color="auto"/>
                                                                            <w:bottom w:val="none" w:sz="0" w:space="0" w:color="auto"/>
                                                                            <w:right w:val="none" w:sz="0" w:space="0" w:color="auto"/>
                                                                          </w:divBdr>
                                                                          <w:divsChild>
                                                                            <w:div w:id="2012222621">
                                                                              <w:marLeft w:val="0"/>
                                                                              <w:marRight w:val="0"/>
                                                                              <w:marTop w:val="0"/>
                                                                              <w:marBottom w:val="0"/>
                                                                              <w:divBdr>
                                                                                <w:top w:val="none" w:sz="0" w:space="0" w:color="auto"/>
                                                                                <w:left w:val="none" w:sz="0" w:space="0" w:color="auto"/>
                                                                                <w:bottom w:val="none" w:sz="0" w:space="0" w:color="auto"/>
                                                                                <w:right w:val="none" w:sz="0" w:space="0" w:color="auto"/>
                                                                              </w:divBdr>
                                                                              <w:divsChild>
                                                                                <w:div w:id="137110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838224">
                                                                      <w:marLeft w:val="0"/>
                                                                      <w:marRight w:val="0"/>
                                                                      <w:marTop w:val="0"/>
                                                                      <w:marBottom w:val="0"/>
                                                                      <w:divBdr>
                                                                        <w:top w:val="none" w:sz="0" w:space="0" w:color="auto"/>
                                                                        <w:left w:val="none" w:sz="0" w:space="0" w:color="auto"/>
                                                                        <w:bottom w:val="none" w:sz="0" w:space="0" w:color="auto"/>
                                                                        <w:right w:val="none" w:sz="0" w:space="0" w:color="auto"/>
                                                                      </w:divBdr>
                                                                      <w:divsChild>
                                                                        <w:div w:id="1384675144">
                                                                          <w:marLeft w:val="0"/>
                                                                          <w:marRight w:val="0"/>
                                                                          <w:marTop w:val="0"/>
                                                                          <w:marBottom w:val="0"/>
                                                                          <w:divBdr>
                                                                            <w:top w:val="none" w:sz="0" w:space="0" w:color="auto"/>
                                                                            <w:left w:val="none" w:sz="0" w:space="0" w:color="auto"/>
                                                                            <w:bottom w:val="none" w:sz="0" w:space="0" w:color="auto"/>
                                                                            <w:right w:val="none" w:sz="0" w:space="0" w:color="auto"/>
                                                                          </w:divBdr>
                                                                          <w:divsChild>
                                                                            <w:div w:id="1089157536">
                                                                              <w:marLeft w:val="0"/>
                                                                              <w:marRight w:val="0"/>
                                                                              <w:marTop w:val="0"/>
                                                                              <w:marBottom w:val="0"/>
                                                                              <w:divBdr>
                                                                                <w:top w:val="none" w:sz="0" w:space="0" w:color="auto"/>
                                                                                <w:left w:val="none" w:sz="0" w:space="0" w:color="auto"/>
                                                                                <w:bottom w:val="none" w:sz="0" w:space="0" w:color="auto"/>
                                                                                <w:right w:val="none" w:sz="0" w:space="0" w:color="auto"/>
                                                                              </w:divBdr>
                                                                              <w:divsChild>
                                                                                <w:div w:id="1950508337">
                                                                                  <w:marLeft w:val="105"/>
                                                                                  <w:marRight w:val="105"/>
                                                                                  <w:marTop w:val="75"/>
                                                                                  <w:marBottom w:val="75"/>
                                                                                  <w:divBdr>
                                                                                    <w:top w:val="none" w:sz="0" w:space="0" w:color="auto"/>
                                                                                    <w:left w:val="none" w:sz="0" w:space="0" w:color="auto"/>
                                                                                    <w:bottom w:val="none" w:sz="0" w:space="0" w:color="auto"/>
                                                                                    <w:right w:val="none" w:sz="0" w:space="0" w:color="auto"/>
                                                                                  </w:divBdr>
                                                                                  <w:divsChild>
                                                                                    <w:div w:id="1761677919">
                                                                                      <w:marLeft w:val="0"/>
                                                                                      <w:marRight w:val="0"/>
                                                                                      <w:marTop w:val="0"/>
                                                                                      <w:marBottom w:val="0"/>
                                                                                      <w:divBdr>
                                                                                        <w:top w:val="none" w:sz="0" w:space="0" w:color="auto"/>
                                                                                        <w:left w:val="none" w:sz="0" w:space="0" w:color="auto"/>
                                                                                        <w:bottom w:val="none" w:sz="0" w:space="0" w:color="auto"/>
                                                                                        <w:right w:val="none" w:sz="0" w:space="0" w:color="auto"/>
                                                                                      </w:divBdr>
                                                                                    </w:div>
                                                                                    <w:div w:id="1862013643">
                                                                                      <w:marLeft w:val="0"/>
                                                                                      <w:marRight w:val="0"/>
                                                                                      <w:marTop w:val="0"/>
                                                                                      <w:marBottom w:val="0"/>
                                                                                      <w:divBdr>
                                                                                        <w:top w:val="none" w:sz="0" w:space="0" w:color="auto"/>
                                                                                        <w:left w:val="none" w:sz="0" w:space="0" w:color="auto"/>
                                                                                        <w:bottom w:val="none" w:sz="0" w:space="0" w:color="auto"/>
                                                                                        <w:right w:val="none" w:sz="0" w:space="0" w:color="auto"/>
                                                                                      </w:divBdr>
                                                                                      <w:divsChild>
                                                                                        <w:div w:id="19706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26080496">
                                                          <w:marLeft w:val="0"/>
                                                          <w:marRight w:val="0"/>
                                                          <w:marTop w:val="0"/>
                                                          <w:marBottom w:val="0"/>
                                                          <w:divBdr>
                                                            <w:top w:val="none" w:sz="0" w:space="0" w:color="auto"/>
                                                            <w:left w:val="none" w:sz="0" w:space="0" w:color="auto"/>
                                                            <w:bottom w:val="none" w:sz="0" w:space="0" w:color="auto"/>
                                                            <w:right w:val="none" w:sz="0" w:space="0" w:color="auto"/>
                                                          </w:divBdr>
                                                          <w:divsChild>
                                                            <w:div w:id="733427665">
                                                              <w:marLeft w:val="0"/>
                                                              <w:marRight w:val="0"/>
                                                              <w:marTop w:val="0"/>
                                                              <w:marBottom w:val="0"/>
                                                              <w:divBdr>
                                                                <w:top w:val="none" w:sz="0" w:space="0" w:color="auto"/>
                                                                <w:left w:val="none" w:sz="0" w:space="0" w:color="auto"/>
                                                                <w:bottom w:val="none" w:sz="0" w:space="0" w:color="auto"/>
                                                                <w:right w:val="none" w:sz="0" w:space="0" w:color="auto"/>
                                                              </w:divBdr>
                                                              <w:divsChild>
                                                                <w:div w:id="1777481306">
                                                                  <w:marLeft w:val="150"/>
                                                                  <w:marRight w:val="150"/>
                                                                  <w:marTop w:val="150"/>
                                                                  <w:marBottom w:val="150"/>
                                                                  <w:divBdr>
                                                                    <w:top w:val="none" w:sz="0" w:space="0" w:color="auto"/>
                                                                    <w:left w:val="none" w:sz="0" w:space="0" w:color="auto"/>
                                                                    <w:bottom w:val="none" w:sz="0" w:space="0" w:color="auto"/>
                                                                    <w:right w:val="none" w:sz="0" w:space="0" w:color="auto"/>
                                                                  </w:divBdr>
                                                                  <w:divsChild>
                                                                    <w:div w:id="815297026">
                                                                      <w:marLeft w:val="0"/>
                                                                      <w:marRight w:val="0"/>
                                                                      <w:marTop w:val="0"/>
                                                                      <w:marBottom w:val="0"/>
                                                                      <w:divBdr>
                                                                        <w:top w:val="none" w:sz="0" w:space="0" w:color="auto"/>
                                                                        <w:left w:val="none" w:sz="0" w:space="0" w:color="auto"/>
                                                                        <w:bottom w:val="none" w:sz="0" w:space="0" w:color="auto"/>
                                                                        <w:right w:val="none" w:sz="0" w:space="0" w:color="auto"/>
                                                                      </w:divBdr>
                                                                      <w:divsChild>
                                                                        <w:div w:id="1195575608">
                                                                          <w:marLeft w:val="0"/>
                                                                          <w:marRight w:val="0"/>
                                                                          <w:marTop w:val="0"/>
                                                                          <w:marBottom w:val="0"/>
                                                                          <w:divBdr>
                                                                            <w:top w:val="none" w:sz="0" w:space="0" w:color="auto"/>
                                                                            <w:left w:val="none" w:sz="0" w:space="0" w:color="auto"/>
                                                                            <w:bottom w:val="none" w:sz="0" w:space="0" w:color="auto"/>
                                                                            <w:right w:val="none" w:sz="0" w:space="0" w:color="auto"/>
                                                                          </w:divBdr>
                                                                          <w:divsChild>
                                                                            <w:div w:id="2005938506">
                                                                              <w:marLeft w:val="150"/>
                                                                              <w:marRight w:val="150"/>
                                                                              <w:marTop w:val="15"/>
                                                                              <w:marBottom w:val="150"/>
                                                                              <w:divBdr>
                                                                                <w:top w:val="none" w:sz="0" w:space="0" w:color="auto"/>
                                                                                <w:left w:val="none" w:sz="0" w:space="0" w:color="auto"/>
                                                                                <w:bottom w:val="none" w:sz="0" w:space="0" w:color="auto"/>
                                                                                <w:right w:val="none" w:sz="0" w:space="0" w:color="auto"/>
                                                                              </w:divBdr>
                                                                              <w:divsChild>
                                                                                <w:div w:id="499081933">
                                                                                  <w:marLeft w:val="0"/>
                                                                                  <w:marRight w:val="0"/>
                                                                                  <w:marTop w:val="0"/>
                                                                                  <w:marBottom w:val="0"/>
                                                                                  <w:divBdr>
                                                                                    <w:top w:val="none" w:sz="0" w:space="0" w:color="auto"/>
                                                                                    <w:left w:val="none" w:sz="0" w:space="0" w:color="auto"/>
                                                                                    <w:bottom w:val="none" w:sz="0" w:space="0" w:color="auto"/>
                                                                                    <w:right w:val="none" w:sz="0" w:space="0" w:color="auto"/>
                                                                                  </w:divBdr>
                                                                                </w:div>
                                                                                <w:div w:id="1900820684">
                                                                                  <w:marLeft w:val="0"/>
                                                                                  <w:marRight w:val="0"/>
                                                                                  <w:marTop w:val="525"/>
                                                                                  <w:marBottom w:val="0"/>
                                                                                  <w:divBdr>
                                                                                    <w:top w:val="none" w:sz="0" w:space="0" w:color="auto"/>
                                                                                    <w:left w:val="none" w:sz="0" w:space="0" w:color="auto"/>
                                                                                    <w:bottom w:val="none" w:sz="0" w:space="0" w:color="auto"/>
                                                                                    <w:right w:val="none" w:sz="0" w:space="0" w:color="auto"/>
                                                                                  </w:divBdr>
                                                                                </w:div>
                                                                              </w:divsChild>
                                                                            </w:div>
                                                                            <w:div w:id="790246832">
                                                                              <w:marLeft w:val="150"/>
                                                                              <w:marRight w:val="150"/>
                                                                              <w:marTop w:val="15"/>
                                                                              <w:marBottom w:val="150"/>
                                                                              <w:divBdr>
                                                                                <w:top w:val="none" w:sz="0" w:space="0" w:color="auto"/>
                                                                                <w:left w:val="none" w:sz="0" w:space="0" w:color="auto"/>
                                                                                <w:bottom w:val="none" w:sz="0" w:space="0" w:color="auto"/>
                                                                                <w:right w:val="none" w:sz="0" w:space="0" w:color="auto"/>
                                                                              </w:divBdr>
                                                                              <w:divsChild>
                                                                                <w:div w:id="1879581894">
                                                                                  <w:marLeft w:val="0"/>
                                                                                  <w:marRight w:val="0"/>
                                                                                  <w:marTop w:val="0"/>
                                                                                  <w:marBottom w:val="0"/>
                                                                                  <w:divBdr>
                                                                                    <w:top w:val="none" w:sz="0" w:space="0" w:color="auto"/>
                                                                                    <w:left w:val="none" w:sz="0" w:space="0" w:color="auto"/>
                                                                                    <w:bottom w:val="none" w:sz="0" w:space="0" w:color="auto"/>
                                                                                    <w:right w:val="none" w:sz="0" w:space="0" w:color="auto"/>
                                                                                  </w:divBdr>
                                                                                </w:div>
                                                                                <w:div w:id="1551189869">
                                                                                  <w:marLeft w:val="0"/>
                                                                                  <w:marRight w:val="0"/>
                                                                                  <w:marTop w:val="525"/>
                                                                                  <w:marBottom w:val="0"/>
                                                                                  <w:divBdr>
                                                                                    <w:top w:val="none" w:sz="0" w:space="0" w:color="auto"/>
                                                                                    <w:left w:val="none" w:sz="0" w:space="0" w:color="auto"/>
                                                                                    <w:bottom w:val="none" w:sz="0" w:space="0" w:color="auto"/>
                                                                                    <w:right w:val="none" w:sz="0" w:space="0" w:color="auto"/>
                                                                                  </w:divBdr>
                                                                                </w:div>
                                                                              </w:divsChild>
                                                                            </w:div>
                                                                            <w:div w:id="84884419">
                                                                              <w:marLeft w:val="150"/>
                                                                              <w:marRight w:val="150"/>
                                                                              <w:marTop w:val="15"/>
                                                                              <w:marBottom w:val="150"/>
                                                                              <w:divBdr>
                                                                                <w:top w:val="none" w:sz="0" w:space="0" w:color="auto"/>
                                                                                <w:left w:val="none" w:sz="0" w:space="0" w:color="auto"/>
                                                                                <w:bottom w:val="none" w:sz="0" w:space="0" w:color="auto"/>
                                                                                <w:right w:val="none" w:sz="0" w:space="0" w:color="auto"/>
                                                                              </w:divBdr>
                                                                              <w:divsChild>
                                                                                <w:div w:id="827209800">
                                                                                  <w:marLeft w:val="0"/>
                                                                                  <w:marRight w:val="0"/>
                                                                                  <w:marTop w:val="0"/>
                                                                                  <w:marBottom w:val="0"/>
                                                                                  <w:divBdr>
                                                                                    <w:top w:val="none" w:sz="0" w:space="0" w:color="auto"/>
                                                                                    <w:left w:val="none" w:sz="0" w:space="0" w:color="auto"/>
                                                                                    <w:bottom w:val="none" w:sz="0" w:space="0" w:color="auto"/>
                                                                                    <w:right w:val="none" w:sz="0" w:space="0" w:color="auto"/>
                                                                                  </w:divBdr>
                                                                                </w:div>
                                                                                <w:div w:id="1203833893">
                                                                                  <w:marLeft w:val="0"/>
                                                                                  <w:marRight w:val="0"/>
                                                                                  <w:marTop w:val="525"/>
                                                                                  <w:marBottom w:val="0"/>
                                                                                  <w:divBdr>
                                                                                    <w:top w:val="none" w:sz="0" w:space="0" w:color="auto"/>
                                                                                    <w:left w:val="none" w:sz="0" w:space="0" w:color="auto"/>
                                                                                    <w:bottom w:val="none" w:sz="0" w:space="0" w:color="auto"/>
                                                                                    <w:right w:val="none" w:sz="0" w:space="0" w:color="auto"/>
                                                                                  </w:divBdr>
                                                                                </w:div>
                                                                              </w:divsChild>
                                                                            </w:div>
                                                                            <w:div w:id="1606383487">
                                                                              <w:marLeft w:val="150"/>
                                                                              <w:marRight w:val="150"/>
                                                                              <w:marTop w:val="15"/>
                                                                              <w:marBottom w:val="150"/>
                                                                              <w:divBdr>
                                                                                <w:top w:val="none" w:sz="0" w:space="0" w:color="auto"/>
                                                                                <w:left w:val="none" w:sz="0" w:space="0" w:color="auto"/>
                                                                                <w:bottom w:val="none" w:sz="0" w:space="0" w:color="auto"/>
                                                                                <w:right w:val="none" w:sz="0" w:space="0" w:color="auto"/>
                                                                              </w:divBdr>
                                                                              <w:divsChild>
                                                                                <w:div w:id="1059327198">
                                                                                  <w:marLeft w:val="0"/>
                                                                                  <w:marRight w:val="0"/>
                                                                                  <w:marTop w:val="0"/>
                                                                                  <w:marBottom w:val="0"/>
                                                                                  <w:divBdr>
                                                                                    <w:top w:val="none" w:sz="0" w:space="0" w:color="auto"/>
                                                                                    <w:left w:val="none" w:sz="0" w:space="0" w:color="auto"/>
                                                                                    <w:bottom w:val="none" w:sz="0" w:space="0" w:color="auto"/>
                                                                                    <w:right w:val="none" w:sz="0" w:space="0" w:color="auto"/>
                                                                                  </w:divBdr>
                                                                                </w:div>
                                                                                <w:div w:id="641542096">
                                                                                  <w:marLeft w:val="0"/>
                                                                                  <w:marRight w:val="0"/>
                                                                                  <w:marTop w:val="525"/>
                                                                                  <w:marBottom w:val="0"/>
                                                                                  <w:divBdr>
                                                                                    <w:top w:val="none" w:sz="0" w:space="0" w:color="auto"/>
                                                                                    <w:left w:val="none" w:sz="0" w:space="0" w:color="auto"/>
                                                                                    <w:bottom w:val="none" w:sz="0" w:space="0" w:color="auto"/>
                                                                                    <w:right w:val="none" w:sz="0" w:space="0" w:color="auto"/>
                                                                                  </w:divBdr>
                                                                                </w:div>
                                                                              </w:divsChild>
                                                                            </w:div>
                                                                            <w:div w:id="639959966">
                                                                              <w:marLeft w:val="135"/>
                                                                              <w:marRight w:val="135"/>
                                                                              <w:marTop w:val="0"/>
                                                                              <w:marBottom w:val="135"/>
                                                                              <w:divBdr>
                                                                                <w:top w:val="none" w:sz="0" w:space="0" w:color="auto"/>
                                                                                <w:left w:val="none" w:sz="0" w:space="0" w:color="auto"/>
                                                                                <w:bottom w:val="none" w:sz="0" w:space="0" w:color="auto"/>
                                                                                <w:right w:val="none" w:sz="0" w:space="0" w:color="auto"/>
                                                                              </w:divBdr>
                                                                              <w:divsChild>
                                                                                <w:div w:id="1550144497">
                                                                                  <w:marLeft w:val="0"/>
                                                                                  <w:marRight w:val="0"/>
                                                                                  <w:marTop w:val="0"/>
                                                                                  <w:marBottom w:val="0"/>
                                                                                  <w:divBdr>
                                                                                    <w:top w:val="none" w:sz="0" w:space="0" w:color="auto"/>
                                                                                    <w:left w:val="none" w:sz="0" w:space="0" w:color="auto"/>
                                                                                    <w:bottom w:val="none" w:sz="0" w:space="0" w:color="auto"/>
                                                                                    <w:right w:val="none" w:sz="0" w:space="0" w:color="auto"/>
                                                                                  </w:divBdr>
                                                                                </w:div>
                                                                                <w:div w:id="1569417618">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9223743">
                                                          <w:marLeft w:val="0"/>
                                                          <w:marRight w:val="0"/>
                                                          <w:marTop w:val="0"/>
                                                          <w:marBottom w:val="0"/>
                                                          <w:divBdr>
                                                            <w:top w:val="none" w:sz="0" w:space="0" w:color="auto"/>
                                                            <w:left w:val="none" w:sz="0" w:space="0" w:color="auto"/>
                                                            <w:bottom w:val="none" w:sz="0" w:space="0" w:color="auto"/>
                                                            <w:right w:val="none" w:sz="0" w:space="0" w:color="auto"/>
                                                          </w:divBdr>
                                                          <w:divsChild>
                                                            <w:div w:id="234318603">
                                                              <w:marLeft w:val="0"/>
                                                              <w:marRight w:val="0"/>
                                                              <w:marTop w:val="0"/>
                                                              <w:marBottom w:val="0"/>
                                                              <w:divBdr>
                                                                <w:top w:val="none" w:sz="0" w:space="0" w:color="auto"/>
                                                                <w:left w:val="none" w:sz="0" w:space="0" w:color="auto"/>
                                                                <w:bottom w:val="none" w:sz="0" w:space="0" w:color="auto"/>
                                                                <w:right w:val="none" w:sz="0" w:space="0" w:color="auto"/>
                                                              </w:divBdr>
                                                              <w:divsChild>
                                                                <w:div w:id="387731969">
                                                                  <w:marLeft w:val="150"/>
                                                                  <w:marRight w:val="150"/>
                                                                  <w:marTop w:val="150"/>
                                                                  <w:marBottom w:val="150"/>
                                                                  <w:divBdr>
                                                                    <w:top w:val="none" w:sz="0" w:space="0" w:color="auto"/>
                                                                    <w:left w:val="none" w:sz="0" w:space="0" w:color="auto"/>
                                                                    <w:bottom w:val="none" w:sz="0" w:space="0" w:color="auto"/>
                                                                    <w:right w:val="none" w:sz="0" w:space="0" w:color="auto"/>
                                                                  </w:divBdr>
                                                                  <w:divsChild>
                                                                    <w:div w:id="1742604980">
                                                                      <w:marLeft w:val="0"/>
                                                                      <w:marRight w:val="0"/>
                                                                      <w:marTop w:val="0"/>
                                                                      <w:marBottom w:val="0"/>
                                                                      <w:divBdr>
                                                                        <w:top w:val="none" w:sz="0" w:space="0" w:color="auto"/>
                                                                        <w:left w:val="none" w:sz="0" w:space="0" w:color="auto"/>
                                                                        <w:bottom w:val="none" w:sz="0" w:space="0" w:color="auto"/>
                                                                        <w:right w:val="none" w:sz="0" w:space="0" w:color="auto"/>
                                                                      </w:divBdr>
                                                                      <w:divsChild>
                                                                        <w:div w:id="17394788">
                                                                          <w:marLeft w:val="0"/>
                                                                          <w:marRight w:val="0"/>
                                                                          <w:marTop w:val="0"/>
                                                                          <w:marBottom w:val="0"/>
                                                                          <w:divBdr>
                                                                            <w:top w:val="none" w:sz="0" w:space="0" w:color="auto"/>
                                                                            <w:left w:val="none" w:sz="0" w:space="0" w:color="auto"/>
                                                                            <w:bottom w:val="none" w:sz="0" w:space="0" w:color="auto"/>
                                                                            <w:right w:val="none" w:sz="0" w:space="0" w:color="auto"/>
                                                                          </w:divBdr>
                                                                          <w:divsChild>
                                                                            <w:div w:id="52433473">
                                                                              <w:marLeft w:val="150"/>
                                                                              <w:marRight w:val="150"/>
                                                                              <w:marTop w:val="15"/>
                                                                              <w:marBottom w:val="150"/>
                                                                              <w:divBdr>
                                                                                <w:top w:val="none" w:sz="0" w:space="0" w:color="auto"/>
                                                                                <w:left w:val="none" w:sz="0" w:space="0" w:color="auto"/>
                                                                                <w:bottom w:val="none" w:sz="0" w:space="0" w:color="auto"/>
                                                                                <w:right w:val="none" w:sz="0" w:space="0" w:color="auto"/>
                                                                              </w:divBdr>
                                                                              <w:divsChild>
                                                                                <w:div w:id="1704406132">
                                                                                  <w:marLeft w:val="0"/>
                                                                                  <w:marRight w:val="0"/>
                                                                                  <w:marTop w:val="0"/>
                                                                                  <w:marBottom w:val="0"/>
                                                                                  <w:divBdr>
                                                                                    <w:top w:val="none" w:sz="0" w:space="0" w:color="auto"/>
                                                                                    <w:left w:val="none" w:sz="0" w:space="0" w:color="auto"/>
                                                                                    <w:bottom w:val="none" w:sz="0" w:space="0" w:color="auto"/>
                                                                                    <w:right w:val="none" w:sz="0" w:space="0" w:color="auto"/>
                                                                                  </w:divBdr>
                                                                                </w:div>
                                                                                <w:div w:id="1870802580">
                                                                                  <w:marLeft w:val="0"/>
                                                                                  <w:marRight w:val="0"/>
                                                                                  <w:marTop w:val="525"/>
                                                                                  <w:marBottom w:val="0"/>
                                                                                  <w:divBdr>
                                                                                    <w:top w:val="none" w:sz="0" w:space="0" w:color="auto"/>
                                                                                    <w:left w:val="none" w:sz="0" w:space="0" w:color="auto"/>
                                                                                    <w:bottom w:val="none" w:sz="0" w:space="0" w:color="auto"/>
                                                                                    <w:right w:val="none" w:sz="0" w:space="0" w:color="auto"/>
                                                                                  </w:divBdr>
                                                                                </w:div>
                                                                              </w:divsChild>
                                                                            </w:div>
                                                                            <w:div w:id="915095503">
                                                                              <w:marLeft w:val="135"/>
                                                                              <w:marRight w:val="135"/>
                                                                              <w:marTop w:val="0"/>
                                                                              <w:marBottom w:val="135"/>
                                                                              <w:divBdr>
                                                                                <w:top w:val="none" w:sz="0" w:space="0" w:color="auto"/>
                                                                                <w:left w:val="none" w:sz="0" w:space="0" w:color="auto"/>
                                                                                <w:bottom w:val="none" w:sz="0" w:space="0" w:color="auto"/>
                                                                                <w:right w:val="none" w:sz="0" w:space="0" w:color="auto"/>
                                                                              </w:divBdr>
                                                                              <w:divsChild>
                                                                                <w:div w:id="1278295321">
                                                                                  <w:marLeft w:val="0"/>
                                                                                  <w:marRight w:val="0"/>
                                                                                  <w:marTop w:val="0"/>
                                                                                  <w:marBottom w:val="0"/>
                                                                                  <w:divBdr>
                                                                                    <w:top w:val="none" w:sz="0" w:space="0" w:color="auto"/>
                                                                                    <w:left w:val="none" w:sz="0" w:space="0" w:color="auto"/>
                                                                                    <w:bottom w:val="none" w:sz="0" w:space="0" w:color="auto"/>
                                                                                    <w:right w:val="none" w:sz="0" w:space="0" w:color="auto"/>
                                                                                  </w:divBdr>
                                                                                </w:div>
                                                                                <w:div w:id="1893082319">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4515418">
                                                          <w:marLeft w:val="0"/>
                                                          <w:marRight w:val="0"/>
                                                          <w:marTop w:val="0"/>
                                                          <w:marBottom w:val="0"/>
                                                          <w:divBdr>
                                                            <w:top w:val="none" w:sz="0" w:space="0" w:color="auto"/>
                                                            <w:left w:val="none" w:sz="0" w:space="0" w:color="auto"/>
                                                            <w:bottom w:val="none" w:sz="0" w:space="0" w:color="auto"/>
                                                            <w:right w:val="none" w:sz="0" w:space="0" w:color="auto"/>
                                                          </w:divBdr>
                                                          <w:divsChild>
                                                            <w:div w:id="1293170834">
                                                              <w:marLeft w:val="0"/>
                                                              <w:marRight w:val="0"/>
                                                              <w:marTop w:val="0"/>
                                                              <w:marBottom w:val="0"/>
                                                              <w:divBdr>
                                                                <w:top w:val="none" w:sz="0" w:space="0" w:color="auto"/>
                                                                <w:left w:val="none" w:sz="0" w:space="0" w:color="auto"/>
                                                                <w:bottom w:val="none" w:sz="0" w:space="0" w:color="auto"/>
                                                                <w:right w:val="none" w:sz="0" w:space="0" w:color="auto"/>
                                                              </w:divBdr>
                                                              <w:divsChild>
                                                                <w:div w:id="1680352144">
                                                                  <w:marLeft w:val="150"/>
                                                                  <w:marRight w:val="150"/>
                                                                  <w:marTop w:val="150"/>
                                                                  <w:marBottom w:val="150"/>
                                                                  <w:divBdr>
                                                                    <w:top w:val="none" w:sz="0" w:space="0" w:color="auto"/>
                                                                    <w:left w:val="none" w:sz="0" w:space="0" w:color="auto"/>
                                                                    <w:bottom w:val="none" w:sz="0" w:space="0" w:color="auto"/>
                                                                    <w:right w:val="none" w:sz="0" w:space="0" w:color="auto"/>
                                                                  </w:divBdr>
                                                                  <w:divsChild>
                                                                    <w:div w:id="400758264">
                                                                      <w:marLeft w:val="0"/>
                                                                      <w:marRight w:val="0"/>
                                                                      <w:marTop w:val="0"/>
                                                                      <w:marBottom w:val="0"/>
                                                                      <w:divBdr>
                                                                        <w:top w:val="none" w:sz="0" w:space="0" w:color="auto"/>
                                                                        <w:left w:val="none" w:sz="0" w:space="0" w:color="auto"/>
                                                                        <w:bottom w:val="none" w:sz="0" w:space="0" w:color="auto"/>
                                                                        <w:right w:val="none" w:sz="0" w:space="0" w:color="auto"/>
                                                                      </w:divBdr>
                                                                      <w:divsChild>
                                                                        <w:div w:id="920941747">
                                                                          <w:marLeft w:val="0"/>
                                                                          <w:marRight w:val="0"/>
                                                                          <w:marTop w:val="0"/>
                                                                          <w:marBottom w:val="0"/>
                                                                          <w:divBdr>
                                                                            <w:top w:val="none" w:sz="0" w:space="0" w:color="auto"/>
                                                                            <w:left w:val="none" w:sz="0" w:space="0" w:color="auto"/>
                                                                            <w:bottom w:val="none" w:sz="0" w:space="0" w:color="auto"/>
                                                                            <w:right w:val="none" w:sz="0" w:space="0" w:color="auto"/>
                                                                          </w:divBdr>
                                                                          <w:divsChild>
                                                                            <w:div w:id="2017263791">
                                                                              <w:marLeft w:val="150"/>
                                                                              <w:marRight w:val="150"/>
                                                                              <w:marTop w:val="15"/>
                                                                              <w:marBottom w:val="150"/>
                                                                              <w:divBdr>
                                                                                <w:top w:val="none" w:sz="0" w:space="0" w:color="auto"/>
                                                                                <w:left w:val="none" w:sz="0" w:space="0" w:color="auto"/>
                                                                                <w:bottom w:val="none" w:sz="0" w:space="0" w:color="auto"/>
                                                                                <w:right w:val="none" w:sz="0" w:space="0" w:color="auto"/>
                                                                              </w:divBdr>
                                                                              <w:divsChild>
                                                                                <w:div w:id="1988507265">
                                                                                  <w:marLeft w:val="0"/>
                                                                                  <w:marRight w:val="0"/>
                                                                                  <w:marTop w:val="0"/>
                                                                                  <w:marBottom w:val="0"/>
                                                                                  <w:divBdr>
                                                                                    <w:top w:val="none" w:sz="0" w:space="0" w:color="auto"/>
                                                                                    <w:left w:val="none" w:sz="0" w:space="0" w:color="auto"/>
                                                                                    <w:bottom w:val="none" w:sz="0" w:space="0" w:color="auto"/>
                                                                                    <w:right w:val="none" w:sz="0" w:space="0" w:color="auto"/>
                                                                                  </w:divBdr>
                                                                                </w:div>
                                                                                <w:div w:id="2052341561">
                                                                                  <w:marLeft w:val="0"/>
                                                                                  <w:marRight w:val="0"/>
                                                                                  <w:marTop w:val="525"/>
                                                                                  <w:marBottom w:val="0"/>
                                                                                  <w:divBdr>
                                                                                    <w:top w:val="none" w:sz="0" w:space="0" w:color="auto"/>
                                                                                    <w:left w:val="none" w:sz="0" w:space="0" w:color="auto"/>
                                                                                    <w:bottom w:val="none" w:sz="0" w:space="0" w:color="auto"/>
                                                                                    <w:right w:val="none" w:sz="0" w:space="0" w:color="auto"/>
                                                                                  </w:divBdr>
                                                                                </w:div>
                                                                              </w:divsChild>
                                                                            </w:div>
                                                                            <w:div w:id="20594627">
                                                                              <w:marLeft w:val="150"/>
                                                                              <w:marRight w:val="150"/>
                                                                              <w:marTop w:val="15"/>
                                                                              <w:marBottom w:val="150"/>
                                                                              <w:divBdr>
                                                                                <w:top w:val="none" w:sz="0" w:space="0" w:color="auto"/>
                                                                                <w:left w:val="none" w:sz="0" w:space="0" w:color="auto"/>
                                                                                <w:bottom w:val="none" w:sz="0" w:space="0" w:color="auto"/>
                                                                                <w:right w:val="none" w:sz="0" w:space="0" w:color="auto"/>
                                                                              </w:divBdr>
                                                                              <w:divsChild>
                                                                                <w:div w:id="1407610494">
                                                                                  <w:marLeft w:val="0"/>
                                                                                  <w:marRight w:val="0"/>
                                                                                  <w:marTop w:val="0"/>
                                                                                  <w:marBottom w:val="0"/>
                                                                                  <w:divBdr>
                                                                                    <w:top w:val="none" w:sz="0" w:space="0" w:color="auto"/>
                                                                                    <w:left w:val="none" w:sz="0" w:space="0" w:color="auto"/>
                                                                                    <w:bottom w:val="none" w:sz="0" w:space="0" w:color="auto"/>
                                                                                    <w:right w:val="none" w:sz="0" w:space="0" w:color="auto"/>
                                                                                  </w:divBdr>
                                                                                </w:div>
                                                                                <w:div w:id="273556296">
                                                                                  <w:marLeft w:val="0"/>
                                                                                  <w:marRight w:val="0"/>
                                                                                  <w:marTop w:val="525"/>
                                                                                  <w:marBottom w:val="0"/>
                                                                                  <w:divBdr>
                                                                                    <w:top w:val="none" w:sz="0" w:space="0" w:color="auto"/>
                                                                                    <w:left w:val="none" w:sz="0" w:space="0" w:color="auto"/>
                                                                                    <w:bottom w:val="none" w:sz="0" w:space="0" w:color="auto"/>
                                                                                    <w:right w:val="none" w:sz="0" w:space="0" w:color="auto"/>
                                                                                  </w:divBdr>
                                                                                </w:div>
                                                                              </w:divsChild>
                                                                            </w:div>
                                                                            <w:div w:id="1068722371">
                                                                              <w:marLeft w:val="135"/>
                                                                              <w:marRight w:val="135"/>
                                                                              <w:marTop w:val="0"/>
                                                                              <w:marBottom w:val="135"/>
                                                                              <w:divBdr>
                                                                                <w:top w:val="none" w:sz="0" w:space="0" w:color="auto"/>
                                                                                <w:left w:val="none" w:sz="0" w:space="0" w:color="auto"/>
                                                                                <w:bottom w:val="none" w:sz="0" w:space="0" w:color="auto"/>
                                                                                <w:right w:val="none" w:sz="0" w:space="0" w:color="auto"/>
                                                                              </w:divBdr>
                                                                              <w:divsChild>
                                                                                <w:div w:id="707802972">
                                                                                  <w:marLeft w:val="0"/>
                                                                                  <w:marRight w:val="0"/>
                                                                                  <w:marTop w:val="0"/>
                                                                                  <w:marBottom w:val="0"/>
                                                                                  <w:divBdr>
                                                                                    <w:top w:val="none" w:sz="0" w:space="0" w:color="auto"/>
                                                                                    <w:left w:val="none" w:sz="0" w:space="0" w:color="auto"/>
                                                                                    <w:bottom w:val="none" w:sz="0" w:space="0" w:color="auto"/>
                                                                                    <w:right w:val="none" w:sz="0" w:space="0" w:color="auto"/>
                                                                                  </w:divBdr>
                                                                                </w:div>
                                                                                <w:div w:id="1685747602">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3912982">
                                                          <w:marLeft w:val="0"/>
                                                          <w:marRight w:val="0"/>
                                                          <w:marTop w:val="0"/>
                                                          <w:marBottom w:val="0"/>
                                                          <w:divBdr>
                                                            <w:top w:val="none" w:sz="0" w:space="0" w:color="auto"/>
                                                            <w:left w:val="none" w:sz="0" w:space="0" w:color="auto"/>
                                                            <w:bottom w:val="none" w:sz="0" w:space="0" w:color="auto"/>
                                                            <w:right w:val="none" w:sz="0" w:space="0" w:color="auto"/>
                                                          </w:divBdr>
                                                          <w:divsChild>
                                                            <w:div w:id="2137982810">
                                                              <w:marLeft w:val="0"/>
                                                              <w:marRight w:val="0"/>
                                                              <w:marTop w:val="0"/>
                                                              <w:marBottom w:val="0"/>
                                                              <w:divBdr>
                                                                <w:top w:val="none" w:sz="0" w:space="0" w:color="auto"/>
                                                                <w:left w:val="none" w:sz="0" w:space="0" w:color="auto"/>
                                                                <w:bottom w:val="none" w:sz="0" w:space="0" w:color="auto"/>
                                                                <w:right w:val="none" w:sz="0" w:space="0" w:color="auto"/>
                                                              </w:divBdr>
                                                              <w:divsChild>
                                                                <w:div w:id="2084374839">
                                                                  <w:marLeft w:val="150"/>
                                                                  <w:marRight w:val="150"/>
                                                                  <w:marTop w:val="150"/>
                                                                  <w:marBottom w:val="150"/>
                                                                  <w:divBdr>
                                                                    <w:top w:val="none" w:sz="0" w:space="0" w:color="auto"/>
                                                                    <w:left w:val="none" w:sz="0" w:space="0" w:color="auto"/>
                                                                    <w:bottom w:val="none" w:sz="0" w:space="0" w:color="auto"/>
                                                                    <w:right w:val="none" w:sz="0" w:space="0" w:color="auto"/>
                                                                  </w:divBdr>
                                                                  <w:divsChild>
                                                                    <w:div w:id="48386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561762">
                                                          <w:marLeft w:val="0"/>
                                                          <w:marRight w:val="0"/>
                                                          <w:marTop w:val="0"/>
                                                          <w:marBottom w:val="0"/>
                                                          <w:divBdr>
                                                            <w:top w:val="none" w:sz="0" w:space="0" w:color="auto"/>
                                                            <w:left w:val="none" w:sz="0" w:space="0" w:color="auto"/>
                                                            <w:bottom w:val="none" w:sz="0" w:space="0" w:color="auto"/>
                                                            <w:right w:val="none" w:sz="0" w:space="0" w:color="auto"/>
                                                          </w:divBdr>
                                                          <w:divsChild>
                                                            <w:div w:id="410126109">
                                                              <w:marLeft w:val="0"/>
                                                              <w:marRight w:val="0"/>
                                                              <w:marTop w:val="0"/>
                                                              <w:marBottom w:val="0"/>
                                                              <w:divBdr>
                                                                <w:top w:val="none" w:sz="0" w:space="0" w:color="auto"/>
                                                                <w:left w:val="none" w:sz="0" w:space="0" w:color="auto"/>
                                                                <w:bottom w:val="none" w:sz="0" w:space="0" w:color="auto"/>
                                                                <w:right w:val="none" w:sz="0" w:space="0" w:color="auto"/>
                                                              </w:divBdr>
                                                              <w:divsChild>
                                                                <w:div w:id="1502769307">
                                                                  <w:marLeft w:val="150"/>
                                                                  <w:marRight w:val="150"/>
                                                                  <w:marTop w:val="150"/>
                                                                  <w:marBottom w:val="150"/>
                                                                  <w:divBdr>
                                                                    <w:top w:val="none" w:sz="0" w:space="0" w:color="auto"/>
                                                                    <w:left w:val="none" w:sz="0" w:space="0" w:color="auto"/>
                                                                    <w:bottom w:val="none" w:sz="0" w:space="0" w:color="auto"/>
                                                                    <w:right w:val="none" w:sz="0" w:space="0" w:color="auto"/>
                                                                  </w:divBdr>
                                                                  <w:divsChild>
                                                                    <w:div w:id="821578116">
                                                                      <w:marLeft w:val="0"/>
                                                                      <w:marRight w:val="0"/>
                                                                      <w:marTop w:val="0"/>
                                                                      <w:marBottom w:val="0"/>
                                                                      <w:divBdr>
                                                                        <w:top w:val="none" w:sz="0" w:space="0" w:color="auto"/>
                                                                        <w:left w:val="none" w:sz="0" w:space="0" w:color="auto"/>
                                                                        <w:bottom w:val="none" w:sz="0" w:space="0" w:color="auto"/>
                                                                        <w:right w:val="none" w:sz="0" w:space="0" w:color="auto"/>
                                                                      </w:divBdr>
                                                                      <w:divsChild>
                                                                        <w:div w:id="1508784176">
                                                                          <w:marLeft w:val="0"/>
                                                                          <w:marRight w:val="0"/>
                                                                          <w:marTop w:val="0"/>
                                                                          <w:marBottom w:val="0"/>
                                                                          <w:divBdr>
                                                                            <w:top w:val="none" w:sz="0" w:space="0" w:color="auto"/>
                                                                            <w:left w:val="none" w:sz="0" w:space="0" w:color="auto"/>
                                                                            <w:bottom w:val="none" w:sz="0" w:space="0" w:color="auto"/>
                                                                            <w:right w:val="none" w:sz="0" w:space="0" w:color="auto"/>
                                                                          </w:divBdr>
                                                                          <w:divsChild>
                                                                            <w:div w:id="1297293850">
                                                                              <w:marLeft w:val="150"/>
                                                                              <w:marRight w:val="150"/>
                                                                              <w:marTop w:val="15"/>
                                                                              <w:marBottom w:val="150"/>
                                                                              <w:divBdr>
                                                                                <w:top w:val="none" w:sz="0" w:space="0" w:color="auto"/>
                                                                                <w:left w:val="none" w:sz="0" w:space="0" w:color="auto"/>
                                                                                <w:bottom w:val="none" w:sz="0" w:space="0" w:color="auto"/>
                                                                                <w:right w:val="none" w:sz="0" w:space="0" w:color="auto"/>
                                                                              </w:divBdr>
                                                                              <w:divsChild>
                                                                                <w:div w:id="497042138">
                                                                                  <w:marLeft w:val="0"/>
                                                                                  <w:marRight w:val="0"/>
                                                                                  <w:marTop w:val="0"/>
                                                                                  <w:marBottom w:val="0"/>
                                                                                  <w:divBdr>
                                                                                    <w:top w:val="none" w:sz="0" w:space="0" w:color="auto"/>
                                                                                    <w:left w:val="none" w:sz="0" w:space="0" w:color="auto"/>
                                                                                    <w:bottom w:val="none" w:sz="0" w:space="0" w:color="auto"/>
                                                                                    <w:right w:val="none" w:sz="0" w:space="0" w:color="auto"/>
                                                                                  </w:divBdr>
                                                                                  <w:divsChild>
                                                                                    <w:div w:id="158827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035077">
                                                                              <w:marLeft w:val="150"/>
                                                                              <w:marRight w:val="150"/>
                                                                              <w:marTop w:val="15"/>
                                                                              <w:marBottom w:val="150"/>
                                                                              <w:divBdr>
                                                                                <w:top w:val="none" w:sz="0" w:space="0" w:color="auto"/>
                                                                                <w:left w:val="none" w:sz="0" w:space="0" w:color="auto"/>
                                                                                <w:bottom w:val="none" w:sz="0" w:space="0" w:color="auto"/>
                                                                                <w:right w:val="none" w:sz="0" w:space="0" w:color="auto"/>
                                                                              </w:divBdr>
                                                                              <w:divsChild>
                                                                                <w:div w:id="868183506">
                                                                                  <w:marLeft w:val="0"/>
                                                                                  <w:marRight w:val="0"/>
                                                                                  <w:marTop w:val="0"/>
                                                                                  <w:marBottom w:val="0"/>
                                                                                  <w:divBdr>
                                                                                    <w:top w:val="none" w:sz="0" w:space="0" w:color="auto"/>
                                                                                    <w:left w:val="none" w:sz="0" w:space="0" w:color="auto"/>
                                                                                    <w:bottom w:val="none" w:sz="0" w:space="0" w:color="auto"/>
                                                                                    <w:right w:val="none" w:sz="0" w:space="0" w:color="auto"/>
                                                                                  </w:divBdr>
                                                                                  <w:divsChild>
                                                                                    <w:div w:id="14444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94002">
                                                                              <w:marLeft w:val="135"/>
                                                                              <w:marRight w:val="135"/>
                                                                              <w:marTop w:val="0"/>
                                                                              <w:marBottom w:val="135"/>
                                                                              <w:divBdr>
                                                                                <w:top w:val="none" w:sz="0" w:space="0" w:color="auto"/>
                                                                                <w:left w:val="none" w:sz="0" w:space="0" w:color="auto"/>
                                                                                <w:bottom w:val="none" w:sz="0" w:space="0" w:color="auto"/>
                                                                                <w:right w:val="none" w:sz="0" w:space="0" w:color="auto"/>
                                                                              </w:divBdr>
                                                                              <w:divsChild>
                                                                                <w:div w:id="1270964654">
                                                                                  <w:marLeft w:val="0"/>
                                                                                  <w:marRight w:val="0"/>
                                                                                  <w:marTop w:val="0"/>
                                                                                  <w:marBottom w:val="0"/>
                                                                                  <w:divBdr>
                                                                                    <w:top w:val="none" w:sz="0" w:space="0" w:color="auto"/>
                                                                                    <w:left w:val="none" w:sz="0" w:space="0" w:color="auto"/>
                                                                                    <w:bottom w:val="none" w:sz="0" w:space="0" w:color="auto"/>
                                                                                    <w:right w:val="none" w:sz="0" w:space="0" w:color="auto"/>
                                                                                  </w:divBdr>
                                                                                  <w:divsChild>
                                                                                    <w:div w:id="2036350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039743">
                                                                          <w:marLeft w:val="0"/>
                                                                          <w:marRight w:val="0"/>
                                                                          <w:marTop w:val="0"/>
                                                                          <w:marBottom w:val="0"/>
                                                                          <w:divBdr>
                                                                            <w:top w:val="none" w:sz="0" w:space="0" w:color="auto"/>
                                                                            <w:left w:val="none" w:sz="0" w:space="0" w:color="auto"/>
                                                                            <w:bottom w:val="none" w:sz="0" w:space="0" w:color="auto"/>
                                                                            <w:right w:val="none" w:sz="0" w:space="0" w:color="auto"/>
                                                                          </w:divBdr>
                                                                          <w:divsChild>
                                                                            <w:div w:id="1834908267">
                                                                              <w:marLeft w:val="0"/>
                                                                              <w:marRight w:val="0"/>
                                                                              <w:marTop w:val="0"/>
                                                                              <w:marBottom w:val="0"/>
                                                                              <w:divBdr>
                                                                                <w:top w:val="none" w:sz="0" w:space="0" w:color="auto"/>
                                                                                <w:left w:val="none" w:sz="0" w:space="0" w:color="auto"/>
                                                                                <w:bottom w:val="none" w:sz="0" w:space="0" w:color="auto"/>
                                                                                <w:right w:val="none" w:sz="0" w:space="0" w:color="auto"/>
                                                                              </w:divBdr>
                                                                              <w:divsChild>
                                                                                <w:div w:id="181866293">
                                                                                  <w:marLeft w:val="0"/>
                                                                                  <w:marRight w:val="0"/>
                                                                                  <w:marTop w:val="0"/>
                                                                                  <w:marBottom w:val="0"/>
                                                                                  <w:divBdr>
                                                                                    <w:top w:val="none" w:sz="0" w:space="0" w:color="auto"/>
                                                                                    <w:left w:val="none" w:sz="0" w:space="0" w:color="auto"/>
                                                                                    <w:bottom w:val="none" w:sz="0" w:space="0" w:color="auto"/>
                                                                                    <w:right w:val="none" w:sz="0" w:space="0" w:color="auto"/>
                                                                                  </w:divBdr>
                                                                                  <w:divsChild>
                                                                                    <w:div w:id="79633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8550178">
                                                          <w:marLeft w:val="0"/>
                                                          <w:marRight w:val="0"/>
                                                          <w:marTop w:val="0"/>
                                                          <w:marBottom w:val="0"/>
                                                          <w:divBdr>
                                                            <w:top w:val="none" w:sz="0" w:space="0" w:color="auto"/>
                                                            <w:left w:val="none" w:sz="0" w:space="0" w:color="auto"/>
                                                            <w:bottom w:val="none" w:sz="0" w:space="0" w:color="auto"/>
                                                            <w:right w:val="none" w:sz="0" w:space="0" w:color="auto"/>
                                                          </w:divBdr>
                                                          <w:divsChild>
                                                            <w:div w:id="1732731420">
                                                              <w:marLeft w:val="0"/>
                                                              <w:marRight w:val="0"/>
                                                              <w:marTop w:val="0"/>
                                                              <w:marBottom w:val="0"/>
                                                              <w:divBdr>
                                                                <w:top w:val="none" w:sz="0" w:space="0" w:color="auto"/>
                                                                <w:left w:val="none" w:sz="0" w:space="0" w:color="auto"/>
                                                                <w:bottom w:val="none" w:sz="0" w:space="0" w:color="auto"/>
                                                                <w:right w:val="none" w:sz="0" w:space="0" w:color="auto"/>
                                                              </w:divBdr>
                                                              <w:divsChild>
                                                                <w:div w:id="97717985">
                                                                  <w:marLeft w:val="150"/>
                                                                  <w:marRight w:val="150"/>
                                                                  <w:marTop w:val="150"/>
                                                                  <w:marBottom w:val="150"/>
                                                                  <w:divBdr>
                                                                    <w:top w:val="none" w:sz="0" w:space="0" w:color="auto"/>
                                                                    <w:left w:val="none" w:sz="0" w:space="0" w:color="auto"/>
                                                                    <w:bottom w:val="none" w:sz="0" w:space="0" w:color="auto"/>
                                                                    <w:right w:val="none" w:sz="0" w:space="0" w:color="auto"/>
                                                                  </w:divBdr>
                                                                  <w:divsChild>
                                                                    <w:div w:id="1529291331">
                                                                      <w:marLeft w:val="0"/>
                                                                      <w:marRight w:val="0"/>
                                                                      <w:marTop w:val="0"/>
                                                                      <w:marBottom w:val="0"/>
                                                                      <w:divBdr>
                                                                        <w:top w:val="none" w:sz="0" w:space="0" w:color="auto"/>
                                                                        <w:left w:val="none" w:sz="0" w:space="0" w:color="auto"/>
                                                                        <w:bottom w:val="none" w:sz="0" w:space="0" w:color="auto"/>
                                                                        <w:right w:val="none" w:sz="0" w:space="0" w:color="auto"/>
                                                                      </w:divBdr>
                                                                      <w:divsChild>
                                                                        <w:div w:id="1816069152">
                                                                          <w:marLeft w:val="0"/>
                                                                          <w:marRight w:val="0"/>
                                                                          <w:marTop w:val="0"/>
                                                                          <w:marBottom w:val="0"/>
                                                                          <w:divBdr>
                                                                            <w:top w:val="none" w:sz="0" w:space="0" w:color="auto"/>
                                                                            <w:left w:val="none" w:sz="0" w:space="0" w:color="auto"/>
                                                                            <w:bottom w:val="none" w:sz="0" w:space="0" w:color="auto"/>
                                                                            <w:right w:val="none" w:sz="0" w:space="0" w:color="auto"/>
                                                                          </w:divBdr>
                                                                          <w:divsChild>
                                                                            <w:div w:id="1056010071">
                                                                              <w:marLeft w:val="150"/>
                                                                              <w:marRight w:val="150"/>
                                                                              <w:marTop w:val="15"/>
                                                                              <w:marBottom w:val="150"/>
                                                                              <w:divBdr>
                                                                                <w:top w:val="none" w:sz="0" w:space="0" w:color="auto"/>
                                                                                <w:left w:val="none" w:sz="0" w:space="0" w:color="auto"/>
                                                                                <w:bottom w:val="none" w:sz="0" w:space="0" w:color="auto"/>
                                                                                <w:right w:val="none" w:sz="0" w:space="0" w:color="auto"/>
                                                                              </w:divBdr>
                                                                              <w:divsChild>
                                                                                <w:div w:id="1530072230">
                                                                                  <w:marLeft w:val="0"/>
                                                                                  <w:marRight w:val="0"/>
                                                                                  <w:marTop w:val="0"/>
                                                                                  <w:marBottom w:val="0"/>
                                                                                  <w:divBdr>
                                                                                    <w:top w:val="none" w:sz="0" w:space="0" w:color="auto"/>
                                                                                    <w:left w:val="none" w:sz="0" w:space="0" w:color="auto"/>
                                                                                    <w:bottom w:val="none" w:sz="0" w:space="0" w:color="auto"/>
                                                                                    <w:right w:val="none" w:sz="0" w:space="0" w:color="auto"/>
                                                                                  </w:divBdr>
                                                                                  <w:divsChild>
                                                                                    <w:div w:id="80793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139606">
                                                                              <w:marLeft w:val="150"/>
                                                                              <w:marRight w:val="150"/>
                                                                              <w:marTop w:val="15"/>
                                                                              <w:marBottom w:val="150"/>
                                                                              <w:divBdr>
                                                                                <w:top w:val="none" w:sz="0" w:space="0" w:color="auto"/>
                                                                                <w:left w:val="none" w:sz="0" w:space="0" w:color="auto"/>
                                                                                <w:bottom w:val="none" w:sz="0" w:space="0" w:color="auto"/>
                                                                                <w:right w:val="none" w:sz="0" w:space="0" w:color="auto"/>
                                                                              </w:divBdr>
                                                                              <w:divsChild>
                                                                                <w:div w:id="59136864">
                                                                                  <w:marLeft w:val="0"/>
                                                                                  <w:marRight w:val="0"/>
                                                                                  <w:marTop w:val="0"/>
                                                                                  <w:marBottom w:val="0"/>
                                                                                  <w:divBdr>
                                                                                    <w:top w:val="none" w:sz="0" w:space="0" w:color="auto"/>
                                                                                    <w:left w:val="none" w:sz="0" w:space="0" w:color="auto"/>
                                                                                    <w:bottom w:val="none" w:sz="0" w:space="0" w:color="auto"/>
                                                                                    <w:right w:val="none" w:sz="0" w:space="0" w:color="auto"/>
                                                                                  </w:divBdr>
                                                                                  <w:divsChild>
                                                                                    <w:div w:id="2723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804418">
                                                                              <w:marLeft w:val="135"/>
                                                                              <w:marRight w:val="135"/>
                                                                              <w:marTop w:val="0"/>
                                                                              <w:marBottom w:val="135"/>
                                                                              <w:divBdr>
                                                                                <w:top w:val="none" w:sz="0" w:space="0" w:color="auto"/>
                                                                                <w:left w:val="none" w:sz="0" w:space="0" w:color="auto"/>
                                                                                <w:bottom w:val="none" w:sz="0" w:space="0" w:color="auto"/>
                                                                                <w:right w:val="none" w:sz="0" w:space="0" w:color="auto"/>
                                                                              </w:divBdr>
                                                                              <w:divsChild>
                                                                                <w:div w:id="1499612101">
                                                                                  <w:marLeft w:val="0"/>
                                                                                  <w:marRight w:val="0"/>
                                                                                  <w:marTop w:val="0"/>
                                                                                  <w:marBottom w:val="0"/>
                                                                                  <w:divBdr>
                                                                                    <w:top w:val="none" w:sz="0" w:space="0" w:color="auto"/>
                                                                                    <w:left w:val="none" w:sz="0" w:space="0" w:color="auto"/>
                                                                                    <w:bottom w:val="none" w:sz="0" w:space="0" w:color="auto"/>
                                                                                    <w:right w:val="none" w:sz="0" w:space="0" w:color="auto"/>
                                                                                  </w:divBdr>
                                                                                  <w:divsChild>
                                                                                    <w:div w:id="1798985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533450">
                                                                          <w:marLeft w:val="0"/>
                                                                          <w:marRight w:val="0"/>
                                                                          <w:marTop w:val="0"/>
                                                                          <w:marBottom w:val="0"/>
                                                                          <w:divBdr>
                                                                            <w:top w:val="none" w:sz="0" w:space="0" w:color="auto"/>
                                                                            <w:left w:val="none" w:sz="0" w:space="0" w:color="auto"/>
                                                                            <w:bottom w:val="none" w:sz="0" w:space="0" w:color="auto"/>
                                                                            <w:right w:val="none" w:sz="0" w:space="0" w:color="auto"/>
                                                                          </w:divBdr>
                                                                          <w:divsChild>
                                                                            <w:div w:id="69349432">
                                                                              <w:marLeft w:val="0"/>
                                                                              <w:marRight w:val="0"/>
                                                                              <w:marTop w:val="0"/>
                                                                              <w:marBottom w:val="0"/>
                                                                              <w:divBdr>
                                                                                <w:top w:val="none" w:sz="0" w:space="0" w:color="auto"/>
                                                                                <w:left w:val="none" w:sz="0" w:space="0" w:color="auto"/>
                                                                                <w:bottom w:val="none" w:sz="0" w:space="0" w:color="auto"/>
                                                                                <w:right w:val="none" w:sz="0" w:space="0" w:color="auto"/>
                                                                              </w:divBdr>
                                                                              <w:divsChild>
                                                                                <w:div w:id="1360086281">
                                                                                  <w:marLeft w:val="0"/>
                                                                                  <w:marRight w:val="0"/>
                                                                                  <w:marTop w:val="0"/>
                                                                                  <w:marBottom w:val="0"/>
                                                                                  <w:divBdr>
                                                                                    <w:top w:val="none" w:sz="0" w:space="0" w:color="auto"/>
                                                                                    <w:left w:val="none" w:sz="0" w:space="0" w:color="auto"/>
                                                                                    <w:bottom w:val="none" w:sz="0" w:space="0" w:color="auto"/>
                                                                                    <w:right w:val="none" w:sz="0" w:space="0" w:color="auto"/>
                                                                                  </w:divBdr>
                                                                                  <w:divsChild>
                                                                                    <w:div w:id="99688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4401798">
                                                          <w:marLeft w:val="0"/>
                                                          <w:marRight w:val="0"/>
                                                          <w:marTop w:val="0"/>
                                                          <w:marBottom w:val="0"/>
                                                          <w:divBdr>
                                                            <w:top w:val="none" w:sz="0" w:space="0" w:color="auto"/>
                                                            <w:left w:val="none" w:sz="0" w:space="0" w:color="auto"/>
                                                            <w:bottom w:val="none" w:sz="0" w:space="0" w:color="auto"/>
                                                            <w:right w:val="none" w:sz="0" w:space="0" w:color="auto"/>
                                                          </w:divBdr>
                                                          <w:divsChild>
                                                            <w:div w:id="335689915">
                                                              <w:marLeft w:val="0"/>
                                                              <w:marRight w:val="0"/>
                                                              <w:marTop w:val="0"/>
                                                              <w:marBottom w:val="0"/>
                                                              <w:divBdr>
                                                                <w:top w:val="none" w:sz="0" w:space="0" w:color="auto"/>
                                                                <w:left w:val="none" w:sz="0" w:space="0" w:color="auto"/>
                                                                <w:bottom w:val="none" w:sz="0" w:space="0" w:color="auto"/>
                                                                <w:right w:val="none" w:sz="0" w:space="0" w:color="auto"/>
                                                              </w:divBdr>
                                                              <w:divsChild>
                                                                <w:div w:id="1274636035">
                                                                  <w:marLeft w:val="150"/>
                                                                  <w:marRight w:val="150"/>
                                                                  <w:marTop w:val="150"/>
                                                                  <w:marBottom w:val="150"/>
                                                                  <w:divBdr>
                                                                    <w:top w:val="none" w:sz="0" w:space="0" w:color="auto"/>
                                                                    <w:left w:val="none" w:sz="0" w:space="0" w:color="auto"/>
                                                                    <w:bottom w:val="none" w:sz="0" w:space="0" w:color="auto"/>
                                                                    <w:right w:val="none" w:sz="0" w:space="0" w:color="auto"/>
                                                                  </w:divBdr>
                                                                  <w:divsChild>
                                                                    <w:div w:id="1921520456">
                                                                      <w:marLeft w:val="0"/>
                                                                      <w:marRight w:val="0"/>
                                                                      <w:marTop w:val="0"/>
                                                                      <w:marBottom w:val="0"/>
                                                                      <w:divBdr>
                                                                        <w:top w:val="none" w:sz="0" w:space="0" w:color="auto"/>
                                                                        <w:left w:val="none" w:sz="0" w:space="0" w:color="auto"/>
                                                                        <w:bottom w:val="none" w:sz="0" w:space="0" w:color="auto"/>
                                                                        <w:right w:val="none" w:sz="0" w:space="0" w:color="auto"/>
                                                                      </w:divBdr>
                                                                      <w:divsChild>
                                                                        <w:div w:id="537277770">
                                                                          <w:marLeft w:val="0"/>
                                                                          <w:marRight w:val="0"/>
                                                                          <w:marTop w:val="0"/>
                                                                          <w:marBottom w:val="0"/>
                                                                          <w:divBdr>
                                                                            <w:top w:val="none" w:sz="0" w:space="0" w:color="auto"/>
                                                                            <w:left w:val="none" w:sz="0" w:space="0" w:color="auto"/>
                                                                            <w:bottom w:val="none" w:sz="0" w:space="0" w:color="auto"/>
                                                                            <w:right w:val="none" w:sz="0" w:space="0" w:color="auto"/>
                                                                          </w:divBdr>
                                                                          <w:divsChild>
                                                                            <w:div w:id="1119690498">
                                                                              <w:marLeft w:val="150"/>
                                                                              <w:marRight w:val="150"/>
                                                                              <w:marTop w:val="15"/>
                                                                              <w:marBottom w:val="150"/>
                                                                              <w:divBdr>
                                                                                <w:top w:val="none" w:sz="0" w:space="0" w:color="auto"/>
                                                                                <w:left w:val="none" w:sz="0" w:space="0" w:color="auto"/>
                                                                                <w:bottom w:val="none" w:sz="0" w:space="0" w:color="auto"/>
                                                                                <w:right w:val="none" w:sz="0" w:space="0" w:color="auto"/>
                                                                              </w:divBdr>
                                                                              <w:divsChild>
                                                                                <w:div w:id="1628898910">
                                                                                  <w:marLeft w:val="0"/>
                                                                                  <w:marRight w:val="0"/>
                                                                                  <w:marTop w:val="0"/>
                                                                                  <w:marBottom w:val="0"/>
                                                                                  <w:divBdr>
                                                                                    <w:top w:val="none" w:sz="0" w:space="0" w:color="auto"/>
                                                                                    <w:left w:val="none" w:sz="0" w:space="0" w:color="auto"/>
                                                                                    <w:bottom w:val="none" w:sz="0" w:space="0" w:color="auto"/>
                                                                                    <w:right w:val="none" w:sz="0" w:space="0" w:color="auto"/>
                                                                                  </w:divBdr>
                                                                                  <w:divsChild>
                                                                                    <w:div w:id="1863856858">
                                                                                      <w:marLeft w:val="0"/>
                                                                                      <w:marRight w:val="0"/>
                                                                                      <w:marTop w:val="0"/>
                                                                                      <w:marBottom w:val="0"/>
                                                                                      <w:divBdr>
                                                                                        <w:top w:val="none" w:sz="0" w:space="0" w:color="auto"/>
                                                                                        <w:left w:val="none" w:sz="0" w:space="0" w:color="auto"/>
                                                                                        <w:bottom w:val="none" w:sz="0" w:space="0" w:color="auto"/>
                                                                                        <w:right w:val="none" w:sz="0" w:space="0" w:color="auto"/>
                                                                                      </w:divBdr>
                                                                                    </w:div>
                                                                                  </w:divsChild>
                                                                                </w:div>
                                                                                <w:div w:id="1453599181">
                                                                                  <w:marLeft w:val="0"/>
                                                                                  <w:marRight w:val="0"/>
                                                                                  <w:marTop w:val="675"/>
                                                                                  <w:marBottom w:val="0"/>
                                                                                  <w:divBdr>
                                                                                    <w:top w:val="none" w:sz="0" w:space="0" w:color="auto"/>
                                                                                    <w:left w:val="none" w:sz="0" w:space="0" w:color="auto"/>
                                                                                    <w:bottom w:val="none" w:sz="0" w:space="0" w:color="auto"/>
                                                                                    <w:right w:val="none" w:sz="0" w:space="0" w:color="auto"/>
                                                                                  </w:divBdr>
                                                                                </w:div>
                                                                              </w:divsChild>
                                                                            </w:div>
                                                                            <w:div w:id="1005473676">
                                                                              <w:marLeft w:val="150"/>
                                                                              <w:marRight w:val="150"/>
                                                                              <w:marTop w:val="15"/>
                                                                              <w:marBottom w:val="150"/>
                                                                              <w:divBdr>
                                                                                <w:top w:val="none" w:sz="0" w:space="0" w:color="auto"/>
                                                                                <w:left w:val="none" w:sz="0" w:space="0" w:color="auto"/>
                                                                                <w:bottom w:val="none" w:sz="0" w:space="0" w:color="auto"/>
                                                                                <w:right w:val="none" w:sz="0" w:space="0" w:color="auto"/>
                                                                              </w:divBdr>
                                                                              <w:divsChild>
                                                                                <w:div w:id="333339716">
                                                                                  <w:marLeft w:val="0"/>
                                                                                  <w:marRight w:val="0"/>
                                                                                  <w:marTop w:val="0"/>
                                                                                  <w:marBottom w:val="0"/>
                                                                                  <w:divBdr>
                                                                                    <w:top w:val="none" w:sz="0" w:space="0" w:color="auto"/>
                                                                                    <w:left w:val="none" w:sz="0" w:space="0" w:color="auto"/>
                                                                                    <w:bottom w:val="none" w:sz="0" w:space="0" w:color="auto"/>
                                                                                    <w:right w:val="none" w:sz="0" w:space="0" w:color="auto"/>
                                                                                  </w:divBdr>
                                                                                  <w:divsChild>
                                                                                    <w:div w:id="81241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34608">
                                                                              <w:marLeft w:val="150"/>
                                                                              <w:marRight w:val="150"/>
                                                                              <w:marTop w:val="15"/>
                                                                              <w:marBottom w:val="150"/>
                                                                              <w:divBdr>
                                                                                <w:top w:val="none" w:sz="0" w:space="0" w:color="auto"/>
                                                                                <w:left w:val="none" w:sz="0" w:space="0" w:color="auto"/>
                                                                                <w:bottom w:val="none" w:sz="0" w:space="0" w:color="auto"/>
                                                                                <w:right w:val="none" w:sz="0" w:space="0" w:color="auto"/>
                                                                              </w:divBdr>
                                                                              <w:divsChild>
                                                                                <w:div w:id="744036239">
                                                                                  <w:marLeft w:val="0"/>
                                                                                  <w:marRight w:val="0"/>
                                                                                  <w:marTop w:val="0"/>
                                                                                  <w:marBottom w:val="0"/>
                                                                                  <w:divBdr>
                                                                                    <w:top w:val="none" w:sz="0" w:space="0" w:color="auto"/>
                                                                                    <w:left w:val="none" w:sz="0" w:space="0" w:color="auto"/>
                                                                                    <w:bottom w:val="none" w:sz="0" w:space="0" w:color="auto"/>
                                                                                    <w:right w:val="none" w:sz="0" w:space="0" w:color="auto"/>
                                                                                  </w:divBdr>
                                                                                  <w:divsChild>
                                                                                    <w:div w:id="150150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973809">
                                                                              <w:marLeft w:val="135"/>
                                                                              <w:marRight w:val="135"/>
                                                                              <w:marTop w:val="0"/>
                                                                              <w:marBottom w:val="135"/>
                                                                              <w:divBdr>
                                                                                <w:top w:val="none" w:sz="0" w:space="0" w:color="auto"/>
                                                                                <w:left w:val="none" w:sz="0" w:space="0" w:color="auto"/>
                                                                                <w:bottom w:val="none" w:sz="0" w:space="0" w:color="auto"/>
                                                                                <w:right w:val="none" w:sz="0" w:space="0" w:color="auto"/>
                                                                              </w:divBdr>
                                                                              <w:divsChild>
                                                                                <w:div w:id="879516675">
                                                                                  <w:marLeft w:val="0"/>
                                                                                  <w:marRight w:val="0"/>
                                                                                  <w:marTop w:val="0"/>
                                                                                  <w:marBottom w:val="0"/>
                                                                                  <w:divBdr>
                                                                                    <w:top w:val="none" w:sz="0" w:space="0" w:color="auto"/>
                                                                                    <w:left w:val="none" w:sz="0" w:space="0" w:color="auto"/>
                                                                                    <w:bottom w:val="none" w:sz="0" w:space="0" w:color="auto"/>
                                                                                    <w:right w:val="none" w:sz="0" w:space="0" w:color="auto"/>
                                                                                  </w:divBdr>
                                                                                  <w:divsChild>
                                                                                    <w:div w:id="103954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71013">
                                                                          <w:marLeft w:val="0"/>
                                                                          <w:marRight w:val="0"/>
                                                                          <w:marTop w:val="0"/>
                                                                          <w:marBottom w:val="0"/>
                                                                          <w:divBdr>
                                                                            <w:top w:val="none" w:sz="0" w:space="0" w:color="auto"/>
                                                                            <w:left w:val="none" w:sz="0" w:space="0" w:color="auto"/>
                                                                            <w:bottom w:val="none" w:sz="0" w:space="0" w:color="auto"/>
                                                                            <w:right w:val="none" w:sz="0" w:space="0" w:color="auto"/>
                                                                          </w:divBdr>
                                                                          <w:divsChild>
                                                                            <w:div w:id="1807972081">
                                                                              <w:marLeft w:val="0"/>
                                                                              <w:marRight w:val="0"/>
                                                                              <w:marTop w:val="0"/>
                                                                              <w:marBottom w:val="0"/>
                                                                              <w:divBdr>
                                                                                <w:top w:val="none" w:sz="0" w:space="0" w:color="auto"/>
                                                                                <w:left w:val="none" w:sz="0" w:space="0" w:color="auto"/>
                                                                                <w:bottom w:val="none" w:sz="0" w:space="0" w:color="auto"/>
                                                                                <w:right w:val="none" w:sz="0" w:space="0" w:color="auto"/>
                                                                              </w:divBdr>
                                                                              <w:divsChild>
                                                                                <w:div w:id="1960332540">
                                                                                  <w:marLeft w:val="0"/>
                                                                                  <w:marRight w:val="0"/>
                                                                                  <w:marTop w:val="0"/>
                                                                                  <w:marBottom w:val="0"/>
                                                                                  <w:divBdr>
                                                                                    <w:top w:val="none" w:sz="0" w:space="0" w:color="auto"/>
                                                                                    <w:left w:val="none" w:sz="0" w:space="0" w:color="auto"/>
                                                                                    <w:bottom w:val="none" w:sz="0" w:space="0" w:color="auto"/>
                                                                                    <w:right w:val="none" w:sz="0" w:space="0" w:color="auto"/>
                                                                                  </w:divBdr>
                                                                                  <w:divsChild>
                                                                                    <w:div w:id="1245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7033738">
                                                          <w:marLeft w:val="0"/>
                                                          <w:marRight w:val="0"/>
                                                          <w:marTop w:val="0"/>
                                                          <w:marBottom w:val="0"/>
                                                          <w:divBdr>
                                                            <w:top w:val="none" w:sz="0" w:space="0" w:color="auto"/>
                                                            <w:left w:val="none" w:sz="0" w:space="0" w:color="auto"/>
                                                            <w:bottom w:val="none" w:sz="0" w:space="0" w:color="auto"/>
                                                            <w:right w:val="none" w:sz="0" w:space="0" w:color="auto"/>
                                                          </w:divBdr>
                                                          <w:divsChild>
                                                            <w:div w:id="1150362127">
                                                              <w:marLeft w:val="0"/>
                                                              <w:marRight w:val="0"/>
                                                              <w:marTop w:val="0"/>
                                                              <w:marBottom w:val="0"/>
                                                              <w:divBdr>
                                                                <w:top w:val="none" w:sz="0" w:space="0" w:color="auto"/>
                                                                <w:left w:val="none" w:sz="0" w:space="0" w:color="auto"/>
                                                                <w:bottom w:val="none" w:sz="0" w:space="0" w:color="auto"/>
                                                                <w:right w:val="none" w:sz="0" w:space="0" w:color="auto"/>
                                                              </w:divBdr>
                                                              <w:divsChild>
                                                                <w:div w:id="1377895469">
                                                                  <w:marLeft w:val="150"/>
                                                                  <w:marRight w:val="150"/>
                                                                  <w:marTop w:val="150"/>
                                                                  <w:marBottom w:val="150"/>
                                                                  <w:divBdr>
                                                                    <w:top w:val="none" w:sz="0" w:space="0" w:color="auto"/>
                                                                    <w:left w:val="none" w:sz="0" w:space="0" w:color="auto"/>
                                                                    <w:bottom w:val="none" w:sz="0" w:space="0" w:color="auto"/>
                                                                    <w:right w:val="none" w:sz="0" w:space="0" w:color="auto"/>
                                                                  </w:divBdr>
                                                                  <w:divsChild>
                                                                    <w:div w:id="592325917">
                                                                      <w:marLeft w:val="0"/>
                                                                      <w:marRight w:val="0"/>
                                                                      <w:marTop w:val="0"/>
                                                                      <w:marBottom w:val="0"/>
                                                                      <w:divBdr>
                                                                        <w:top w:val="none" w:sz="0" w:space="0" w:color="auto"/>
                                                                        <w:left w:val="none" w:sz="0" w:space="0" w:color="auto"/>
                                                                        <w:bottom w:val="none" w:sz="0" w:space="0" w:color="auto"/>
                                                                        <w:right w:val="none" w:sz="0" w:space="0" w:color="auto"/>
                                                                      </w:divBdr>
                                                                      <w:divsChild>
                                                                        <w:div w:id="1169101793">
                                                                          <w:marLeft w:val="0"/>
                                                                          <w:marRight w:val="75"/>
                                                                          <w:marTop w:val="75"/>
                                                                          <w:marBottom w:val="75"/>
                                                                          <w:divBdr>
                                                                            <w:top w:val="none" w:sz="0" w:space="0" w:color="auto"/>
                                                                            <w:left w:val="none" w:sz="0" w:space="0" w:color="auto"/>
                                                                            <w:bottom w:val="none" w:sz="0" w:space="0" w:color="auto"/>
                                                                            <w:right w:val="none" w:sz="0" w:space="0" w:color="auto"/>
                                                                          </w:divBdr>
                                                                          <w:divsChild>
                                                                            <w:div w:id="785546324">
                                                                              <w:marLeft w:val="75"/>
                                                                              <w:marRight w:val="150"/>
                                                                              <w:marTop w:val="0"/>
                                                                              <w:marBottom w:val="225"/>
                                                                              <w:divBdr>
                                                                                <w:top w:val="none" w:sz="0" w:space="0" w:color="auto"/>
                                                                                <w:left w:val="none" w:sz="0" w:space="0" w:color="auto"/>
                                                                                <w:bottom w:val="none" w:sz="0" w:space="0" w:color="auto"/>
                                                                                <w:right w:val="none" w:sz="0" w:space="0" w:color="auto"/>
                                                                              </w:divBdr>
                                                                              <w:divsChild>
                                                                                <w:div w:id="643966659">
                                                                                  <w:marLeft w:val="0"/>
                                                                                  <w:marRight w:val="0"/>
                                                                                  <w:marTop w:val="0"/>
                                                                                  <w:marBottom w:val="0"/>
                                                                                  <w:divBdr>
                                                                                    <w:top w:val="none" w:sz="0" w:space="0" w:color="auto"/>
                                                                                    <w:left w:val="none" w:sz="0" w:space="0" w:color="auto"/>
                                                                                    <w:bottom w:val="none" w:sz="0" w:space="0" w:color="auto"/>
                                                                                    <w:right w:val="none" w:sz="0" w:space="0" w:color="auto"/>
                                                                                  </w:divBdr>
                                                                                </w:div>
                                                                                <w:div w:id="1580022819">
                                                                                  <w:marLeft w:val="0"/>
                                                                                  <w:marRight w:val="0"/>
                                                                                  <w:marTop w:val="0"/>
                                                                                  <w:marBottom w:val="0"/>
                                                                                  <w:divBdr>
                                                                                    <w:top w:val="none" w:sz="0" w:space="0" w:color="auto"/>
                                                                                    <w:left w:val="none" w:sz="0" w:space="0" w:color="auto"/>
                                                                                    <w:bottom w:val="none" w:sz="0" w:space="0" w:color="auto"/>
                                                                                    <w:right w:val="none" w:sz="0" w:space="0" w:color="auto"/>
                                                                                  </w:divBdr>
                                                                                  <w:divsChild>
                                                                                    <w:div w:id="249312369">
                                                                                      <w:marLeft w:val="0"/>
                                                                                      <w:marRight w:val="0"/>
                                                                                      <w:marTop w:val="0"/>
                                                                                      <w:marBottom w:val="0"/>
                                                                                      <w:divBdr>
                                                                                        <w:top w:val="none" w:sz="0" w:space="0" w:color="auto"/>
                                                                                        <w:left w:val="none" w:sz="0" w:space="0" w:color="auto"/>
                                                                                        <w:bottom w:val="none" w:sz="0" w:space="0" w:color="auto"/>
                                                                                        <w:right w:val="none" w:sz="0" w:space="0" w:color="auto"/>
                                                                                      </w:divBdr>
                                                                                    </w:div>
                                                                                    <w:div w:id="1375036496">
                                                                                      <w:marLeft w:val="0"/>
                                                                                      <w:marRight w:val="0"/>
                                                                                      <w:marTop w:val="0"/>
                                                                                      <w:marBottom w:val="0"/>
                                                                                      <w:divBdr>
                                                                                        <w:top w:val="none" w:sz="0" w:space="0" w:color="auto"/>
                                                                                        <w:left w:val="none" w:sz="0" w:space="0" w:color="auto"/>
                                                                                        <w:bottom w:val="none" w:sz="0" w:space="0" w:color="auto"/>
                                                                                        <w:right w:val="none" w:sz="0" w:space="0" w:color="auto"/>
                                                                                      </w:divBdr>
                                                                                      <w:divsChild>
                                                                                        <w:div w:id="2102021151">
                                                                                          <w:marLeft w:val="0"/>
                                                                                          <w:marRight w:val="0"/>
                                                                                          <w:marTop w:val="0"/>
                                                                                          <w:marBottom w:val="0"/>
                                                                                          <w:divBdr>
                                                                                            <w:top w:val="none" w:sz="0" w:space="0" w:color="auto"/>
                                                                                            <w:left w:val="none" w:sz="0" w:space="0" w:color="auto"/>
                                                                                            <w:bottom w:val="none" w:sz="0" w:space="0" w:color="auto"/>
                                                                                            <w:right w:val="none" w:sz="0" w:space="0" w:color="auto"/>
                                                                                          </w:divBdr>
                                                                                        </w:div>
                                                                                      </w:divsChild>
                                                                                    </w:div>
                                                                                    <w:div w:id="1955016118">
                                                                                      <w:marLeft w:val="0"/>
                                                                                      <w:marRight w:val="0"/>
                                                                                      <w:marTop w:val="0"/>
                                                                                      <w:marBottom w:val="0"/>
                                                                                      <w:divBdr>
                                                                                        <w:top w:val="none" w:sz="0" w:space="0" w:color="auto"/>
                                                                                        <w:left w:val="none" w:sz="0" w:space="0" w:color="auto"/>
                                                                                        <w:bottom w:val="none" w:sz="0" w:space="0" w:color="auto"/>
                                                                                        <w:right w:val="none" w:sz="0" w:space="0" w:color="auto"/>
                                                                                      </w:divBdr>
                                                                                      <w:divsChild>
                                                                                        <w:div w:id="1846088915">
                                                                                          <w:marLeft w:val="0"/>
                                                                                          <w:marRight w:val="0"/>
                                                                                          <w:marTop w:val="0"/>
                                                                                          <w:marBottom w:val="0"/>
                                                                                          <w:divBdr>
                                                                                            <w:top w:val="none" w:sz="0" w:space="0" w:color="auto"/>
                                                                                            <w:left w:val="none" w:sz="0" w:space="0" w:color="auto"/>
                                                                                            <w:bottom w:val="none" w:sz="0" w:space="0" w:color="auto"/>
                                                                                            <w:right w:val="none" w:sz="0" w:space="0" w:color="auto"/>
                                                                                          </w:divBdr>
                                                                                        </w:div>
                                                                                      </w:divsChild>
                                                                                    </w:div>
                                                                                    <w:div w:id="1564291884">
                                                                                      <w:marLeft w:val="0"/>
                                                                                      <w:marRight w:val="0"/>
                                                                                      <w:marTop w:val="0"/>
                                                                                      <w:marBottom w:val="0"/>
                                                                                      <w:divBdr>
                                                                                        <w:top w:val="none" w:sz="0" w:space="0" w:color="auto"/>
                                                                                        <w:left w:val="none" w:sz="0" w:space="0" w:color="auto"/>
                                                                                        <w:bottom w:val="none" w:sz="0" w:space="0" w:color="auto"/>
                                                                                        <w:right w:val="none" w:sz="0" w:space="0" w:color="auto"/>
                                                                                      </w:divBdr>
                                                                                      <w:divsChild>
                                                                                        <w:div w:id="752968520">
                                                                                          <w:marLeft w:val="0"/>
                                                                                          <w:marRight w:val="0"/>
                                                                                          <w:marTop w:val="0"/>
                                                                                          <w:marBottom w:val="0"/>
                                                                                          <w:divBdr>
                                                                                            <w:top w:val="none" w:sz="0" w:space="0" w:color="auto"/>
                                                                                            <w:left w:val="none" w:sz="0" w:space="0" w:color="auto"/>
                                                                                            <w:bottom w:val="none" w:sz="0" w:space="0" w:color="auto"/>
                                                                                            <w:right w:val="none" w:sz="0" w:space="0" w:color="auto"/>
                                                                                          </w:divBdr>
                                                                                        </w:div>
                                                                                      </w:divsChild>
                                                                                    </w:div>
                                                                                    <w:div w:id="1305282109">
                                                                                      <w:marLeft w:val="0"/>
                                                                                      <w:marRight w:val="0"/>
                                                                                      <w:marTop w:val="0"/>
                                                                                      <w:marBottom w:val="0"/>
                                                                                      <w:divBdr>
                                                                                        <w:top w:val="none" w:sz="0" w:space="0" w:color="auto"/>
                                                                                        <w:left w:val="none" w:sz="0" w:space="0" w:color="auto"/>
                                                                                        <w:bottom w:val="none" w:sz="0" w:space="0" w:color="auto"/>
                                                                                        <w:right w:val="none" w:sz="0" w:space="0" w:color="auto"/>
                                                                                      </w:divBdr>
                                                                                      <w:divsChild>
                                                                                        <w:div w:id="270743034">
                                                                                          <w:marLeft w:val="0"/>
                                                                                          <w:marRight w:val="0"/>
                                                                                          <w:marTop w:val="0"/>
                                                                                          <w:marBottom w:val="0"/>
                                                                                          <w:divBdr>
                                                                                            <w:top w:val="none" w:sz="0" w:space="0" w:color="auto"/>
                                                                                            <w:left w:val="none" w:sz="0" w:space="0" w:color="auto"/>
                                                                                            <w:bottom w:val="none" w:sz="0" w:space="0" w:color="auto"/>
                                                                                            <w:right w:val="none" w:sz="0" w:space="0" w:color="auto"/>
                                                                                          </w:divBdr>
                                                                                          <w:divsChild>
                                                                                            <w:div w:id="547837375">
                                                                                              <w:marLeft w:val="150"/>
                                                                                              <w:marRight w:val="150"/>
                                                                                              <w:marTop w:val="150"/>
                                                                                              <w:marBottom w:val="150"/>
                                                                                              <w:divBdr>
                                                                                                <w:top w:val="none" w:sz="0" w:space="0" w:color="auto"/>
                                                                                                <w:left w:val="none" w:sz="0" w:space="0" w:color="auto"/>
                                                                                                <w:bottom w:val="none" w:sz="0" w:space="0" w:color="auto"/>
                                                                                                <w:right w:val="none" w:sz="0" w:space="0" w:color="auto"/>
                                                                                              </w:divBdr>
                                                                                              <w:divsChild>
                                                                                                <w:div w:id="114559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38969598">
      <w:bodyDiv w:val="1"/>
      <w:marLeft w:val="0"/>
      <w:marRight w:val="0"/>
      <w:marTop w:val="0"/>
      <w:marBottom w:val="0"/>
      <w:divBdr>
        <w:top w:val="none" w:sz="0" w:space="0" w:color="auto"/>
        <w:left w:val="none" w:sz="0" w:space="0" w:color="auto"/>
        <w:bottom w:val="none" w:sz="0" w:space="0" w:color="auto"/>
        <w:right w:val="none" w:sz="0" w:space="0" w:color="auto"/>
      </w:divBdr>
    </w:div>
    <w:div w:id="1211571679">
      <w:bodyDiv w:val="1"/>
      <w:marLeft w:val="0"/>
      <w:marRight w:val="0"/>
      <w:marTop w:val="0"/>
      <w:marBottom w:val="0"/>
      <w:divBdr>
        <w:top w:val="none" w:sz="0" w:space="0" w:color="auto"/>
        <w:left w:val="none" w:sz="0" w:space="0" w:color="auto"/>
        <w:bottom w:val="none" w:sz="0" w:space="0" w:color="auto"/>
        <w:right w:val="none" w:sz="0" w:space="0" w:color="auto"/>
      </w:divBdr>
    </w:div>
    <w:div w:id="1367363865">
      <w:bodyDiv w:val="1"/>
      <w:marLeft w:val="0"/>
      <w:marRight w:val="0"/>
      <w:marTop w:val="0"/>
      <w:marBottom w:val="0"/>
      <w:divBdr>
        <w:top w:val="none" w:sz="0" w:space="0" w:color="auto"/>
        <w:left w:val="none" w:sz="0" w:space="0" w:color="auto"/>
        <w:bottom w:val="none" w:sz="0" w:space="0" w:color="auto"/>
        <w:right w:val="none" w:sz="0" w:space="0" w:color="auto"/>
      </w:divBdr>
    </w:div>
    <w:div w:id="1406340287">
      <w:bodyDiv w:val="1"/>
      <w:marLeft w:val="0"/>
      <w:marRight w:val="0"/>
      <w:marTop w:val="0"/>
      <w:marBottom w:val="0"/>
      <w:divBdr>
        <w:top w:val="none" w:sz="0" w:space="0" w:color="auto"/>
        <w:left w:val="none" w:sz="0" w:space="0" w:color="auto"/>
        <w:bottom w:val="none" w:sz="0" w:space="0" w:color="auto"/>
        <w:right w:val="none" w:sz="0" w:space="0" w:color="auto"/>
      </w:divBdr>
    </w:div>
    <w:div w:id="1548102892">
      <w:bodyDiv w:val="1"/>
      <w:marLeft w:val="0"/>
      <w:marRight w:val="0"/>
      <w:marTop w:val="0"/>
      <w:marBottom w:val="0"/>
      <w:divBdr>
        <w:top w:val="none" w:sz="0" w:space="0" w:color="auto"/>
        <w:left w:val="none" w:sz="0" w:space="0" w:color="auto"/>
        <w:bottom w:val="none" w:sz="0" w:space="0" w:color="auto"/>
        <w:right w:val="none" w:sz="0" w:space="0" w:color="auto"/>
      </w:divBdr>
      <w:divsChild>
        <w:div w:id="1172137349">
          <w:marLeft w:val="0"/>
          <w:marRight w:val="0"/>
          <w:marTop w:val="0"/>
          <w:marBottom w:val="0"/>
          <w:divBdr>
            <w:top w:val="none" w:sz="0" w:space="0" w:color="auto"/>
            <w:left w:val="none" w:sz="0" w:space="0" w:color="auto"/>
            <w:bottom w:val="none" w:sz="0" w:space="0" w:color="auto"/>
            <w:right w:val="none" w:sz="0" w:space="0" w:color="auto"/>
          </w:divBdr>
          <w:divsChild>
            <w:div w:id="1639647127">
              <w:marLeft w:val="0"/>
              <w:marRight w:val="0"/>
              <w:marTop w:val="0"/>
              <w:marBottom w:val="0"/>
              <w:divBdr>
                <w:top w:val="none" w:sz="0" w:space="0" w:color="auto"/>
                <w:left w:val="none" w:sz="0" w:space="0" w:color="auto"/>
                <w:bottom w:val="none" w:sz="0" w:space="0" w:color="auto"/>
                <w:right w:val="none" w:sz="0" w:space="0" w:color="auto"/>
              </w:divBdr>
              <w:divsChild>
                <w:div w:id="1876772268">
                  <w:marLeft w:val="150"/>
                  <w:marRight w:val="150"/>
                  <w:marTop w:val="150"/>
                  <w:marBottom w:val="150"/>
                  <w:divBdr>
                    <w:top w:val="none" w:sz="0" w:space="0" w:color="auto"/>
                    <w:left w:val="none" w:sz="0" w:space="0" w:color="auto"/>
                    <w:bottom w:val="none" w:sz="0" w:space="0" w:color="auto"/>
                    <w:right w:val="none" w:sz="0" w:space="0" w:color="auto"/>
                  </w:divBdr>
                  <w:divsChild>
                    <w:div w:id="1047485860">
                      <w:marLeft w:val="0"/>
                      <w:marRight w:val="0"/>
                      <w:marTop w:val="0"/>
                      <w:marBottom w:val="0"/>
                      <w:divBdr>
                        <w:top w:val="none" w:sz="0" w:space="0" w:color="auto"/>
                        <w:left w:val="none" w:sz="0" w:space="0" w:color="auto"/>
                        <w:bottom w:val="none" w:sz="0" w:space="0" w:color="auto"/>
                        <w:right w:val="none" w:sz="0" w:space="0" w:color="auto"/>
                      </w:divBdr>
                      <w:divsChild>
                        <w:div w:id="1039161205">
                          <w:marLeft w:val="0"/>
                          <w:marRight w:val="0"/>
                          <w:marTop w:val="0"/>
                          <w:marBottom w:val="0"/>
                          <w:divBdr>
                            <w:top w:val="none" w:sz="0" w:space="0" w:color="auto"/>
                            <w:left w:val="none" w:sz="0" w:space="0" w:color="auto"/>
                            <w:bottom w:val="none" w:sz="0" w:space="0" w:color="auto"/>
                            <w:right w:val="none" w:sz="0" w:space="0" w:color="auto"/>
                          </w:divBdr>
                          <w:divsChild>
                            <w:div w:id="846286209">
                              <w:marLeft w:val="150"/>
                              <w:marRight w:val="150"/>
                              <w:marTop w:val="15"/>
                              <w:marBottom w:val="150"/>
                              <w:divBdr>
                                <w:top w:val="none" w:sz="0" w:space="0" w:color="auto"/>
                                <w:left w:val="none" w:sz="0" w:space="0" w:color="auto"/>
                                <w:bottom w:val="none" w:sz="0" w:space="0" w:color="auto"/>
                                <w:right w:val="none" w:sz="0" w:space="0" w:color="auto"/>
                              </w:divBdr>
                              <w:divsChild>
                                <w:div w:id="343213649">
                                  <w:marLeft w:val="0"/>
                                  <w:marRight w:val="0"/>
                                  <w:marTop w:val="0"/>
                                  <w:marBottom w:val="0"/>
                                  <w:divBdr>
                                    <w:top w:val="none" w:sz="0" w:space="0" w:color="auto"/>
                                    <w:left w:val="none" w:sz="0" w:space="0" w:color="auto"/>
                                    <w:bottom w:val="none" w:sz="0" w:space="0" w:color="auto"/>
                                    <w:right w:val="none" w:sz="0" w:space="0" w:color="auto"/>
                                  </w:divBdr>
                                </w:div>
                                <w:div w:id="1629778740">
                                  <w:marLeft w:val="0"/>
                                  <w:marRight w:val="0"/>
                                  <w:marTop w:val="525"/>
                                  <w:marBottom w:val="0"/>
                                  <w:divBdr>
                                    <w:top w:val="none" w:sz="0" w:space="0" w:color="auto"/>
                                    <w:left w:val="none" w:sz="0" w:space="0" w:color="auto"/>
                                    <w:bottom w:val="none" w:sz="0" w:space="0" w:color="auto"/>
                                    <w:right w:val="none" w:sz="0" w:space="0" w:color="auto"/>
                                  </w:divBdr>
                                </w:div>
                              </w:divsChild>
                            </w:div>
                            <w:div w:id="1044333394">
                              <w:marLeft w:val="135"/>
                              <w:marRight w:val="135"/>
                              <w:marTop w:val="0"/>
                              <w:marBottom w:val="135"/>
                              <w:divBdr>
                                <w:top w:val="none" w:sz="0" w:space="0" w:color="auto"/>
                                <w:left w:val="none" w:sz="0" w:space="0" w:color="auto"/>
                                <w:bottom w:val="none" w:sz="0" w:space="0" w:color="auto"/>
                                <w:right w:val="none" w:sz="0" w:space="0" w:color="auto"/>
                              </w:divBdr>
                              <w:divsChild>
                                <w:div w:id="1804497562">
                                  <w:marLeft w:val="0"/>
                                  <w:marRight w:val="0"/>
                                  <w:marTop w:val="0"/>
                                  <w:marBottom w:val="0"/>
                                  <w:divBdr>
                                    <w:top w:val="none" w:sz="0" w:space="0" w:color="auto"/>
                                    <w:left w:val="none" w:sz="0" w:space="0" w:color="auto"/>
                                    <w:bottom w:val="none" w:sz="0" w:space="0" w:color="auto"/>
                                    <w:right w:val="none" w:sz="0" w:space="0" w:color="auto"/>
                                  </w:divBdr>
                                  <w:divsChild>
                                    <w:div w:id="1852524705">
                                      <w:marLeft w:val="0"/>
                                      <w:marRight w:val="0"/>
                                      <w:marTop w:val="0"/>
                                      <w:marBottom w:val="0"/>
                                      <w:divBdr>
                                        <w:top w:val="none" w:sz="0" w:space="0" w:color="auto"/>
                                        <w:left w:val="none" w:sz="0" w:space="0" w:color="auto"/>
                                        <w:bottom w:val="none" w:sz="0" w:space="0" w:color="auto"/>
                                        <w:right w:val="none" w:sz="0" w:space="0" w:color="auto"/>
                                      </w:divBdr>
                                    </w:div>
                                  </w:divsChild>
                                </w:div>
                                <w:div w:id="366293537">
                                  <w:marLeft w:val="0"/>
                                  <w:marRight w:val="0"/>
                                  <w:marTop w:val="675"/>
                                  <w:marBottom w:val="0"/>
                                  <w:divBdr>
                                    <w:top w:val="none" w:sz="0" w:space="0" w:color="auto"/>
                                    <w:left w:val="none" w:sz="0" w:space="0" w:color="auto"/>
                                    <w:bottom w:val="none" w:sz="0" w:space="0" w:color="auto"/>
                                    <w:right w:val="none" w:sz="0" w:space="0" w:color="auto"/>
                                  </w:divBdr>
                                </w:div>
                              </w:divsChild>
                            </w:div>
                          </w:divsChild>
                        </w:div>
                        <w:div w:id="1304045455">
                          <w:marLeft w:val="0"/>
                          <w:marRight w:val="0"/>
                          <w:marTop w:val="0"/>
                          <w:marBottom w:val="0"/>
                          <w:divBdr>
                            <w:top w:val="none" w:sz="0" w:space="0" w:color="auto"/>
                            <w:left w:val="none" w:sz="0" w:space="0" w:color="auto"/>
                            <w:bottom w:val="none" w:sz="0" w:space="0" w:color="auto"/>
                            <w:right w:val="none" w:sz="0" w:space="0" w:color="auto"/>
                          </w:divBdr>
                          <w:divsChild>
                            <w:div w:id="26755392">
                              <w:marLeft w:val="0"/>
                              <w:marRight w:val="0"/>
                              <w:marTop w:val="0"/>
                              <w:marBottom w:val="0"/>
                              <w:divBdr>
                                <w:top w:val="none" w:sz="0" w:space="0" w:color="auto"/>
                                <w:left w:val="none" w:sz="0" w:space="0" w:color="auto"/>
                                <w:bottom w:val="none" w:sz="0" w:space="0" w:color="auto"/>
                                <w:right w:val="none" w:sz="0" w:space="0" w:color="auto"/>
                              </w:divBdr>
                              <w:divsChild>
                                <w:div w:id="107044117">
                                  <w:marLeft w:val="0"/>
                                  <w:marRight w:val="0"/>
                                  <w:marTop w:val="0"/>
                                  <w:marBottom w:val="0"/>
                                  <w:divBdr>
                                    <w:top w:val="none" w:sz="0" w:space="0" w:color="auto"/>
                                    <w:left w:val="none" w:sz="0" w:space="0" w:color="auto"/>
                                    <w:bottom w:val="none" w:sz="0" w:space="0" w:color="auto"/>
                                    <w:right w:val="none" w:sz="0" w:space="0" w:color="auto"/>
                                  </w:divBdr>
                                  <w:divsChild>
                                    <w:div w:id="1671444110">
                                      <w:marLeft w:val="0"/>
                                      <w:marRight w:val="0"/>
                                      <w:marTop w:val="0"/>
                                      <w:marBottom w:val="0"/>
                                      <w:divBdr>
                                        <w:top w:val="none" w:sz="0" w:space="0" w:color="auto"/>
                                        <w:left w:val="none" w:sz="0" w:space="0" w:color="auto"/>
                                        <w:bottom w:val="none" w:sz="0" w:space="0" w:color="auto"/>
                                        <w:right w:val="none" w:sz="0" w:space="0" w:color="auto"/>
                                      </w:divBdr>
                                      <w:divsChild>
                                        <w:div w:id="705134143">
                                          <w:marLeft w:val="0"/>
                                          <w:marRight w:val="0"/>
                                          <w:marTop w:val="0"/>
                                          <w:marBottom w:val="0"/>
                                          <w:divBdr>
                                            <w:top w:val="none" w:sz="0" w:space="0" w:color="auto"/>
                                            <w:left w:val="none" w:sz="0" w:space="0" w:color="auto"/>
                                            <w:bottom w:val="none" w:sz="0" w:space="0" w:color="auto"/>
                                            <w:right w:val="none" w:sz="0" w:space="0" w:color="auto"/>
                                          </w:divBdr>
                                          <w:divsChild>
                                            <w:div w:id="1907183072">
                                              <w:marLeft w:val="0"/>
                                              <w:marRight w:val="0"/>
                                              <w:marTop w:val="0"/>
                                              <w:marBottom w:val="0"/>
                                              <w:divBdr>
                                                <w:top w:val="none" w:sz="0" w:space="0" w:color="auto"/>
                                                <w:left w:val="none" w:sz="0" w:space="0" w:color="auto"/>
                                                <w:bottom w:val="none" w:sz="0" w:space="0" w:color="auto"/>
                                                <w:right w:val="none" w:sz="0" w:space="0" w:color="auto"/>
                                              </w:divBdr>
                                              <w:divsChild>
                                                <w:div w:id="128033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047275">
          <w:marLeft w:val="0"/>
          <w:marRight w:val="0"/>
          <w:marTop w:val="0"/>
          <w:marBottom w:val="0"/>
          <w:divBdr>
            <w:top w:val="none" w:sz="0" w:space="0" w:color="auto"/>
            <w:left w:val="none" w:sz="0" w:space="0" w:color="auto"/>
            <w:bottom w:val="none" w:sz="0" w:space="0" w:color="auto"/>
            <w:right w:val="none" w:sz="0" w:space="0" w:color="auto"/>
          </w:divBdr>
          <w:divsChild>
            <w:div w:id="53937477">
              <w:marLeft w:val="0"/>
              <w:marRight w:val="0"/>
              <w:marTop w:val="0"/>
              <w:marBottom w:val="0"/>
              <w:divBdr>
                <w:top w:val="none" w:sz="0" w:space="0" w:color="auto"/>
                <w:left w:val="none" w:sz="0" w:space="0" w:color="auto"/>
                <w:bottom w:val="none" w:sz="0" w:space="0" w:color="auto"/>
                <w:right w:val="none" w:sz="0" w:space="0" w:color="auto"/>
              </w:divBdr>
              <w:divsChild>
                <w:div w:id="474638940">
                  <w:marLeft w:val="150"/>
                  <w:marRight w:val="150"/>
                  <w:marTop w:val="150"/>
                  <w:marBottom w:val="150"/>
                  <w:divBdr>
                    <w:top w:val="none" w:sz="0" w:space="0" w:color="auto"/>
                    <w:left w:val="none" w:sz="0" w:space="0" w:color="auto"/>
                    <w:bottom w:val="none" w:sz="0" w:space="0" w:color="auto"/>
                    <w:right w:val="none" w:sz="0" w:space="0" w:color="auto"/>
                  </w:divBdr>
                  <w:divsChild>
                    <w:div w:id="1305163173">
                      <w:marLeft w:val="0"/>
                      <w:marRight w:val="0"/>
                      <w:marTop w:val="0"/>
                      <w:marBottom w:val="0"/>
                      <w:divBdr>
                        <w:top w:val="none" w:sz="0" w:space="0" w:color="auto"/>
                        <w:left w:val="none" w:sz="0" w:space="0" w:color="auto"/>
                        <w:bottom w:val="none" w:sz="0" w:space="0" w:color="auto"/>
                        <w:right w:val="none" w:sz="0" w:space="0" w:color="auto"/>
                      </w:divBdr>
                      <w:divsChild>
                        <w:div w:id="1508442935">
                          <w:marLeft w:val="0"/>
                          <w:marRight w:val="75"/>
                          <w:marTop w:val="75"/>
                          <w:marBottom w:val="75"/>
                          <w:divBdr>
                            <w:top w:val="none" w:sz="0" w:space="0" w:color="auto"/>
                            <w:left w:val="none" w:sz="0" w:space="0" w:color="auto"/>
                            <w:bottom w:val="none" w:sz="0" w:space="0" w:color="auto"/>
                            <w:right w:val="none" w:sz="0" w:space="0" w:color="auto"/>
                          </w:divBdr>
                          <w:divsChild>
                            <w:div w:id="1983345811">
                              <w:marLeft w:val="75"/>
                              <w:marRight w:val="150"/>
                              <w:marTop w:val="0"/>
                              <w:marBottom w:val="225"/>
                              <w:divBdr>
                                <w:top w:val="none" w:sz="0" w:space="0" w:color="auto"/>
                                <w:left w:val="none" w:sz="0" w:space="0" w:color="auto"/>
                                <w:bottom w:val="none" w:sz="0" w:space="0" w:color="auto"/>
                                <w:right w:val="none" w:sz="0" w:space="0" w:color="auto"/>
                              </w:divBdr>
                              <w:divsChild>
                                <w:div w:id="966738756">
                                  <w:marLeft w:val="0"/>
                                  <w:marRight w:val="0"/>
                                  <w:marTop w:val="0"/>
                                  <w:marBottom w:val="0"/>
                                  <w:divBdr>
                                    <w:top w:val="none" w:sz="0" w:space="0" w:color="auto"/>
                                    <w:left w:val="none" w:sz="0" w:space="0" w:color="auto"/>
                                    <w:bottom w:val="none" w:sz="0" w:space="0" w:color="auto"/>
                                    <w:right w:val="none" w:sz="0" w:space="0" w:color="auto"/>
                                  </w:divBdr>
                                </w:div>
                                <w:div w:id="1581132846">
                                  <w:marLeft w:val="0"/>
                                  <w:marRight w:val="0"/>
                                  <w:marTop w:val="0"/>
                                  <w:marBottom w:val="0"/>
                                  <w:divBdr>
                                    <w:top w:val="none" w:sz="0" w:space="0" w:color="auto"/>
                                    <w:left w:val="none" w:sz="0" w:space="0" w:color="auto"/>
                                    <w:bottom w:val="none" w:sz="0" w:space="0" w:color="auto"/>
                                    <w:right w:val="none" w:sz="0" w:space="0" w:color="auto"/>
                                  </w:divBdr>
                                  <w:divsChild>
                                    <w:div w:id="816603335">
                                      <w:marLeft w:val="0"/>
                                      <w:marRight w:val="0"/>
                                      <w:marTop w:val="0"/>
                                      <w:marBottom w:val="0"/>
                                      <w:divBdr>
                                        <w:top w:val="none" w:sz="0" w:space="0" w:color="auto"/>
                                        <w:left w:val="none" w:sz="0" w:space="0" w:color="auto"/>
                                        <w:bottom w:val="none" w:sz="0" w:space="0" w:color="auto"/>
                                        <w:right w:val="none" w:sz="0" w:space="0" w:color="auto"/>
                                      </w:divBdr>
                                    </w:div>
                                    <w:div w:id="2142728474">
                                      <w:marLeft w:val="0"/>
                                      <w:marRight w:val="0"/>
                                      <w:marTop w:val="0"/>
                                      <w:marBottom w:val="0"/>
                                      <w:divBdr>
                                        <w:top w:val="none" w:sz="0" w:space="0" w:color="auto"/>
                                        <w:left w:val="none" w:sz="0" w:space="0" w:color="auto"/>
                                        <w:bottom w:val="none" w:sz="0" w:space="0" w:color="auto"/>
                                        <w:right w:val="none" w:sz="0" w:space="0" w:color="auto"/>
                                      </w:divBdr>
                                      <w:divsChild>
                                        <w:div w:id="602808943">
                                          <w:marLeft w:val="0"/>
                                          <w:marRight w:val="0"/>
                                          <w:marTop w:val="0"/>
                                          <w:marBottom w:val="0"/>
                                          <w:divBdr>
                                            <w:top w:val="none" w:sz="0" w:space="0" w:color="auto"/>
                                            <w:left w:val="none" w:sz="0" w:space="0" w:color="auto"/>
                                            <w:bottom w:val="none" w:sz="0" w:space="0" w:color="auto"/>
                                            <w:right w:val="none" w:sz="0" w:space="0" w:color="auto"/>
                                          </w:divBdr>
                                          <w:divsChild>
                                            <w:div w:id="1693336778">
                                              <w:marLeft w:val="150"/>
                                              <w:marRight w:val="150"/>
                                              <w:marTop w:val="150"/>
                                              <w:marBottom w:val="150"/>
                                              <w:divBdr>
                                                <w:top w:val="none" w:sz="0" w:space="0" w:color="auto"/>
                                                <w:left w:val="none" w:sz="0" w:space="0" w:color="auto"/>
                                                <w:bottom w:val="none" w:sz="0" w:space="0" w:color="auto"/>
                                                <w:right w:val="none" w:sz="0" w:space="0" w:color="auto"/>
                                              </w:divBdr>
                                              <w:divsChild>
                                                <w:div w:id="888998155">
                                                  <w:marLeft w:val="0"/>
                                                  <w:marRight w:val="0"/>
                                                  <w:marTop w:val="0"/>
                                                  <w:marBottom w:val="0"/>
                                                  <w:divBdr>
                                                    <w:top w:val="none" w:sz="0" w:space="0" w:color="auto"/>
                                                    <w:left w:val="none" w:sz="0" w:space="0" w:color="auto"/>
                                                    <w:bottom w:val="none" w:sz="0" w:space="0" w:color="auto"/>
                                                    <w:right w:val="none" w:sz="0" w:space="0" w:color="auto"/>
                                                  </w:divBdr>
                                                  <w:divsChild>
                                                    <w:div w:id="1946421780">
                                                      <w:marLeft w:val="0"/>
                                                      <w:marRight w:val="0"/>
                                                      <w:marTop w:val="0"/>
                                                      <w:marBottom w:val="0"/>
                                                      <w:divBdr>
                                                        <w:top w:val="none" w:sz="0" w:space="0" w:color="auto"/>
                                                        <w:left w:val="none" w:sz="0" w:space="0" w:color="auto"/>
                                                        <w:bottom w:val="none" w:sz="0" w:space="0" w:color="auto"/>
                                                        <w:right w:val="none" w:sz="0" w:space="0" w:color="auto"/>
                                                      </w:divBdr>
                                                      <w:divsChild>
                                                        <w:div w:id="590772769">
                                                          <w:marLeft w:val="150"/>
                                                          <w:marRight w:val="150"/>
                                                          <w:marTop w:val="15"/>
                                                          <w:marBottom w:val="150"/>
                                                          <w:divBdr>
                                                            <w:top w:val="none" w:sz="0" w:space="0" w:color="auto"/>
                                                            <w:left w:val="none" w:sz="0" w:space="0" w:color="auto"/>
                                                            <w:bottom w:val="none" w:sz="0" w:space="0" w:color="auto"/>
                                                            <w:right w:val="none" w:sz="0" w:space="0" w:color="auto"/>
                                                          </w:divBdr>
                                                          <w:divsChild>
                                                            <w:div w:id="1590886653">
                                                              <w:marLeft w:val="0"/>
                                                              <w:marRight w:val="0"/>
                                                              <w:marTop w:val="0"/>
                                                              <w:marBottom w:val="0"/>
                                                              <w:divBdr>
                                                                <w:top w:val="none" w:sz="0" w:space="0" w:color="auto"/>
                                                                <w:left w:val="none" w:sz="0" w:space="0" w:color="auto"/>
                                                                <w:bottom w:val="none" w:sz="0" w:space="0" w:color="auto"/>
                                                                <w:right w:val="none" w:sz="0" w:space="0" w:color="auto"/>
                                                              </w:divBdr>
                                                            </w:div>
                                                            <w:div w:id="1771390118">
                                                              <w:marLeft w:val="0"/>
                                                              <w:marRight w:val="0"/>
                                                              <w:marTop w:val="525"/>
                                                              <w:marBottom w:val="0"/>
                                                              <w:divBdr>
                                                                <w:top w:val="none" w:sz="0" w:space="0" w:color="auto"/>
                                                                <w:left w:val="none" w:sz="0" w:space="0" w:color="auto"/>
                                                                <w:bottom w:val="none" w:sz="0" w:space="0" w:color="auto"/>
                                                                <w:right w:val="none" w:sz="0" w:space="0" w:color="auto"/>
                                                              </w:divBdr>
                                                            </w:div>
                                                          </w:divsChild>
                                                        </w:div>
                                                        <w:div w:id="1550219712">
                                                          <w:marLeft w:val="135"/>
                                                          <w:marRight w:val="135"/>
                                                          <w:marTop w:val="0"/>
                                                          <w:marBottom w:val="135"/>
                                                          <w:divBdr>
                                                            <w:top w:val="none" w:sz="0" w:space="0" w:color="auto"/>
                                                            <w:left w:val="none" w:sz="0" w:space="0" w:color="auto"/>
                                                            <w:bottom w:val="none" w:sz="0" w:space="0" w:color="auto"/>
                                                            <w:right w:val="none" w:sz="0" w:space="0" w:color="auto"/>
                                                          </w:divBdr>
                                                          <w:divsChild>
                                                            <w:div w:id="1830438161">
                                                              <w:marLeft w:val="0"/>
                                                              <w:marRight w:val="0"/>
                                                              <w:marTop w:val="0"/>
                                                              <w:marBottom w:val="0"/>
                                                              <w:divBdr>
                                                                <w:top w:val="none" w:sz="0" w:space="0" w:color="auto"/>
                                                                <w:left w:val="none" w:sz="0" w:space="0" w:color="auto"/>
                                                                <w:bottom w:val="none" w:sz="0" w:space="0" w:color="auto"/>
                                                                <w:right w:val="none" w:sz="0" w:space="0" w:color="auto"/>
                                                              </w:divBdr>
                                                            </w:div>
                                                            <w:div w:id="1068839408">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0489589">
                                      <w:marLeft w:val="0"/>
                                      <w:marRight w:val="0"/>
                                      <w:marTop w:val="0"/>
                                      <w:marBottom w:val="0"/>
                                      <w:divBdr>
                                        <w:top w:val="none" w:sz="0" w:space="0" w:color="auto"/>
                                        <w:left w:val="none" w:sz="0" w:space="0" w:color="auto"/>
                                        <w:bottom w:val="none" w:sz="0" w:space="0" w:color="auto"/>
                                        <w:right w:val="none" w:sz="0" w:space="0" w:color="auto"/>
                                      </w:divBdr>
                                      <w:divsChild>
                                        <w:div w:id="69162171">
                                          <w:marLeft w:val="0"/>
                                          <w:marRight w:val="0"/>
                                          <w:marTop w:val="0"/>
                                          <w:marBottom w:val="0"/>
                                          <w:divBdr>
                                            <w:top w:val="none" w:sz="0" w:space="0" w:color="auto"/>
                                            <w:left w:val="none" w:sz="0" w:space="0" w:color="auto"/>
                                            <w:bottom w:val="none" w:sz="0" w:space="0" w:color="auto"/>
                                            <w:right w:val="none" w:sz="0" w:space="0" w:color="auto"/>
                                          </w:divBdr>
                                          <w:divsChild>
                                            <w:div w:id="1648240246">
                                              <w:marLeft w:val="150"/>
                                              <w:marRight w:val="150"/>
                                              <w:marTop w:val="150"/>
                                              <w:marBottom w:val="150"/>
                                              <w:divBdr>
                                                <w:top w:val="none" w:sz="0" w:space="0" w:color="auto"/>
                                                <w:left w:val="none" w:sz="0" w:space="0" w:color="auto"/>
                                                <w:bottom w:val="none" w:sz="0" w:space="0" w:color="auto"/>
                                                <w:right w:val="none" w:sz="0" w:space="0" w:color="auto"/>
                                              </w:divBdr>
                                              <w:divsChild>
                                                <w:div w:id="1812938252">
                                                  <w:marLeft w:val="0"/>
                                                  <w:marRight w:val="0"/>
                                                  <w:marTop w:val="0"/>
                                                  <w:marBottom w:val="0"/>
                                                  <w:divBdr>
                                                    <w:top w:val="none" w:sz="0" w:space="0" w:color="auto"/>
                                                    <w:left w:val="none" w:sz="0" w:space="0" w:color="auto"/>
                                                    <w:bottom w:val="none" w:sz="0" w:space="0" w:color="auto"/>
                                                    <w:right w:val="none" w:sz="0" w:space="0" w:color="auto"/>
                                                  </w:divBdr>
                                                  <w:divsChild>
                                                    <w:div w:id="1385450961">
                                                      <w:marLeft w:val="0"/>
                                                      <w:marRight w:val="0"/>
                                                      <w:marTop w:val="0"/>
                                                      <w:marBottom w:val="0"/>
                                                      <w:divBdr>
                                                        <w:top w:val="none" w:sz="0" w:space="0" w:color="auto"/>
                                                        <w:left w:val="none" w:sz="0" w:space="0" w:color="auto"/>
                                                        <w:bottom w:val="none" w:sz="0" w:space="0" w:color="auto"/>
                                                        <w:right w:val="none" w:sz="0" w:space="0" w:color="auto"/>
                                                      </w:divBdr>
                                                      <w:divsChild>
                                                        <w:div w:id="1530332471">
                                                          <w:marLeft w:val="150"/>
                                                          <w:marRight w:val="150"/>
                                                          <w:marTop w:val="15"/>
                                                          <w:marBottom w:val="150"/>
                                                          <w:divBdr>
                                                            <w:top w:val="none" w:sz="0" w:space="0" w:color="auto"/>
                                                            <w:left w:val="none" w:sz="0" w:space="0" w:color="auto"/>
                                                            <w:bottom w:val="none" w:sz="0" w:space="0" w:color="auto"/>
                                                            <w:right w:val="none" w:sz="0" w:space="0" w:color="auto"/>
                                                          </w:divBdr>
                                                          <w:divsChild>
                                                            <w:div w:id="253128827">
                                                              <w:marLeft w:val="0"/>
                                                              <w:marRight w:val="0"/>
                                                              <w:marTop w:val="0"/>
                                                              <w:marBottom w:val="0"/>
                                                              <w:divBdr>
                                                                <w:top w:val="none" w:sz="0" w:space="0" w:color="auto"/>
                                                                <w:left w:val="none" w:sz="0" w:space="0" w:color="auto"/>
                                                                <w:bottom w:val="none" w:sz="0" w:space="0" w:color="auto"/>
                                                                <w:right w:val="none" w:sz="0" w:space="0" w:color="auto"/>
                                                              </w:divBdr>
                                                            </w:div>
                                                            <w:div w:id="1048142086">
                                                              <w:marLeft w:val="0"/>
                                                              <w:marRight w:val="0"/>
                                                              <w:marTop w:val="525"/>
                                                              <w:marBottom w:val="0"/>
                                                              <w:divBdr>
                                                                <w:top w:val="none" w:sz="0" w:space="0" w:color="auto"/>
                                                                <w:left w:val="none" w:sz="0" w:space="0" w:color="auto"/>
                                                                <w:bottom w:val="none" w:sz="0" w:space="0" w:color="auto"/>
                                                                <w:right w:val="none" w:sz="0" w:space="0" w:color="auto"/>
                                                              </w:divBdr>
                                                            </w:div>
                                                          </w:divsChild>
                                                        </w:div>
                                                        <w:div w:id="562104256">
                                                          <w:marLeft w:val="150"/>
                                                          <w:marRight w:val="150"/>
                                                          <w:marTop w:val="15"/>
                                                          <w:marBottom w:val="150"/>
                                                          <w:divBdr>
                                                            <w:top w:val="none" w:sz="0" w:space="0" w:color="auto"/>
                                                            <w:left w:val="none" w:sz="0" w:space="0" w:color="auto"/>
                                                            <w:bottom w:val="none" w:sz="0" w:space="0" w:color="auto"/>
                                                            <w:right w:val="none" w:sz="0" w:space="0" w:color="auto"/>
                                                          </w:divBdr>
                                                          <w:divsChild>
                                                            <w:div w:id="730687996">
                                                              <w:marLeft w:val="0"/>
                                                              <w:marRight w:val="0"/>
                                                              <w:marTop w:val="0"/>
                                                              <w:marBottom w:val="0"/>
                                                              <w:divBdr>
                                                                <w:top w:val="none" w:sz="0" w:space="0" w:color="auto"/>
                                                                <w:left w:val="none" w:sz="0" w:space="0" w:color="auto"/>
                                                                <w:bottom w:val="none" w:sz="0" w:space="0" w:color="auto"/>
                                                                <w:right w:val="none" w:sz="0" w:space="0" w:color="auto"/>
                                                              </w:divBdr>
                                                            </w:div>
                                                            <w:div w:id="4939406">
                                                              <w:marLeft w:val="0"/>
                                                              <w:marRight w:val="0"/>
                                                              <w:marTop w:val="525"/>
                                                              <w:marBottom w:val="0"/>
                                                              <w:divBdr>
                                                                <w:top w:val="none" w:sz="0" w:space="0" w:color="auto"/>
                                                                <w:left w:val="none" w:sz="0" w:space="0" w:color="auto"/>
                                                                <w:bottom w:val="none" w:sz="0" w:space="0" w:color="auto"/>
                                                                <w:right w:val="none" w:sz="0" w:space="0" w:color="auto"/>
                                                              </w:divBdr>
                                                            </w:div>
                                                          </w:divsChild>
                                                        </w:div>
                                                        <w:div w:id="1830946672">
                                                          <w:marLeft w:val="135"/>
                                                          <w:marRight w:val="135"/>
                                                          <w:marTop w:val="0"/>
                                                          <w:marBottom w:val="135"/>
                                                          <w:divBdr>
                                                            <w:top w:val="none" w:sz="0" w:space="0" w:color="auto"/>
                                                            <w:left w:val="none" w:sz="0" w:space="0" w:color="auto"/>
                                                            <w:bottom w:val="none" w:sz="0" w:space="0" w:color="auto"/>
                                                            <w:right w:val="none" w:sz="0" w:space="0" w:color="auto"/>
                                                          </w:divBdr>
                                                          <w:divsChild>
                                                            <w:div w:id="1583643606">
                                                              <w:marLeft w:val="0"/>
                                                              <w:marRight w:val="0"/>
                                                              <w:marTop w:val="0"/>
                                                              <w:marBottom w:val="0"/>
                                                              <w:divBdr>
                                                                <w:top w:val="none" w:sz="0" w:space="0" w:color="auto"/>
                                                                <w:left w:val="none" w:sz="0" w:space="0" w:color="auto"/>
                                                                <w:bottom w:val="none" w:sz="0" w:space="0" w:color="auto"/>
                                                                <w:right w:val="none" w:sz="0" w:space="0" w:color="auto"/>
                                                              </w:divBdr>
                                                            </w:div>
                                                            <w:div w:id="2035375487">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088424">
                                      <w:marLeft w:val="0"/>
                                      <w:marRight w:val="0"/>
                                      <w:marTop w:val="0"/>
                                      <w:marBottom w:val="0"/>
                                      <w:divBdr>
                                        <w:top w:val="none" w:sz="0" w:space="0" w:color="auto"/>
                                        <w:left w:val="none" w:sz="0" w:space="0" w:color="auto"/>
                                        <w:bottom w:val="none" w:sz="0" w:space="0" w:color="auto"/>
                                        <w:right w:val="none" w:sz="0" w:space="0" w:color="auto"/>
                                      </w:divBdr>
                                      <w:divsChild>
                                        <w:div w:id="2050715032">
                                          <w:marLeft w:val="0"/>
                                          <w:marRight w:val="0"/>
                                          <w:marTop w:val="0"/>
                                          <w:marBottom w:val="0"/>
                                          <w:divBdr>
                                            <w:top w:val="none" w:sz="0" w:space="0" w:color="auto"/>
                                            <w:left w:val="none" w:sz="0" w:space="0" w:color="auto"/>
                                            <w:bottom w:val="none" w:sz="0" w:space="0" w:color="auto"/>
                                            <w:right w:val="none" w:sz="0" w:space="0" w:color="auto"/>
                                          </w:divBdr>
                                          <w:divsChild>
                                            <w:div w:id="766078083">
                                              <w:marLeft w:val="150"/>
                                              <w:marRight w:val="150"/>
                                              <w:marTop w:val="150"/>
                                              <w:marBottom w:val="150"/>
                                              <w:divBdr>
                                                <w:top w:val="none" w:sz="0" w:space="0" w:color="auto"/>
                                                <w:left w:val="none" w:sz="0" w:space="0" w:color="auto"/>
                                                <w:bottom w:val="none" w:sz="0" w:space="0" w:color="auto"/>
                                                <w:right w:val="none" w:sz="0" w:space="0" w:color="auto"/>
                                              </w:divBdr>
                                              <w:divsChild>
                                                <w:div w:id="941910895">
                                                  <w:marLeft w:val="0"/>
                                                  <w:marRight w:val="0"/>
                                                  <w:marTop w:val="0"/>
                                                  <w:marBottom w:val="0"/>
                                                  <w:divBdr>
                                                    <w:top w:val="none" w:sz="0" w:space="0" w:color="auto"/>
                                                    <w:left w:val="none" w:sz="0" w:space="0" w:color="auto"/>
                                                    <w:bottom w:val="none" w:sz="0" w:space="0" w:color="auto"/>
                                                    <w:right w:val="none" w:sz="0" w:space="0" w:color="auto"/>
                                                  </w:divBdr>
                                                  <w:divsChild>
                                                    <w:div w:id="1516533713">
                                                      <w:marLeft w:val="0"/>
                                                      <w:marRight w:val="0"/>
                                                      <w:marTop w:val="0"/>
                                                      <w:marBottom w:val="0"/>
                                                      <w:divBdr>
                                                        <w:top w:val="none" w:sz="0" w:space="0" w:color="auto"/>
                                                        <w:left w:val="none" w:sz="0" w:space="0" w:color="auto"/>
                                                        <w:bottom w:val="none" w:sz="0" w:space="0" w:color="auto"/>
                                                        <w:right w:val="none" w:sz="0" w:space="0" w:color="auto"/>
                                                      </w:divBdr>
                                                      <w:divsChild>
                                                        <w:div w:id="623971294">
                                                          <w:marLeft w:val="105"/>
                                                          <w:marRight w:val="105"/>
                                                          <w:marTop w:val="75"/>
                                                          <w:marBottom w:val="75"/>
                                                          <w:divBdr>
                                                            <w:top w:val="none" w:sz="0" w:space="0" w:color="auto"/>
                                                            <w:left w:val="none" w:sz="0" w:space="0" w:color="auto"/>
                                                            <w:bottom w:val="none" w:sz="0" w:space="0" w:color="auto"/>
                                                            <w:right w:val="none" w:sz="0" w:space="0" w:color="auto"/>
                                                          </w:divBdr>
                                                          <w:divsChild>
                                                            <w:div w:id="1285843772">
                                                              <w:marLeft w:val="0"/>
                                                              <w:marRight w:val="0"/>
                                                              <w:marTop w:val="0"/>
                                                              <w:marBottom w:val="0"/>
                                                              <w:divBdr>
                                                                <w:top w:val="none" w:sz="0" w:space="0" w:color="auto"/>
                                                                <w:left w:val="none" w:sz="0" w:space="0" w:color="auto"/>
                                                                <w:bottom w:val="none" w:sz="0" w:space="0" w:color="auto"/>
                                                                <w:right w:val="none" w:sz="0" w:space="0" w:color="auto"/>
                                                              </w:divBdr>
                                                            </w:div>
                                                            <w:div w:id="1024357935">
                                                              <w:marLeft w:val="0"/>
                                                              <w:marRight w:val="0"/>
                                                              <w:marTop w:val="0"/>
                                                              <w:marBottom w:val="0"/>
                                                              <w:divBdr>
                                                                <w:top w:val="none" w:sz="0" w:space="0" w:color="auto"/>
                                                                <w:left w:val="none" w:sz="0" w:space="0" w:color="auto"/>
                                                                <w:bottom w:val="none" w:sz="0" w:space="0" w:color="auto"/>
                                                                <w:right w:val="none" w:sz="0" w:space="0" w:color="auto"/>
                                                              </w:divBdr>
                                                              <w:divsChild>
                                                                <w:div w:id="13726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603041">
                                          <w:marLeft w:val="0"/>
                                          <w:marRight w:val="0"/>
                                          <w:marTop w:val="0"/>
                                          <w:marBottom w:val="0"/>
                                          <w:divBdr>
                                            <w:top w:val="none" w:sz="0" w:space="0" w:color="auto"/>
                                            <w:left w:val="none" w:sz="0" w:space="0" w:color="auto"/>
                                            <w:bottom w:val="none" w:sz="0" w:space="0" w:color="auto"/>
                                            <w:right w:val="none" w:sz="0" w:space="0" w:color="auto"/>
                                          </w:divBdr>
                                          <w:divsChild>
                                            <w:div w:id="163784629">
                                              <w:marLeft w:val="0"/>
                                              <w:marRight w:val="0"/>
                                              <w:marTop w:val="0"/>
                                              <w:marBottom w:val="0"/>
                                              <w:divBdr>
                                                <w:top w:val="none" w:sz="0" w:space="0" w:color="auto"/>
                                                <w:left w:val="none" w:sz="0" w:space="0" w:color="auto"/>
                                                <w:bottom w:val="none" w:sz="0" w:space="0" w:color="auto"/>
                                                <w:right w:val="none" w:sz="0" w:space="0" w:color="auto"/>
                                              </w:divBdr>
                                              <w:divsChild>
                                                <w:div w:id="499778077">
                                                  <w:marLeft w:val="150"/>
                                                  <w:marRight w:val="150"/>
                                                  <w:marTop w:val="150"/>
                                                  <w:marBottom w:val="150"/>
                                                  <w:divBdr>
                                                    <w:top w:val="none" w:sz="0" w:space="0" w:color="auto"/>
                                                    <w:left w:val="none" w:sz="0" w:space="0" w:color="auto"/>
                                                    <w:bottom w:val="none" w:sz="0" w:space="0" w:color="auto"/>
                                                    <w:right w:val="none" w:sz="0" w:space="0" w:color="auto"/>
                                                  </w:divBdr>
                                                  <w:divsChild>
                                                    <w:div w:id="749891449">
                                                      <w:marLeft w:val="0"/>
                                                      <w:marRight w:val="0"/>
                                                      <w:marTop w:val="0"/>
                                                      <w:marBottom w:val="0"/>
                                                      <w:divBdr>
                                                        <w:top w:val="none" w:sz="0" w:space="0" w:color="auto"/>
                                                        <w:left w:val="none" w:sz="0" w:space="0" w:color="auto"/>
                                                        <w:bottom w:val="none" w:sz="0" w:space="0" w:color="auto"/>
                                                        <w:right w:val="none" w:sz="0" w:space="0" w:color="auto"/>
                                                      </w:divBdr>
                                                      <w:divsChild>
                                                        <w:div w:id="1052659279">
                                                          <w:marLeft w:val="0"/>
                                                          <w:marRight w:val="0"/>
                                                          <w:marTop w:val="0"/>
                                                          <w:marBottom w:val="0"/>
                                                          <w:divBdr>
                                                            <w:top w:val="none" w:sz="0" w:space="0" w:color="auto"/>
                                                            <w:left w:val="none" w:sz="0" w:space="0" w:color="auto"/>
                                                            <w:bottom w:val="none" w:sz="0" w:space="0" w:color="auto"/>
                                                            <w:right w:val="none" w:sz="0" w:space="0" w:color="auto"/>
                                                          </w:divBdr>
                                                          <w:divsChild>
                                                            <w:div w:id="162625203">
                                                              <w:marLeft w:val="150"/>
                                                              <w:marRight w:val="150"/>
                                                              <w:marTop w:val="15"/>
                                                              <w:marBottom w:val="150"/>
                                                              <w:divBdr>
                                                                <w:top w:val="none" w:sz="0" w:space="0" w:color="auto"/>
                                                                <w:left w:val="none" w:sz="0" w:space="0" w:color="auto"/>
                                                                <w:bottom w:val="none" w:sz="0" w:space="0" w:color="auto"/>
                                                                <w:right w:val="none" w:sz="0" w:space="0" w:color="auto"/>
                                                              </w:divBdr>
                                                              <w:divsChild>
                                                                <w:div w:id="936595051">
                                                                  <w:marLeft w:val="0"/>
                                                                  <w:marRight w:val="0"/>
                                                                  <w:marTop w:val="0"/>
                                                                  <w:marBottom w:val="0"/>
                                                                  <w:divBdr>
                                                                    <w:top w:val="none" w:sz="0" w:space="0" w:color="auto"/>
                                                                    <w:left w:val="none" w:sz="0" w:space="0" w:color="auto"/>
                                                                    <w:bottom w:val="none" w:sz="0" w:space="0" w:color="auto"/>
                                                                    <w:right w:val="none" w:sz="0" w:space="0" w:color="auto"/>
                                                                  </w:divBdr>
                                                                  <w:divsChild>
                                                                    <w:div w:id="18371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296013">
                                                              <w:marLeft w:val="135"/>
                                                              <w:marRight w:val="135"/>
                                                              <w:marTop w:val="0"/>
                                                              <w:marBottom w:val="135"/>
                                                              <w:divBdr>
                                                                <w:top w:val="none" w:sz="0" w:space="0" w:color="auto"/>
                                                                <w:left w:val="none" w:sz="0" w:space="0" w:color="auto"/>
                                                                <w:bottom w:val="none" w:sz="0" w:space="0" w:color="auto"/>
                                                                <w:right w:val="none" w:sz="0" w:space="0" w:color="auto"/>
                                                              </w:divBdr>
                                                              <w:divsChild>
                                                                <w:div w:id="1248609707">
                                                                  <w:marLeft w:val="0"/>
                                                                  <w:marRight w:val="0"/>
                                                                  <w:marTop w:val="0"/>
                                                                  <w:marBottom w:val="0"/>
                                                                  <w:divBdr>
                                                                    <w:top w:val="none" w:sz="0" w:space="0" w:color="auto"/>
                                                                    <w:left w:val="none" w:sz="0" w:space="0" w:color="auto"/>
                                                                    <w:bottom w:val="none" w:sz="0" w:space="0" w:color="auto"/>
                                                                    <w:right w:val="none" w:sz="0" w:space="0" w:color="auto"/>
                                                                  </w:divBdr>
                                                                  <w:divsChild>
                                                                    <w:div w:id="15397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0042340">
                                                          <w:marLeft w:val="0"/>
                                                          <w:marRight w:val="0"/>
                                                          <w:marTop w:val="0"/>
                                                          <w:marBottom w:val="0"/>
                                                          <w:divBdr>
                                                            <w:top w:val="none" w:sz="0" w:space="0" w:color="auto"/>
                                                            <w:left w:val="none" w:sz="0" w:space="0" w:color="auto"/>
                                                            <w:bottom w:val="none" w:sz="0" w:space="0" w:color="auto"/>
                                                            <w:right w:val="none" w:sz="0" w:space="0" w:color="auto"/>
                                                          </w:divBdr>
                                                          <w:divsChild>
                                                            <w:div w:id="116223526">
                                                              <w:marLeft w:val="0"/>
                                                              <w:marRight w:val="0"/>
                                                              <w:marTop w:val="0"/>
                                                              <w:marBottom w:val="0"/>
                                                              <w:divBdr>
                                                                <w:top w:val="none" w:sz="0" w:space="0" w:color="auto"/>
                                                                <w:left w:val="none" w:sz="0" w:space="0" w:color="auto"/>
                                                                <w:bottom w:val="none" w:sz="0" w:space="0" w:color="auto"/>
                                                                <w:right w:val="none" w:sz="0" w:space="0" w:color="auto"/>
                                                              </w:divBdr>
                                                              <w:divsChild>
                                                                <w:div w:id="886138974">
                                                                  <w:marLeft w:val="0"/>
                                                                  <w:marRight w:val="0"/>
                                                                  <w:marTop w:val="0"/>
                                                                  <w:marBottom w:val="0"/>
                                                                  <w:divBdr>
                                                                    <w:top w:val="none" w:sz="0" w:space="0" w:color="auto"/>
                                                                    <w:left w:val="none" w:sz="0" w:space="0" w:color="auto"/>
                                                                    <w:bottom w:val="none" w:sz="0" w:space="0" w:color="auto"/>
                                                                    <w:right w:val="none" w:sz="0" w:space="0" w:color="auto"/>
                                                                  </w:divBdr>
                                                                  <w:divsChild>
                                                                    <w:div w:id="747191939">
                                                                      <w:marLeft w:val="105"/>
                                                                      <w:marRight w:val="105"/>
                                                                      <w:marTop w:val="75"/>
                                                                      <w:marBottom w:val="75"/>
                                                                      <w:divBdr>
                                                                        <w:top w:val="none" w:sz="0" w:space="0" w:color="auto"/>
                                                                        <w:left w:val="none" w:sz="0" w:space="0" w:color="auto"/>
                                                                        <w:bottom w:val="none" w:sz="0" w:space="0" w:color="auto"/>
                                                                        <w:right w:val="none" w:sz="0" w:space="0" w:color="auto"/>
                                                                      </w:divBdr>
                                                                      <w:divsChild>
                                                                        <w:div w:id="1075972432">
                                                                          <w:marLeft w:val="0"/>
                                                                          <w:marRight w:val="0"/>
                                                                          <w:marTop w:val="0"/>
                                                                          <w:marBottom w:val="0"/>
                                                                          <w:divBdr>
                                                                            <w:top w:val="none" w:sz="0" w:space="0" w:color="auto"/>
                                                                            <w:left w:val="none" w:sz="0" w:space="0" w:color="auto"/>
                                                                            <w:bottom w:val="none" w:sz="0" w:space="0" w:color="auto"/>
                                                                            <w:right w:val="none" w:sz="0" w:space="0" w:color="auto"/>
                                                                          </w:divBdr>
                                                                        </w:div>
                                                                        <w:div w:id="882986874">
                                                                          <w:marLeft w:val="0"/>
                                                                          <w:marRight w:val="0"/>
                                                                          <w:marTop w:val="0"/>
                                                                          <w:marBottom w:val="0"/>
                                                                          <w:divBdr>
                                                                            <w:top w:val="none" w:sz="0" w:space="0" w:color="auto"/>
                                                                            <w:left w:val="none" w:sz="0" w:space="0" w:color="auto"/>
                                                                            <w:bottom w:val="none" w:sz="0" w:space="0" w:color="auto"/>
                                                                            <w:right w:val="none" w:sz="0" w:space="0" w:color="auto"/>
                                                                          </w:divBdr>
                                                                          <w:divsChild>
                                                                            <w:div w:id="8330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7400913">
                                              <w:marLeft w:val="0"/>
                                              <w:marRight w:val="0"/>
                                              <w:marTop w:val="0"/>
                                              <w:marBottom w:val="0"/>
                                              <w:divBdr>
                                                <w:top w:val="none" w:sz="0" w:space="0" w:color="auto"/>
                                                <w:left w:val="none" w:sz="0" w:space="0" w:color="auto"/>
                                                <w:bottom w:val="none" w:sz="0" w:space="0" w:color="auto"/>
                                                <w:right w:val="none" w:sz="0" w:space="0" w:color="auto"/>
                                              </w:divBdr>
                                              <w:divsChild>
                                                <w:div w:id="961886392">
                                                  <w:marLeft w:val="0"/>
                                                  <w:marRight w:val="0"/>
                                                  <w:marTop w:val="0"/>
                                                  <w:marBottom w:val="0"/>
                                                  <w:divBdr>
                                                    <w:top w:val="none" w:sz="0" w:space="0" w:color="auto"/>
                                                    <w:left w:val="none" w:sz="0" w:space="0" w:color="auto"/>
                                                    <w:bottom w:val="none" w:sz="0" w:space="0" w:color="auto"/>
                                                    <w:right w:val="none" w:sz="0" w:space="0" w:color="auto"/>
                                                  </w:divBdr>
                                                  <w:divsChild>
                                                    <w:div w:id="1057821135">
                                                      <w:marLeft w:val="150"/>
                                                      <w:marRight w:val="150"/>
                                                      <w:marTop w:val="150"/>
                                                      <w:marBottom w:val="150"/>
                                                      <w:divBdr>
                                                        <w:top w:val="none" w:sz="0" w:space="0" w:color="auto"/>
                                                        <w:left w:val="none" w:sz="0" w:space="0" w:color="auto"/>
                                                        <w:bottom w:val="none" w:sz="0" w:space="0" w:color="auto"/>
                                                        <w:right w:val="none" w:sz="0" w:space="0" w:color="auto"/>
                                                      </w:divBdr>
                                                      <w:divsChild>
                                                        <w:div w:id="765271324">
                                                          <w:marLeft w:val="0"/>
                                                          <w:marRight w:val="0"/>
                                                          <w:marTop w:val="0"/>
                                                          <w:marBottom w:val="0"/>
                                                          <w:divBdr>
                                                            <w:top w:val="none" w:sz="0" w:space="0" w:color="auto"/>
                                                            <w:left w:val="none" w:sz="0" w:space="0" w:color="auto"/>
                                                            <w:bottom w:val="none" w:sz="0" w:space="0" w:color="auto"/>
                                                            <w:right w:val="none" w:sz="0" w:space="0" w:color="auto"/>
                                                          </w:divBdr>
                                                          <w:divsChild>
                                                            <w:div w:id="2101561423">
                                                              <w:marLeft w:val="0"/>
                                                              <w:marRight w:val="0"/>
                                                              <w:marTop w:val="0"/>
                                                              <w:marBottom w:val="0"/>
                                                              <w:divBdr>
                                                                <w:top w:val="none" w:sz="0" w:space="0" w:color="auto"/>
                                                                <w:left w:val="none" w:sz="0" w:space="0" w:color="auto"/>
                                                                <w:bottom w:val="none" w:sz="0" w:space="0" w:color="auto"/>
                                                                <w:right w:val="none" w:sz="0" w:space="0" w:color="auto"/>
                                                              </w:divBdr>
                                                              <w:divsChild>
                                                                <w:div w:id="681933078">
                                                                  <w:marLeft w:val="105"/>
                                                                  <w:marRight w:val="105"/>
                                                                  <w:marTop w:val="75"/>
                                                                  <w:marBottom w:val="75"/>
                                                                  <w:divBdr>
                                                                    <w:top w:val="none" w:sz="0" w:space="0" w:color="auto"/>
                                                                    <w:left w:val="none" w:sz="0" w:space="0" w:color="auto"/>
                                                                    <w:bottom w:val="none" w:sz="0" w:space="0" w:color="auto"/>
                                                                    <w:right w:val="none" w:sz="0" w:space="0" w:color="auto"/>
                                                                  </w:divBdr>
                                                                  <w:divsChild>
                                                                    <w:div w:id="1498380589">
                                                                      <w:marLeft w:val="0"/>
                                                                      <w:marRight w:val="0"/>
                                                                      <w:marTop w:val="0"/>
                                                                      <w:marBottom w:val="0"/>
                                                                      <w:divBdr>
                                                                        <w:top w:val="none" w:sz="0" w:space="0" w:color="auto"/>
                                                                        <w:left w:val="none" w:sz="0" w:space="0" w:color="auto"/>
                                                                        <w:bottom w:val="none" w:sz="0" w:space="0" w:color="auto"/>
                                                                        <w:right w:val="none" w:sz="0" w:space="0" w:color="auto"/>
                                                                      </w:divBdr>
                                                                    </w:div>
                                                                    <w:div w:id="1197546876">
                                                                      <w:marLeft w:val="0"/>
                                                                      <w:marRight w:val="0"/>
                                                                      <w:marTop w:val="0"/>
                                                                      <w:marBottom w:val="0"/>
                                                                      <w:divBdr>
                                                                        <w:top w:val="none" w:sz="0" w:space="0" w:color="auto"/>
                                                                        <w:left w:val="none" w:sz="0" w:space="0" w:color="auto"/>
                                                                        <w:bottom w:val="none" w:sz="0" w:space="0" w:color="auto"/>
                                                                        <w:right w:val="none" w:sz="0" w:space="0" w:color="auto"/>
                                                                      </w:divBdr>
                                                                      <w:divsChild>
                                                                        <w:div w:id="167098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9629919">
                                                  <w:marLeft w:val="0"/>
                                                  <w:marRight w:val="0"/>
                                                  <w:marTop w:val="0"/>
                                                  <w:marBottom w:val="0"/>
                                                  <w:divBdr>
                                                    <w:top w:val="none" w:sz="0" w:space="0" w:color="auto"/>
                                                    <w:left w:val="none" w:sz="0" w:space="0" w:color="auto"/>
                                                    <w:bottom w:val="none" w:sz="0" w:space="0" w:color="auto"/>
                                                    <w:right w:val="none" w:sz="0" w:space="0" w:color="auto"/>
                                                  </w:divBdr>
                                                  <w:divsChild>
                                                    <w:div w:id="362751964">
                                                      <w:marLeft w:val="0"/>
                                                      <w:marRight w:val="0"/>
                                                      <w:marTop w:val="0"/>
                                                      <w:marBottom w:val="0"/>
                                                      <w:divBdr>
                                                        <w:top w:val="none" w:sz="0" w:space="0" w:color="auto"/>
                                                        <w:left w:val="none" w:sz="0" w:space="0" w:color="auto"/>
                                                        <w:bottom w:val="none" w:sz="0" w:space="0" w:color="auto"/>
                                                        <w:right w:val="none" w:sz="0" w:space="0" w:color="auto"/>
                                                      </w:divBdr>
                                                      <w:divsChild>
                                                        <w:div w:id="1324360043">
                                                          <w:marLeft w:val="150"/>
                                                          <w:marRight w:val="150"/>
                                                          <w:marTop w:val="150"/>
                                                          <w:marBottom w:val="150"/>
                                                          <w:divBdr>
                                                            <w:top w:val="none" w:sz="0" w:space="0" w:color="auto"/>
                                                            <w:left w:val="none" w:sz="0" w:space="0" w:color="auto"/>
                                                            <w:bottom w:val="none" w:sz="0" w:space="0" w:color="auto"/>
                                                            <w:right w:val="none" w:sz="0" w:space="0" w:color="auto"/>
                                                          </w:divBdr>
                                                          <w:divsChild>
                                                            <w:div w:id="124785173">
                                                              <w:marLeft w:val="0"/>
                                                              <w:marRight w:val="0"/>
                                                              <w:marTop w:val="0"/>
                                                              <w:marBottom w:val="0"/>
                                                              <w:divBdr>
                                                                <w:top w:val="none" w:sz="0" w:space="0" w:color="auto"/>
                                                                <w:left w:val="none" w:sz="0" w:space="0" w:color="auto"/>
                                                                <w:bottom w:val="none" w:sz="0" w:space="0" w:color="auto"/>
                                                                <w:right w:val="none" w:sz="0" w:space="0" w:color="auto"/>
                                                              </w:divBdr>
                                                              <w:divsChild>
                                                                <w:div w:id="385111086">
                                                                  <w:marLeft w:val="0"/>
                                                                  <w:marRight w:val="0"/>
                                                                  <w:marTop w:val="0"/>
                                                                  <w:marBottom w:val="0"/>
                                                                  <w:divBdr>
                                                                    <w:top w:val="none" w:sz="0" w:space="0" w:color="auto"/>
                                                                    <w:left w:val="none" w:sz="0" w:space="0" w:color="auto"/>
                                                                    <w:bottom w:val="none" w:sz="0" w:space="0" w:color="auto"/>
                                                                    <w:right w:val="none" w:sz="0" w:space="0" w:color="auto"/>
                                                                  </w:divBdr>
                                                                  <w:divsChild>
                                                                    <w:div w:id="1468164788">
                                                                      <w:marLeft w:val="105"/>
                                                                      <w:marRight w:val="105"/>
                                                                      <w:marTop w:val="75"/>
                                                                      <w:marBottom w:val="75"/>
                                                                      <w:divBdr>
                                                                        <w:top w:val="none" w:sz="0" w:space="0" w:color="auto"/>
                                                                        <w:left w:val="none" w:sz="0" w:space="0" w:color="auto"/>
                                                                        <w:bottom w:val="none" w:sz="0" w:space="0" w:color="auto"/>
                                                                        <w:right w:val="none" w:sz="0" w:space="0" w:color="auto"/>
                                                                      </w:divBdr>
                                                                      <w:divsChild>
                                                                        <w:div w:id="94326005">
                                                                          <w:marLeft w:val="0"/>
                                                                          <w:marRight w:val="0"/>
                                                                          <w:marTop w:val="0"/>
                                                                          <w:marBottom w:val="0"/>
                                                                          <w:divBdr>
                                                                            <w:top w:val="none" w:sz="0" w:space="0" w:color="auto"/>
                                                                            <w:left w:val="none" w:sz="0" w:space="0" w:color="auto"/>
                                                                            <w:bottom w:val="none" w:sz="0" w:space="0" w:color="auto"/>
                                                                            <w:right w:val="none" w:sz="0" w:space="0" w:color="auto"/>
                                                                          </w:divBdr>
                                                                        </w:div>
                                                                        <w:div w:id="768817785">
                                                                          <w:marLeft w:val="0"/>
                                                                          <w:marRight w:val="0"/>
                                                                          <w:marTop w:val="0"/>
                                                                          <w:marBottom w:val="0"/>
                                                                          <w:divBdr>
                                                                            <w:top w:val="none" w:sz="0" w:space="0" w:color="auto"/>
                                                                            <w:left w:val="none" w:sz="0" w:space="0" w:color="auto"/>
                                                                            <w:bottom w:val="none" w:sz="0" w:space="0" w:color="auto"/>
                                                                            <w:right w:val="none" w:sz="0" w:space="0" w:color="auto"/>
                                                                          </w:divBdr>
                                                                          <w:divsChild>
                                                                            <w:div w:id="213910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3265885">
                                                      <w:marLeft w:val="0"/>
                                                      <w:marRight w:val="0"/>
                                                      <w:marTop w:val="0"/>
                                                      <w:marBottom w:val="0"/>
                                                      <w:divBdr>
                                                        <w:top w:val="none" w:sz="0" w:space="0" w:color="auto"/>
                                                        <w:left w:val="none" w:sz="0" w:space="0" w:color="auto"/>
                                                        <w:bottom w:val="none" w:sz="0" w:space="0" w:color="auto"/>
                                                        <w:right w:val="none" w:sz="0" w:space="0" w:color="auto"/>
                                                      </w:divBdr>
                                                      <w:divsChild>
                                                        <w:div w:id="642464637">
                                                          <w:marLeft w:val="0"/>
                                                          <w:marRight w:val="0"/>
                                                          <w:marTop w:val="0"/>
                                                          <w:marBottom w:val="0"/>
                                                          <w:divBdr>
                                                            <w:top w:val="none" w:sz="0" w:space="0" w:color="auto"/>
                                                            <w:left w:val="none" w:sz="0" w:space="0" w:color="auto"/>
                                                            <w:bottom w:val="none" w:sz="0" w:space="0" w:color="auto"/>
                                                            <w:right w:val="none" w:sz="0" w:space="0" w:color="auto"/>
                                                          </w:divBdr>
                                                          <w:divsChild>
                                                            <w:div w:id="2144499855">
                                                              <w:marLeft w:val="150"/>
                                                              <w:marRight w:val="150"/>
                                                              <w:marTop w:val="150"/>
                                                              <w:marBottom w:val="150"/>
                                                              <w:divBdr>
                                                                <w:top w:val="none" w:sz="0" w:space="0" w:color="auto"/>
                                                                <w:left w:val="none" w:sz="0" w:space="0" w:color="auto"/>
                                                                <w:bottom w:val="none" w:sz="0" w:space="0" w:color="auto"/>
                                                                <w:right w:val="none" w:sz="0" w:space="0" w:color="auto"/>
                                                              </w:divBdr>
                                                              <w:divsChild>
                                                                <w:div w:id="635915830">
                                                                  <w:marLeft w:val="0"/>
                                                                  <w:marRight w:val="0"/>
                                                                  <w:marTop w:val="0"/>
                                                                  <w:marBottom w:val="0"/>
                                                                  <w:divBdr>
                                                                    <w:top w:val="none" w:sz="0" w:space="0" w:color="auto"/>
                                                                    <w:left w:val="none" w:sz="0" w:space="0" w:color="auto"/>
                                                                    <w:bottom w:val="none" w:sz="0" w:space="0" w:color="auto"/>
                                                                    <w:right w:val="none" w:sz="0" w:space="0" w:color="auto"/>
                                                                  </w:divBdr>
                                                                  <w:divsChild>
                                                                    <w:div w:id="1549992212">
                                                                      <w:marLeft w:val="0"/>
                                                                      <w:marRight w:val="0"/>
                                                                      <w:marTop w:val="0"/>
                                                                      <w:marBottom w:val="0"/>
                                                                      <w:divBdr>
                                                                        <w:top w:val="none" w:sz="0" w:space="0" w:color="auto"/>
                                                                        <w:left w:val="none" w:sz="0" w:space="0" w:color="auto"/>
                                                                        <w:bottom w:val="none" w:sz="0" w:space="0" w:color="auto"/>
                                                                        <w:right w:val="none" w:sz="0" w:space="0" w:color="auto"/>
                                                                      </w:divBdr>
                                                                      <w:divsChild>
                                                                        <w:div w:id="656962214">
                                                                          <w:marLeft w:val="150"/>
                                                                          <w:marRight w:val="150"/>
                                                                          <w:marTop w:val="15"/>
                                                                          <w:marBottom w:val="150"/>
                                                                          <w:divBdr>
                                                                            <w:top w:val="none" w:sz="0" w:space="0" w:color="auto"/>
                                                                            <w:left w:val="none" w:sz="0" w:space="0" w:color="auto"/>
                                                                            <w:bottom w:val="none" w:sz="0" w:space="0" w:color="auto"/>
                                                                            <w:right w:val="none" w:sz="0" w:space="0" w:color="auto"/>
                                                                          </w:divBdr>
                                                                          <w:divsChild>
                                                                            <w:div w:id="111244534">
                                                                              <w:marLeft w:val="0"/>
                                                                              <w:marRight w:val="0"/>
                                                                              <w:marTop w:val="0"/>
                                                                              <w:marBottom w:val="0"/>
                                                                              <w:divBdr>
                                                                                <w:top w:val="none" w:sz="0" w:space="0" w:color="auto"/>
                                                                                <w:left w:val="none" w:sz="0" w:space="0" w:color="auto"/>
                                                                                <w:bottom w:val="none" w:sz="0" w:space="0" w:color="auto"/>
                                                                                <w:right w:val="none" w:sz="0" w:space="0" w:color="auto"/>
                                                                              </w:divBdr>
                                                                              <w:divsChild>
                                                                                <w:div w:id="772937179">
                                                                                  <w:marLeft w:val="0"/>
                                                                                  <w:marRight w:val="0"/>
                                                                                  <w:marTop w:val="0"/>
                                                                                  <w:marBottom w:val="0"/>
                                                                                  <w:divBdr>
                                                                                    <w:top w:val="none" w:sz="0" w:space="0" w:color="auto"/>
                                                                                    <w:left w:val="none" w:sz="0" w:space="0" w:color="auto"/>
                                                                                    <w:bottom w:val="none" w:sz="0" w:space="0" w:color="auto"/>
                                                                                    <w:right w:val="none" w:sz="0" w:space="0" w:color="auto"/>
                                                                                  </w:divBdr>
                                                                                </w:div>
                                                                              </w:divsChild>
                                                                            </w:div>
                                                                            <w:div w:id="928923146">
                                                                              <w:marLeft w:val="0"/>
                                                                              <w:marRight w:val="0"/>
                                                                              <w:marTop w:val="675"/>
                                                                              <w:marBottom w:val="0"/>
                                                                              <w:divBdr>
                                                                                <w:top w:val="none" w:sz="0" w:space="0" w:color="auto"/>
                                                                                <w:left w:val="none" w:sz="0" w:space="0" w:color="auto"/>
                                                                                <w:bottom w:val="none" w:sz="0" w:space="0" w:color="auto"/>
                                                                                <w:right w:val="none" w:sz="0" w:space="0" w:color="auto"/>
                                                                              </w:divBdr>
                                                                            </w:div>
                                                                          </w:divsChild>
                                                                        </w:div>
                                                                        <w:div w:id="1619216856">
                                                                          <w:marLeft w:val="150"/>
                                                                          <w:marRight w:val="150"/>
                                                                          <w:marTop w:val="15"/>
                                                                          <w:marBottom w:val="150"/>
                                                                          <w:divBdr>
                                                                            <w:top w:val="none" w:sz="0" w:space="0" w:color="auto"/>
                                                                            <w:left w:val="none" w:sz="0" w:space="0" w:color="auto"/>
                                                                            <w:bottom w:val="none" w:sz="0" w:space="0" w:color="auto"/>
                                                                            <w:right w:val="none" w:sz="0" w:space="0" w:color="auto"/>
                                                                          </w:divBdr>
                                                                          <w:divsChild>
                                                                            <w:div w:id="2083940699">
                                                                              <w:marLeft w:val="0"/>
                                                                              <w:marRight w:val="0"/>
                                                                              <w:marTop w:val="0"/>
                                                                              <w:marBottom w:val="0"/>
                                                                              <w:divBdr>
                                                                                <w:top w:val="none" w:sz="0" w:space="0" w:color="auto"/>
                                                                                <w:left w:val="none" w:sz="0" w:space="0" w:color="auto"/>
                                                                                <w:bottom w:val="none" w:sz="0" w:space="0" w:color="auto"/>
                                                                                <w:right w:val="none" w:sz="0" w:space="0" w:color="auto"/>
                                                                              </w:divBdr>
                                                                              <w:divsChild>
                                                                                <w:div w:id="21451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227044">
                                                                          <w:marLeft w:val="150"/>
                                                                          <w:marRight w:val="150"/>
                                                                          <w:marTop w:val="15"/>
                                                                          <w:marBottom w:val="150"/>
                                                                          <w:divBdr>
                                                                            <w:top w:val="none" w:sz="0" w:space="0" w:color="auto"/>
                                                                            <w:left w:val="none" w:sz="0" w:space="0" w:color="auto"/>
                                                                            <w:bottom w:val="none" w:sz="0" w:space="0" w:color="auto"/>
                                                                            <w:right w:val="none" w:sz="0" w:space="0" w:color="auto"/>
                                                                          </w:divBdr>
                                                                          <w:divsChild>
                                                                            <w:div w:id="1802767285">
                                                                              <w:marLeft w:val="0"/>
                                                                              <w:marRight w:val="0"/>
                                                                              <w:marTop w:val="0"/>
                                                                              <w:marBottom w:val="0"/>
                                                                              <w:divBdr>
                                                                                <w:top w:val="none" w:sz="0" w:space="0" w:color="auto"/>
                                                                                <w:left w:val="none" w:sz="0" w:space="0" w:color="auto"/>
                                                                                <w:bottom w:val="none" w:sz="0" w:space="0" w:color="auto"/>
                                                                                <w:right w:val="none" w:sz="0" w:space="0" w:color="auto"/>
                                                                              </w:divBdr>
                                                                              <w:divsChild>
                                                                                <w:div w:id="21072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2296">
                                                                          <w:marLeft w:val="150"/>
                                                                          <w:marRight w:val="150"/>
                                                                          <w:marTop w:val="15"/>
                                                                          <w:marBottom w:val="150"/>
                                                                          <w:divBdr>
                                                                            <w:top w:val="none" w:sz="0" w:space="0" w:color="auto"/>
                                                                            <w:left w:val="none" w:sz="0" w:space="0" w:color="auto"/>
                                                                            <w:bottom w:val="none" w:sz="0" w:space="0" w:color="auto"/>
                                                                            <w:right w:val="none" w:sz="0" w:space="0" w:color="auto"/>
                                                                          </w:divBdr>
                                                                          <w:divsChild>
                                                                            <w:div w:id="564605301">
                                                                              <w:marLeft w:val="0"/>
                                                                              <w:marRight w:val="0"/>
                                                                              <w:marTop w:val="0"/>
                                                                              <w:marBottom w:val="0"/>
                                                                              <w:divBdr>
                                                                                <w:top w:val="none" w:sz="0" w:space="0" w:color="auto"/>
                                                                                <w:left w:val="none" w:sz="0" w:space="0" w:color="auto"/>
                                                                                <w:bottom w:val="none" w:sz="0" w:space="0" w:color="auto"/>
                                                                                <w:right w:val="none" w:sz="0" w:space="0" w:color="auto"/>
                                                                              </w:divBdr>
                                                                              <w:divsChild>
                                                                                <w:div w:id="116713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285622">
                                                                          <w:marLeft w:val="135"/>
                                                                          <w:marRight w:val="135"/>
                                                                          <w:marTop w:val="0"/>
                                                                          <w:marBottom w:val="135"/>
                                                                          <w:divBdr>
                                                                            <w:top w:val="none" w:sz="0" w:space="0" w:color="auto"/>
                                                                            <w:left w:val="none" w:sz="0" w:space="0" w:color="auto"/>
                                                                            <w:bottom w:val="none" w:sz="0" w:space="0" w:color="auto"/>
                                                                            <w:right w:val="none" w:sz="0" w:space="0" w:color="auto"/>
                                                                          </w:divBdr>
                                                                          <w:divsChild>
                                                                            <w:div w:id="403645297">
                                                                              <w:marLeft w:val="0"/>
                                                                              <w:marRight w:val="0"/>
                                                                              <w:marTop w:val="0"/>
                                                                              <w:marBottom w:val="0"/>
                                                                              <w:divBdr>
                                                                                <w:top w:val="none" w:sz="0" w:space="0" w:color="auto"/>
                                                                                <w:left w:val="none" w:sz="0" w:space="0" w:color="auto"/>
                                                                                <w:bottom w:val="none" w:sz="0" w:space="0" w:color="auto"/>
                                                                                <w:right w:val="none" w:sz="0" w:space="0" w:color="auto"/>
                                                                              </w:divBdr>
                                                                              <w:divsChild>
                                                                                <w:div w:id="94673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0114555">
                                                                      <w:marLeft w:val="0"/>
                                                                      <w:marRight w:val="0"/>
                                                                      <w:marTop w:val="0"/>
                                                                      <w:marBottom w:val="0"/>
                                                                      <w:divBdr>
                                                                        <w:top w:val="none" w:sz="0" w:space="0" w:color="auto"/>
                                                                        <w:left w:val="none" w:sz="0" w:space="0" w:color="auto"/>
                                                                        <w:bottom w:val="none" w:sz="0" w:space="0" w:color="auto"/>
                                                                        <w:right w:val="none" w:sz="0" w:space="0" w:color="auto"/>
                                                                      </w:divBdr>
                                                                      <w:divsChild>
                                                                        <w:div w:id="220945649">
                                                                          <w:marLeft w:val="0"/>
                                                                          <w:marRight w:val="0"/>
                                                                          <w:marTop w:val="0"/>
                                                                          <w:marBottom w:val="0"/>
                                                                          <w:divBdr>
                                                                            <w:top w:val="none" w:sz="0" w:space="0" w:color="auto"/>
                                                                            <w:left w:val="none" w:sz="0" w:space="0" w:color="auto"/>
                                                                            <w:bottom w:val="none" w:sz="0" w:space="0" w:color="auto"/>
                                                                            <w:right w:val="none" w:sz="0" w:space="0" w:color="auto"/>
                                                                          </w:divBdr>
                                                                          <w:divsChild>
                                                                            <w:div w:id="899170232">
                                                                              <w:marLeft w:val="0"/>
                                                                              <w:marRight w:val="0"/>
                                                                              <w:marTop w:val="0"/>
                                                                              <w:marBottom w:val="0"/>
                                                                              <w:divBdr>
                                                                                <w:top w:val="none" w:sz="0" w:space="0" w:color="auto"/>
                                                                                <w:left w:val="none" w:sz="0" w:space="0" w:color="auto"/>
                                                                                <w:bottom w:val="none" w:sz="0" w:space="0" w:color="auto"/>
                                                                                <w:right w:val="none" w:sz="0" w:space="0" w:color="auto"/>
                                                                              </w:divBdr>
                                                                              <w:divsChild>
                                                                                <w:div w:id="346755898">
                                                                                  <w:marLeft w:val="105"/>
                                                                                  <w:marRight w:val="105"/>
                                                                                  <w:marTop w:val="75"/>
                                                                                  <w:marBottom w:val="75"/>
                                                                                  <w:divBdr>
                                                                                    <w:top w:val="none" w:sz="0" w:space="0" w:color="auto"/>
                                                                                    <w:left w:val="none" w:sz="0" w:space="0" w:color="auto"/>
                                                                                    <w:bottom w:val="none" w:sz="0" w:space="0" w:color="auto"/>
                                                                                    <w:right w:val="none" w:sz="0" w:space="0" w:color="auto"/>
                                                                                  </w:divBdr>
                                                                                  <w:divsChild>
                                                                                    <w:div w:id="1433818615">
                                                                                      <w:marLeft w:val="0"/>
                                                                                      <w:marRight w:val="0"/>
                                                                                      <w:marTop w:val="0"/>
                                                                                      <w:marBottom w:val="0"/>
                                                                                      <w:divBdr>
                                                                                        <w:top w:val="none" w:sz="0" w:space="0" w:color="auto"/>
                                                                                        <w:left w:val="none" w:sz="0" w:space="0" w:color="auto"/>
                                                                                        <w:bottom w:val="none" w:sz="0" w:space="0" w:color="auto"/>
                                                                                        <w:right w:val="none" w:sz="0" w:space="0" w:color="auto"/>
                                                                                      </w:divBdr>
                                                                                    </w:div>
                                                                                    <w:div w:id="599223291">
                                                                                      <w:marLeft w:val="0"/>
                                                                                      <w:marRight w:val="0"/>
                                                                                      <w:marTop w:val="0"/>
                                                                                      <w:marBottom w:val="0"/>
                                                                                      <w:divBdr>
                                                                                        <w:top w:val="none" w:sz="0" w:space="0" w:color="auto"/>
                                                                                        <w:left w:val="none" w:sz="0" w:space="0" w:color="auto"/>
                                                                                        <w:bottom w:val="none" w:sz="0" w:space="0" w:color="auto"/>
                                                                                        <w:right w:val="none" w:sz="0" w:space="0" w:color="auto"/>
                                                                                      </w:divBdr>
                                                                                      <w:divsChild>
                                                                                        <w:div w:id="1463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786396">
                                                          <w:marLeft w:val="0"/>
                                                          <w:marRight w:val="0"/>
                                                          <w:marTop w:val="0"/>
                                                          <w:marBottom w:val="0"/>
                                                          <w:divBdr>
                                                            <w:top w:val="none" w:sz="0" w:space="0" w:color="auto"/>
                                                            <w:left w:val="none" w:sz="0" w:space="0" w:color="auto"/>
                                                            <w:bottom w:val="none" w:sz="0" w:space="0" w:color="auto"/>
                                                            <w:right w:val="none" w:sz="0" w:space="0" w:color="auto"/>
                                                          </w:divBdr>
                                                          <w:divsChild>
                                                            <w:div w:id="731195741">
                                                              <w:marLeft w:val="0"/>
                                                              <w:marRight w:val="0"/>
                                                              <w:marTop w:val="0"/>
                                                              <w:marBottom w:val="0"/>
                                                              <w:divBdr>
                                                                <w:top w:val="none" w:sz="0" w:space="0" w:color="auto"/>
                                                                <w:left w:val="none" w:sz="0" w:space="0" w:color="auto"/>
                                                                <w:bottom w:val="none" w:sz="0" w:space="0" w:color="auto"/>
                                                                <w:right w:val="none" w:sz="0" w:space="0" w:color="auto"/>
                                                              </w:divBdr>
                                                              <w:divsChild>
                                                                <w:div w:id="532693872">
                                                                  <w:marLeft w:val="150"/>
                                                                  <w:marRight w:val="150"/>
                                                                  <w:marTop w:val="150"/>
                                                                  <w:marBottom w:val="150"/>
                                                                  <w:divBdr>
                                                                    <w:top w:val="none" w:sz="0" w:space="0" w:color="auto"/>
                                                                    <w:left w:val="none" w:sz="0" w:space="0" w:color="auto"/>
                                                                    <w:bottom w:val="none" w:sz="0" w:space="0" w:color="auto"/>
                                                                    <w:right w:val="none" w:sz="0" w:space="0" w:color="auto"/>
                                                                  </w:divBdr>
                                                                  <w:divsChild>
                                                                    <w:div w:id="103771651">
                                                                      <w:marLeft w:val="0"/>
                                                                      <w:marRight w:val="0"/>
                                                                      <w:marTop w:val="0"/>
                                                                      <w:marBottom w:val="0"/>
                                                                      <w:divBdr>
                                                                        <w:top w:val="none" w:sz="0" w:space="0" w:color="auto"/>
                                                                        <w:left w:val="none" w:sz="0" w:space="0" w:color="auto"/>
                                                                        <w:bottom w:val="none" w:sz="0" w:space="0" w:color="auto"/>
                                                                        <w:right w:val="none" w:sz="0" w:space="0" w:color="auto"/>
                                                                      </w:divBdr>
                                                                      <w:divsChild>
                                                                        <w:div w:id="1816801951">
                                                                          <w:marLeft w:val="0"/>
                                                                          <w:marRight w:val="0"/>
                                                                          <w:marTop w:val="0"/>
                                                                          <w:marBottom w:val="0"/>
                                                                          <w:divBdr>
                                                                            <w:top w:val="none" w:sz="0" w:space="0" w:color="auto"/>
                                                                            <w:left w:val="none" w:sz="0" w:space="0" w:color="auto"/>
                                                                            <w:bottom w:val="none" w:sz="0" w:space="0" w:color="auto"/>
                                                                            <w:right w:val="none" w:sz="0" w:space="0" w:color="auto"/>
                                                                          </w:divBdr>
                                                                          <w:divsChild>
                                                                            <w:div w:id="205332679">
                                                                              <w:marLeft w:val="150"/>
                                                                              <w:marRight w:val="150"/>
                                                                              <w:marTop w:val="15"/>
                                                                              <w:marBottom w:val="150"/>
                                                                              <w:divBdr>
                                                                                <w:top w:val="none" w:sz="0" w:space="0" w:color="auto"/>
                                                                                <w:left w:val="none" w:sz="0" w:space="0" w:color="auto"/>
                                                                                <w:bottom w:val="none" w:sz="0" w:space="0" w:color="auto"/>
                                                                                <w:right w:val="none" w:sz="0" w:space="0" w:color="auto"/>
                                                                              </w:divBdr>
                                                                              <w:divsChild>
                                                                                <w:div w:id="963345070">
                                                                                  <w:marLeft w:val="0"/>
                                                                                  <w:marRight w:val="0"/>
                                                                                  <w:marTop w:val="0"/>
                                                                                  <w:marBottom w:val="0"/>
                                                                                  <w:divBdr>
                                                                                    <w:top w:val="none" w:sz="0" w:space="0" w:color="auto"/>
                                                                                    <w:left w:val="none" w:sz="0" w:space="0" w:color="auto"/>
                                                                                    <w:bottom w:val="none" w:sz="0" w:space="0" w:color="auto"/>
                                                                                    <w:right w:val="none" w:sz="0" w:space="0" w:color="auto"/>
                                                                                  </w:divBdr>
                                                                                </w:div>
                                                                                <w:div w:id="141235041">
                                                                                  <w:marLeft w:val="0"/>
                                                                                  <w:marRight w:val="0"/>
                                                                                  <w:marTop w:val="525"/>
                                                                                  <w:marBottom w:val="0"/>
                                                                                  <w:divBdr>
                                                                                    <w:top w:val="none" w:sz="0" w:space="0" w:color="auto"/>
                                                                                    <w:left w:val="none" w:sz="0" w:space="0" w:color="auto"/>
                                                                                    <w:bottom w:val="none" w:sz="0" w:space="0" w:color="auto"/>
                                                                                    <w:right w:val="none" w:sz="0" w:space="0" w:color="auto"/>
                                                                                  </w:divBdr>
                                                                                </w:div>
                                                                              </w:divsChild>
                                                                            </w:div>
                                                                            <w:div w:id="1451314031">
                                                                              <w:marLeft w:val="150"/>
                                                                              <w:marRight w:val="150"/>
                                                                              <w:marTop w:val="15"/>
                                                                              <w:marBottom w:val="150"/>
                                                                              <w:divBdr>
                                                                                <w:top w:val="none" w:sz="0" w:space="0" w:color="auto"/>
                                                                                <w:left w:val="none" w:sz="0" w:space="0" w:color="auto"/>
                                                                                <w:bottom w:val="none" w:sz="0" w:space="0" w:color="auto"/>
                                                                                <w:right w:val="none" w:sz="0" w:space="0" w:color="auto"/>
                                                                              </w:divBdr>
                                                                              <w:divsChild>
                                                                                <w:div w:id="269313372">
                                                                                  <w:marLeft w:val="0"/>
                                                                                  <w:marRight w:val="0"/>
                                                                                  <w:marTop w:val="0"/>
                                                                                  <w:marBottom w:val="0"/>
                                                                                  <w:divBdr>
                                                                                    <w:top w:val="none" w:sz="0" w:space="0" w:color="auto"/>
                                                                                    <w:left w:val="none" w:sz="0" w:space="0" w:color="auto"/>
                                                                                    <w:bottom w:val="none" w:sz="0" w:space="0" w:color="auto"/>
                                                                                    <w:right w:val="none" w:sz="0" w:space="0" w:color="auto"/>
                                                                                  </w:divBdr>
                                                                                </w:div>
                                                                                <w:div w:id="380713280">
                                                                                  <w:marLeft w:val="0"/>
                                                                                  <w:marRight w:val="0"/>
                                                                                  <w:marTop w:val="525"/>
                                                                                  <w:marBottom w:val="0"/>
                                                                                  <w:divBdr>
                                                                                    <w:top w:val="none" w:sz="0" w:space="0" w:color="auto"/>
                                                                                    <w:left w:val="none" w:sz="0" w:space="0" w:color="auto"/>
                                                                                    <w:bottom w:val="none" w:sz="0" w:space="0" w:color="auto"/>
                                                                                    <w:right w:val="none" w:sz="0" w:space="0" w:color="auto"/>
                                                                                  </w:divBdr>
                                                                                </w:div>
                                                                              </w:divsChild>
                                                                            </w:div>
                                                                            <w:div w:id="963997794">
                                                                              <w:marLeft w:val="150"/>
                                                                              <w:marRight w:val="150"/>
                                                                              <w:marTop w:val="15"/>
                                                                              <w:marBottom w:val="150"/>
                                                                              <w:divBdr>
                                                                                <w:top w:val="none" w:sz="0" w:space="0" w:color="auto"/>
                                                                                <w:left w:val="none" w:sz="0" w:space="0" w:color="auto"/>
                                                                                <w:bottom w:val="none" w:sz="0" w:space="0" w:color="auto"/>
                                                                                <w:right w:val="none" w:sz="0" w:space="0" w:color="auto"/>
                                                                              </w:divBdr>
                                                                              <w:divsChild>
                                                                                <w:div w:id="222066816">
                                                                                  <w:marLeft w:val="0"/>
                                                                                  <w:marRight w:val="0"/>
                                                                                  <w:marTop w:val="0"/>
                                                                                  <w:marBottom w:val="0"/>
                                                                                  <w:divBdr>
                                                                                    <w:top w:val="none" w:sz="0" w:space="0" w:color="auto"/>
                                                                                    <w:left w:val="none" w:sz="0" w:space="0" w:color="auto"/>
                                                                                    <w:bottom w:val="none" w:sz="0" w:space="0" w:color="auto"/>
                                                                                    <w:right w:val="none" w:sz="0" w:space="0" w:color="auto"/>
                                                                                  </w:divBdr>
                                                                                </w:div>
                                                                                <w:div w:id="2024697959">
                                                                                  <w:marLeft w:val="0"/>
                                                                                  <w:marRight w:val="0"/>
                                                                                  <w:marTop w:val="525"/>
                                                                                  <w:marBottom w:val="0"/>
                                                                                  <w:divBdr>
                                                                                    <w:top w:val="none" w:sz="0" w:space="0" w:color="auto"/>
                                                                                    <w:left w:val="none" w:sz="0" w:space="0" w:color="auto"/>
                                                                                    <w:bottom w:val="none" w:sz="0" w:space="0" w:color="auto"/>
                                                                                    <w:right w:val="none" w:sz="0" w:space="0" w:color="auto"/>
                                                                                  </w:divBdr>
                                                                                </w:div>
                                                                              </w:divsChild>
                                                                            </w:div>
                                                                            <w:div w:id="1920208080">
                                                                              <w:marLeft w:val="150"/>
                                                                              <w:marRight w:val="150"/>
                                                                              <w:marTop w:val="15"/>
                                                                              <w:marBottom w:val="150"/>
                                                                              <w:divBdr>
                                                                                <w:top w:val="none" w:sz="0" w:space="0" w:color="auto"/>
                                                                                <w:left w:val="none" w:sz="0" w:space="0" w:color="auto"/>
                                                                                <w:bottom w:val="none" w:sz="0" w:space="0" w:color="auto"/>
                                                                                <w:right w:val="none" w:sz="0" w:space="0" w:color="auto"/>
                                                                              </w:divBdr>
                                                                              <w:divsChild>
                                                                                <w:div w:id="2105228328">
                                                                                  <w:marLeft w:val="0"/>
                                                                                  <w:marRight w:val="0"/>
                                                                                  <w:marTop w:val="0"/>
                                                                                  <w:marBottom w:val="0"/>
                                                                                  <w:divBdr>
                                                                                    <w:top w:val="none" w:sz="0" w:space="0" w:color="auto"/>
                                                                                    <w:left w:val="none" w:sz="0" w:space="0" w:color="auto"/>
                                                                                    <w:bottom w:val="none" w:sz="0" w:space="0" w:color="auto"/>
                                                                                    <w:right w:val="none" w:sz="0" w:space="0" w:color="auto"/>
                                                                                  </w:divBdr>
                                                                                </w:div>
                                                                                <w:div w:id="1906605885">
                                                                                  <w:marLeft w:val="0"/>
                                                                                  <w:marRight w:val="0"/>
                                                                                  <w:marTop w:val="525"/>
                                                                                  <w:marBottom w:val="0"/>
                                                                                  <w:divBdr>
                                                                                    <w:top w:val="none" w:sz="0" w:space="0" w:color="auto"/>
                                                                                    <w:left w:val="none" w:sz="0" w:space="0" w:color="auto"/>
                                                                                    <w:bottom w:val="none" w:sz="0" w:space="0" w:color="auto"/>
                                                                                    <w:right w:val="none" w:sz="0" w:space="0" w:color="auto"/>
                                                                                  </w:divBdr>
                                                                                </w:div>
                                                                              </w:divsChild>
                                                                            </w:div>
                                                                            <w:div w:id="1932858716">
                                                                              <w:marLeft w:val="135"/>
                                                                              <w:marRight w:val="135"/>
                                                                              <w:marTop w:val="0"/>
                                                                              <w:marBottom w:val="135"/>
                                                                              <w:divBdr>
                                                                                <w:top w:val="none" w:sz="0" w:space="0" w:color="auto"/>
                                                                                <w:left w:val="none" w:sz="0" w:space="0" w:color="auto"/>
                                                                                <w:bottom w:val="none" w:sz="0" w:space="0" w:color="auto"/>
                                                                                <w:right w:val="none" w:sz="0" w:space="0" w:color="auto"/>
                                                                              </w:divBdr>
                                                                              <w:divsChild>
                                                                                <w:div w:id="408237787">
                                                                                  <w:marLeft w:val="0"/>
                                                                                  <w:marRight w:val="0"/>
                                                                                  <w:marTop w:val="0"/>
                                                                                  <w:marBottom w:val="0"/>
                                                                                  <w:divBdr>
                                                                                    <w:top w:val="none" w:sz="0" w:space="0" w:color="auto"/>
                                                                                    <w:left w:val="none" w:sz="0" w:space="0" w:color="auto"/>
                                                                                    <w:bottom w:val="none" w:sz="0" w:space="0" w:color="auto"/>
                                                                                    <w:right w:val="none" w:sz="0" w:space="0" w:color="auto"/>
                                                                                  </w:divBdr>
                                                                                </w:div>
                                                                                <w:div w:id="294606804">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6786261">
                                                          <w:marLeft w:val="0"/>
                                                          <w:marRight w:val="0"/>
                                                          <w:marTop w:val="0"/>
                                                          <w:marBottom w:val="0"/>
                                                          <w:divBdr>
                                                            <w:top w:val="none" w:sz="0" w:space="0" w:color="auto"/>
                                                            <w:left w:val="none" w:sz="0" w:space="0" w:color="auto"/>
                                                            <w:bottom w:val="none" w:sz="0" w:space="0" w:color="auto"/>
                                                            <w:right w:val="none" w:sz="0" w:space="0" w:color="auto"/>
                                                          </w:divBdr>
                                                          <w:divsChild>
                                                            <w:div w:id="1688292455">
                                                              <w:marLeft w:val="0"/>
                                                              <w:marRight w:val="0"/>
                                                              <w:marTop w:val="0"/>
                                                              <w:marBottom w:val="0"/>
                                                              <w:divBdr>
                                                                <w:top w:val="none" w:sz="0" w:space="0" w:color="auto"/>
                                                                <w:left w:val="none" w:sz="0" w:space="0" w:color="auto"/>
                                                                <w:bottom w:val="none" w:sz="0" w:space="0" w:color="auto"/>
                                                                <w:right w:val="none" w:sz="0" w:space="0" w:color="auto"/>
                                                              </w:divBdr>
                                                              <w:divsChild>
                                                                <w:div w:id="2119251891">
                                                                  <w:marLeft w:val="150"/>
                                                                  <w:marRight w:val="150"/>
                                                                  <w:marTop w:val="150"/>
                                                                  <w:marBottom w:val="150"/>
                                                                  <w:divBdr>
                                                                    <w:top w:val="none" w:sz="0" w:space="0" w:color="auto"/>
                                                                    <w:left w:val="none" w:sz="0" w:space="0" w:color="auto"/>
                                                                    <w:bottom w:val="none" w:sz="0" w:space="0" w:color="auto"/>
                                                                    <w:right w:val="none" w:sz="0" w:space="0" w:color="auto"/>
                                                                  </w:divBdr>
                                                                  <w:divsChild>
                                                                    <w:div w:id="811023457">
                                                                      <w:marLeft w:val="0"/>
                                                                      <w:marRight w:val="0"/>
                                                                      <w:marTop w:val="0"/>
                                                                      <w:marBottom w:val="0"/>
                                                                      <w:divBdr>
                                                                        <w:top w:val="none" w:sz="0" w:space="0" w:color="auto"/>
                                                                        <w:left w:val="none" w:sz="0" w:space="0" w:color="auto"/>
                                                                        <w:bottom w:val="none" w:sz="0" w:space="0" w:color="auto"/>
                                                                        <w:right w:val="none" w:sz="0" w:space="0" w:color="auto"/>
                                                                      </w:divBdr>
                                                                      <w:divsChild>
                                                                        <w:div w:id="368576547">
                                                                          <w:marLeft w:val="0"/>
                                                                          <w:marRight w:val="0"/>
                                                                          <w:marTop w:val="0"/>
                                                                          <w:marBottom w:val="0"/>
                                                                          <w:divBdr>
                                                                            <w:top w:val="none" w:sz="0" w:space="0" w:color="auto"/>
                                                                            <w:left w:val="none" w:sz="0" w:space="0" w:color="auto"/>
                                                                            <w:bottom w:val="none" w:sz="0" w:space="0" w:color="auto"/>
                                                                            <w:right w:val="none" w:sz="0" w:space="0" w:color="auto"/>
                                                                          </w:divBdr>
                                                                          <w:divsChild>
                                                                            <w:div w:id="2076736408">
                                                                              <w:marLeft w:val="150"/>
                                                                              <w:marRight w:val="150"/>
                                                                              <w:marTop w:val="15"/>
                                                                              <w:marBottom w:val="150"/>
                                                                              <w:divBdr>
                                                                                <w:top w:val="none" w:sz="0" w:space="0" w:color="auto"/>
                                                                                <w:left w:val="none" w:sz="0" w:space="0" w:color="auto"/>
                                                                                <w:bottom w:val="none" w:sz="0" w:space="0" w:color="auto"/>
                                                                                <w:right w:val="none" w:sz="0" w:space="0" w:color="auto"/>
                                                                              </w:divBdr>
                                                                              <w:divsChild>
                                                                                <w:div w:id="832837542">
                                                                                  <w:marLeft w:val="0"/>
                                                                                  <w:marRight w:val="0"/>
                                                                                  <w:marTop w:val="0"/>
                                                                                  <w:marBottom w:val="0"/>
                                                                                  <w:divBdr>
                                                                                    <w:top w:val="none" w:sz="0" w:space="0" w:color="auto"/>
                                                                                    <w:left w:val="none" w:sz="0" w:space="0" w:color="auto"/>
                                                                                    <w:bottom w:val="none" w:sz="0" w:space="0" w:color="auto"/>
                                                                                    <w:right w:val="none" w:sz="0" w:space="0" w:color="auto"/>
                                                                                  </w:divBdr>
                                                                                </w:div>
                                                                                <w:div w:id="1533574169">
                                                                                  <w:marLeft w:val="0"/>
                                                                                  <w:marRight w:val="0"/>
                                                                                  <w:marTop w:val="525"/>
                                                                                  <w:marBottom w:val="0"/>
                                                                                  <w:divBdr>
                                                                                    <w:top w:val="none" w:sz="0" w:space="0" w:color="auto"/>
                                                                                    <w:left w:val="none" w:sz="0" w:space="0" w:color="auto"/>
                                                                                    <w:bottom w:val="none" w:sz="0" w:space="0" w:color="auto"/>
                                                                                    <w:right w:val="none" w:sz="0" w:space="0" w:color="auto"/>
                                                                                  </w:divBdr>
                                                                                </w:div>
                                                                              </w:divsChild>
                                                                            </w:div>
                                                                            <w:div w:id="559750463">
                                                                              <w:marLeft w:val="135"/>
                                                                              <w:marRight w:val="135"/>
                                                                              <w:marTop w:val="0"/>
                                                                              <w:marBottom w:val="135"/>
                                                                              <w:divBdr>
                                                                                <w:top w:val="none" w:sz="0" w:space="0" w:color="auto"/>
                                                                                <w:left w:val="none" w:sz="0" w:space="0" w:color="auto"/>
                                                                                <w:bottom w:val="none" w:sz="0" w:space="0" w:color="auto"/>
                                                                                <w:right w:val="none" w:sz="0" w:space="0" w:color="auto"/>
                                                                              </w:divBdr>
                                                                              <w:divsChild>
                                                                                <w:div w:id="748576716">
                                                                                  <w:marLeft w:val="0"/>
                                                                                  <w:marRight w:val="0"/>
                                                                                  <w:marTop w:val="0"/>
                                                                                  <w:marBottom w:val="0"/>
                                                                                  <w:divBdr>
                                                                                    <w:top w:val="none" w:sz="0" w:space="0" w:color="auto"/>
                                                                                    <w:left w:val="none" w:sz="0" w:space="0" w:color="auto"/>
                                                                                    <w:bottom w:val="none" w:sz="0" w:space="0" w:color="auto"/>
                                                                                    <w:right w:val="none" w:sz="0" w:space="0" w:color="auto"/>
                                                                                  </w:divBdr>
                                                                                </w:div>
                                                                                <w:div w:id="929966270">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5718221">
                                                          <w:marLeft w:val="0"/>
                                                          <w:marRight w:val="0"/>
                                                          <w:marTop w:val="0"/>
                                                          <w:marBottom w:val="0"/>
                                                          <w:divBdr>
                                                            <w:top w:val="none" w:sz="0" w:space="0" w:color="auto"/>
                                                            <w:left w:val="none" w:sz="0" w:space="0" w:color="auto"/>
                                                            <w:bottom w:val="none" w:sz="0" w:space="0" w:color="auto"/>
                                                            <w:right w:val="none" w:sz="0" w:space="0" w:color="auto"/>
                                                          </w:divBdr>
                                                          <w:divsChild>
                                                            <w:div w:id="1121727932">
                                                              <w:marLeft w:val="0"/>
                                                              <w:marRight w:val="0"/>
                                                              <w:marTop w:val="0"/>
                                                              <w:marBottom w:val="0"/>
                                                              <w:divBdr>
                                                                <w:top w:val="none" w:sz="0" w:space="0" w:color="auto"/>
                                                                <w:left w:val="none" w:sz="0" w:space="0" w:color="auto"/>
                                                                <w:bottom w:val="none" w:sz="0" w:space="0" w:color="auto"/>
                                                                <w:right w:val="none" w:sz="0" w:space="0" w:color="auto"/>
                                                              </w:divBdr>
                                                              <w:divsChild>
                                                                <w:div w:id="142818200">
                                                                  <w:marLeft w:val="150"/>
                                                                  <w:marRight w:val="150"/>
                                                                  <w:marTop w:val="150"/>
                                                                  <w:marBottom w:val="150"/>
                                                                  <w:divBdr>
                                                                    <w:top w:val="none" w:sz="0" w:space="0" w:color="auto"/>
                                                                    <w:left w:val="none" w:sz="0" w:space="0" w:color="auto"/>
                                                                    <w:bottom w:val="none" w:sz="0" w:space="0" w:color="auto"/>
                                                                    <w:right w:val="none" w:sz="0" w:space="0" w:color="auto"/>
                                                                  </w:divBdr>
                                                                  <w:divsChild>
                                                                    <w:div w:id="96484423">
                                                                      <w:marLeft w:val="0"/>
                                                                      <w:marRight w:val="0"/>
                                                                      <w:marTop w:val="0"/>
                                                                      <w:marBottom w:val="0"/>
                                                                      <w:divBdr>
                                                                        <w:top w:val="none" w:sz="0" w:space="0" w:color="auto"/>
                                                                        <w:left w:val="none" w:sz="0" w:space="0" w:color="auto"/>
                                                                        <w:bottom w:val="none" w:sz="0" w:space="0" w:color="auto"/>
                                                                        <w:right w:val="none" w:sz="0" w:space="0" w:color="auto"/>
                                                                      </w:divBdr>
                                                                      <w:divsChild>
                                                                        <w:div w:id="510032214">
                                                                          <w:marLeft w:val="0"/>
                                                                          <w:marRight w:val="0"/>
                                                                          <w:marTop w:val="0"/>
                                                                          <w:marBottom w:val="0"/>
                                                                          <w:divBdr>
                                                                            <w:top w:val="none" w:sz="0" w:space="0" w:color="auto"/>
                                                                            <w:left w:val="none" w:sz="0" w:space="0" w:color="auto"/>
                                                                            <w:bottom w:val="none" w:sz="0" w:space="0" w:color="auto"/>
                                                                            <w:right w:val="none" w:sz="0" w:space="0" w:color="auto"/>
                                                                          </w:divBdr>
                                                                          <w:divsChild>
                                                                            <w:div w:id="1139954412">
                                                                              <w:marLeft w:val="150"/>
                                                                              <w:marRight w:val="150"/>
                                                                              <w:marTop w:val="15"/>
                                                                              <w:marBottom w:val="150"/>
                                                                              <w:divBdr>
                                                                                <w:top w:val="none" w:sz="0" w:space="0" w:color="auto"/>
                                                                                <w:left w:val="none" w:sz="0" w:space="0" w:color="auto"/>
                                                                                <w:bottom w:val="none" w:sz="0" w:space="0" w:color="auto"/>
                                                                                <w:right w:val="none" w:sz="0" w:space="0" w:color="auto"/>
                                                                              </w:divBdr>
                                                                              <w:divsChild>
                                                                                <w:div w:id="1363022088">
                                                                                  <w:marLeft w:val="0"/>
                                                                                  <w:marRight w:val="0"/>
                                                                                  <w:marTop w:val="0"/>
                                                                                  <w:marBottom w:val="0"/>
                                                                                  <w:divBdr>
                                                                                    <w:top w:val="none" w:sz="0" w:space="0" w:color="auto"/>
                                                                                    <w:left w:val="none" w:sz="0" w:space="0" w:color="auto"/>
                                                                                    <w:bottom w:val="none" w:sz="0" w:space="0" w:color="auto"/>
                                                                                    <w:right w:val="none" w:sz="0" w:space="0" w:color="auto"/>
                                                                                  </w:divBdr>
                                                                                </w:div>
                                                                                <w:div w:id="2029789755">
                                                                                  <w:marLeft w:val="0"/>
                                                                                  <w:marRight w:val="0"/>
                                                                                  <w:marTop w:val="525"/>
                                                                                  <w:marBottom w:val="0"/>
                                                                                  <w:divBdr>
                                                                                    <w:top w:val="none" w:sz="0" w:space="0" w:color="auto"/>
                                                                                    <w:left w:val="none" w:sz="0" w:space="0" w:color="auto"/>
                                                                                    <w:bottom w:val="none" w:sz="0" w:space="0" w:color="auto"/>
                                                                                    <w:right w:val="none" w:sz="0" w:space="0" w:color="auto"/>
                                                                                  </w:divBdr>
                                                                                </w:div>
                                                                              </w:divsChild>
                                                                            </w:div>
                                                                            <w:div w:id="1914897053">
                                                                              <w:marLeft w:val="150"/>
                                                                              <w:marRight w:val="150"/>
                                                                              <w:marTop w:val="15"/>
                                                                              <w:marBottom w:val="150"/>
                                                                              <w:divBdr>
                                                                                <w:top w:val="none" w:sz="0" w:space="0" w:color="auto"/>
                                                                                <w:left w:val="none" w:sz="0" w:space="0" w:color="auto"/>
                                                                                <w:bottom w:val="none" w:sz="0" w:space="0" w:color="auto"/>
                                                                                <w:right w:val="none" w:sz="0" w:space="0" w:color="auto"/>
                                                                              </w:divBdr>
                                                                              <w:divsChild>
                                                                                <w:div w:id="1336567964">
                                                                                  <w:marLeft w:val="0"/>
                                                                                  <w:marRight w:val="0"/>
                                                                                  <w:marTop w:val="0"/>
                                                                                  <w:marBottom w:val="0"/>
                                                                                  <w:divBdr>
                                                                                    <w:top w:val="none" w:sz="0" w:space="0" w:color="auto"/>
                                                                                    <w:left w:val="none" w:sz="0" w:space="0" w:color="auto"/>
                                                                                    <w:bottom w:val="none" w:sz="0" w:space="0" w:color="auto"/>
                                                                                    <w:right w:val="none" w:sz="0" w:space="0" w:color="auto"/>
                                                                                  </w:divBdr>
                                                                                </w:div>
                                                                                <w:div w:id="1316688490">
                                                                                  <w:marLeft w:val="0"/>
                                                                                  <w:marRight w:val="0"/>
                                                                                  <w:marTop w:val="525"/>
                                                                                  <w:marBottom w:val="0"/>
                                                                                  <w:divBdr>
                                                                                    <w:top w:val="none" w:sz="0" w:space="0" w:color="auto"/>
                                                                                    <w:left w:val="none" w:sz="0" w:space="0" w:color="auto"/>
                                                                                    <w:bottom w:val="none" w:sz="0" w:space="0" w:color="auto"/>
                                                                                    <w:right w:val="none" w:sz="0" w:space="0" w:color="auto"/>
                                                                                  </w:divBdr>
                                                                                </w:div>
                                                                              </w:divsChild>
                                                                            </w:div>
                                                                            <w:div w:id="1098990741">
                                                                              <w:marLeft w:val="135"/>
                                                                              <w:marRight w:val="135"/>
                                                                              <w:marTop w:val="0"/>
                                                                              <w:marBottom w:val="135"/>
                                                                              <w:divBdr>
                                                                                <w:top w:val="none" w:sz="0" w:space="0" w:color="auto"/>
                                                                                <w:left w:val="none" w:sz="0" w:space="0" w:color="auto"/>
                                                                                <w:bottom w:val="none" w:sz="0" w:space="0" w:color="auto"/>
                                                                                <w:right w:val="none" w:sz="0" w:space="0" w:color="auto"/>
                                                                              </w:divBdr>
                                                                              <w:divsChild>
                                                                                <w:div w:id="1154683879">
                                                                                  <w:marLeft w:val="0"/>
                                                                                  <w:marRight w:val="0"/>
                                                                                  <w:marTop w:val="0"/>
                                                                                  <w:marBottom w:val="0"/>
                                                                                  <w:divBdr>
                                                                                    <w:top w:val="none" w:sz="0" w:space="0" w:color="auto"/>
                                                                                    <w:left w:val="none" w:sz="0" w:space="0" w:color="auto"/>
                                                                                    <w:bottom w:val="none" w:sz="0" w:space="0" w:color="auto"/>
                                                                                    <w:right w:val="none" w:sz="0" w:space="0" w:color="auto"/>
                                                                                  </w:divBdr>
                                                                                </w:div>
                                                                                <w:div w:id="19204969">
                                                                                  <w:marLeft w:val="0"/>
                                                                                  <w:marRight w:val="0"/>
                                                                                  <w:marTop w:val="52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1351740">
                                                          <w:marLeft w:val="0"/>
                                                          <w:marRight w:val="0"/>
                                                          <w:marTop w:val="0"/>
                                                          <w:marBottom w:val="0"/>
                                                          <w:divBdr>
                                                            <w:top w:val="none" w:sz="0" w:space="0" w:color="auto"/>
                                                            <w:left w:val="none" w:sz="0" w:space="0" w:color="auto"/>
                                                            <w:bottom w:val="none" w:sz="0" w:space="0" w:color="auto"/>
                                                            <w:right w:val="none" w:sz="0" w:space="0" w:color="auto"/>
                                                          </w:divBdr>
                                                          <w:divsChild>
                                                            <w:div w:id="2047023404">
                                                              <w:marLeft w:val="0"/>
                                                              <w:marRight w:val="0"/>
                                                              <w:marTop w:val="0"/>
                                                              <w:marBottom w:val="0"/>
                                                              <w:divBdr>
                                                                <w:top w:val="none" w:sz="0" w:space="0" w:color="auto"/>
                                                                <w:left w:val="none" w:sz="0" w:space="0" w:color="auto"/>
                                                                <w:bottom w:val="none" w:sz="0" w:space="0" w:color="auto"/>
                                                                <w:right w:val="none" w:sz="0" w:space="0" w:color="auto"/>
                                                              </w:divBdr>
                                                              <w:divsChild>
                                                                <w:div w:id="2111854635">
                                                                  <w:marLeft w:val="150"/>
                                                                  <w:marRight w:val="150"/>
                                                                  <w:marTop w:val="150"/>
                                                                  <w:marBottom w:val="150"/>
                                                                  <w:divBdr>
                                                                    <w:top w:val="none" w:sz="0" w:space="0" w:color="auto"/>
                                                                    <w:left w:val="none" w:sz="0" w:space="0" w:color="auto"/>
                                                                    <w:bottom w:val="none" w:sz="0" w:space="0" w:color="auto"/>
                                                                    <w:right w:val="none" w:sz="0" w:space="0" w:color="auto"/>
                                                                  </w:divBdr>
                                                                  <w:divsChild>
                                                                    <w:div w:id="133661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846042">
                                                          <w:marLeft w:val="0"/>
                                                          <w:marRight w:val="0"/>
                                                          <w:marTop w:val="0"/>
                                                          <w:marBottom w:val="0"/>
                                                          <w:divBdr>
                                                            <w:top w:val="none" w:sz="0" w:space="0" w:color="auto"/>
                                                            <w:left w:val="none" w:sz="0" w:space="0" w:color="auto"/>
                                                            <w:bottom w:val="none" w:sz="0" w:space="0" w:color="auto"/>
                                                            <w:right w:val="none" w:sz="0" w:space="0" w:color="auto"/>
                                                          </w:divBdr>
                                                          <w:divsChild>
                                                            <w:div w:id="2125225610">
                                                              <w:marLeft w:val="0"/>
                                                              <w:marRight w:val="0"/>
                                                              <w:marTop w:val="0"/>
                                                              <w:marBottom w:val="0"/>
                                                              <w:divBdr>
                                                                <w:top w:val="none" w:sz="0" w:space="0" w:color="auto"/>
                                                                <w:left w:val="none" w:sz="0" w:space="0" w:color="auto"/>
                                                                <w:bottom w:val="none" w:sz="0" w:space="0" w:color="auto"/>
                                                                <w:right w:val="none" w:sz="0" w:space="0" w:color="auto"/>
                                                              </w:divBdr>
                                                              <w:divsChild>
                                                                <w:div w:id="1115444510">
                                                                  <w:marLeft w:val="150"/>
                                                                  <w:marRight w:val="150"/>
                                                                  <w:marTop w:val="150"/>
                                                                  <w:marBottom w:val="150"/>
                                                                  <w:divBdr>
                                                                    <w:top w:val="none" w:sz="0" w:space="0" w:color="auto"/>
                                                                    <w:left w:val="none" w:sz="0" w:space="0" w:color="auto"/>
                                                                    <w:bottom w:val="none" w:sz="0" w:space="0" w:color="auto"/>
                                                                    <w:right w:val="none" w:sz="0" w:space="0" w:color="auto"/>
                                                                  </w:divBdr>
                                                                  <w:divsChild>
                                                                    <w:div w:id="860511397">
                                                                      <w:marLeft w:val="0"/>
                                                                      <w:marRight w:val="0"/>
                                                                      <w:marTop w:val="0"/>
                                                                      <w:marBottom w:val="0"/>
                                                                      <w:divBdr>
                                                                        <w:top w:val="none" w:sz="0" w:space="0" w:color="auto"/>
                                                                        <w:left w:val="none" w:sz="0" w:space="0" w:color="auto"/>
                                                                        <w:bottom w:val="none" w:sz="0" w:space="0" w:color="auto"/>
                                                                        <w:right w:val="none" w:sz="0" w:space="0" w:color="auto"/>
                                                                      </w:divBdr>
                                                                      <w:divsChild>
                                                                        <w:div w:id="2044162154">
                                                                          <w:marLeft w:val="0"/>
                                                                          <w:marRight w:val="0"/>
                                                                          <w:marTop w:val="0"/>
                                                                          <w:marBottom w:val="0"/>
                                                                          <w:divBdr>
                                                                            <w:top w:val="none" w:sz="0" w:space="0" w:color="auto"/>
                                                                            <w:left w:val="none" w:sz="0" w:space="0" w:color="auto"/>
                                                                            <w:bottom w:val="none" w:sz="0" w:space="0" w:color="auto"/>
                                                                            <w:right w:val="none" w:sz="0" w:space="0" w:color="auto"/>
                                                                          </w:divBdr>
                                                                          <w:divsChild>
                                                                            <w:div w:id="1870530011">
                                                                              <w:marLeft w:val="150"/>
                                                                              <w:marRight w:val="150"/>
                                                                              <w:marTop w:val="15"/>
                                                                              <w:marBottom w:val="150"/>
                                                                              <w:divBdr>
                                                                                <w:top w:val="none" w:sz="0" w:space="0" w:color="auto"/>
                                                                                <w:left w:val="none" w:sz="0" w:space="0" w:color="auto"/>
                                                                                <w:bottom w:val="none" w:sz="0" w:space="0" w:color="auto"/>
                                                                                <w:right w:val="none" w:sz="0" w:space="0" w:color="auto"/>
                                                                              </w:divBdr>
                                                                              <w:divsChild>
                                                                                <w:div w:id="558856837">
                                                                                  <w:marLeft w:val="0"/>
                                                                                  <w:marRight w:val="0"/>
                                                                                  <w:marTop w:val="0"/>
                                                                                  <w:marBottom w:val="0"/>
                                                                                  <w:divBdr>
                                                                                    <w:top w:val="none" w:sz="0" w:space="0" w:color="auto"/>
                                                                                    <w:left w:val="none" w:sz="0" w:space="0" w:color="auto"/>
                                                                                    <w:bottom w:val="none" w:sz="0" w:space="0" w:color="auto"/>
                                                                                    <w:right w:val="none" w:sz="0" w:space="0" w:color="auto"/>
                                                                                  </w:divBdr>
                                                                                  <w:divsChild>
                                                                                    <w:div w:id="212900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922646">
                                                                              <w:marLeft w:val="150"/>
                                                                              <w:marRight w:val="150"/>
                                                                              <w:marTop w:val="15"/>
                                                                              <w:marBottom w:val="150"/>
                                                                              <w:divBdr>
                                                                                <w:top w:val="none" w:sz="0" w:space="0" w:color="auto"/>
                                                                                <w:left w:val="none" w:sz="0" w:space="0" w:color="auto"/>
                                                                                <w:bottom w:val="none" w:sz="0" w:space="0" w:color="auto"/>
                                                                                <w:right w:val="none" w:sz="0" w:space="0" w:color="auto"/>
                                                                              </w:divBdr>
                                                                              <w:divsChild>
                                                                                <w:div w:id="1623536276">
                                                                                  <w:marLeft w:val="0"/>
                                                                                  <w:marRight w:val="0"/>
                                                                                  <w:marTop w:val="0"/>
                                                                                  <w:marBottom w:val="0"/>
                                                                                  <w:divBdr>
                                                                                    <w:top w:val="none" w:sz="0" w:space="0" w:color="auto"/>
                                                                                    <w:left w:val="none" w:sz="0" w:space="0" w:color="auto"/>
                                                                                    <w:bottom w:val="none" w:sz="0" w:space="0" w:color="auto"/>
                                                                                    <w:right w:val="none" w:sz="0" w:space="0" w:color="auto"/>
                                                                                  </w:divBdr>
                                                                                  <w:divsChild>
                                                                                    <w:div w:id="45726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694918">
                                                                              <w:marLeft w:val="135"/>
                                                                              <w:marRight w:val="135"/>
                                                                              <w:marTop w:val="0"/>
                                                                              <w:marBottom w:val="135"/>
                                                                              <w:divBdr>
                                                                                <w:top w:val="none" w:sz="0" w:space="0" w:color="auto"/>
                                                                                <w:left w:val="none" w:sz="0" w:space="0" w:color="auto"/>
                                                                                <w:bottom w:val="none" w:sz="0" w:space="0" w:color="auto"/>
                                                                                <w:right w:val="none" w:sz="0" w:space="0" w:color="auto"/>
                                                                              </w:divBdr>
                                                                              <w:divsChild>
                                                                                <w:div w:id="694772578">
                                                                                  <w:marLeft w:val="0"/>
                                                                                  <w:marRight w:val="0"/>
                                                                                  <w:marTop w:val="0"/>
                                                                                  <w:marBottom w:val="0"/>
                                                                                  <w:divBdr>
                                                                                    <w:top w:val="none" w:sz="0" w:space="0" w:color="auto"/>
                                                                                    <w:left w:val="none" w:sz="0" w:space="0" w:color="auto"/>
                                                                                    <w:bottom w:val="none" w:sz="0" w:space="0" w:color="auto"/>
                                                                                    <w:right w:val="none" w:sz="0" w:space="0" w:color="auto"/>
                                                                                  </w:divBdr>
                                                                                  <w:divsChild>
                                                                                    <w:div w:id="1587576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577213">
                                                                          <w:marLeft w:val="0"/>
                                                                          <w:marRight w:val="0"/>
                                                                          <w:marTop w:val="0"/>
                                                                          <w:marBottom w:val="0"/>
                                                                          <w:divBdr>
                                                                            <w:top w:val="none" w:sz="0" w:space="0" w:color="auto"/>
                                                                            <w:left w:val="none" w:sz="0" w:space="0" w:color="auto"/>
                                                                            <w:bottom w:val="none" w:sz="0" w:space="0" w:color="auto"/>
                                                                            <w:right w:val="none" w:sz="0" w:space="0" w:color="auto"/>
                                                                          </w:divBdr>
                                                                          <w:divsChild>
                                                                            <w:div w:id="1861896457">
                                                                              <w:marLeft w:val="0"/>
                                                                              <w:marRight w:val="0"/>
                                                                              <w:marTop w:val="0"/>
                                                                              <w:marBottom w:val="0"/>
                                                                              <w:divBdr>
                                                                                <w:top w:val="none" w:sz="0" w:space="0" w:color="auto"/>
                                                                                <w:left w:val="none" w:sz="0" w:space="0" w:color="auto"/>
                                                                                <w:bottom w:val="none" w:sz="0" w:space="0" w:color="auto"/>
                                                                                <w:right w:val="none" w:sz="0" w:space="0" w:color="auto"/>
                                                                              </w:divBdr>
                                                                              <w:divsChild>
                                                                                <w:div w:id="1544756459">
                                                                                  <w:marLeft w:val="0"/>
                                                                                  <w:marRight w:val="0"/>
                                                                                  <w:marTop w:val="0"/>
                                                                                  <w:marBottom w:val="0"/>
                                                                                  <w:divBdr>
                                                                                    <w:top w:val="none" w:sz="0" w:space="0" w:color="auto"/>
                                                                                    <w:left w:val="none" w:sz="0" w:space="0" w:color="auto"/>
                                                                                    <w:bottom w:val="none" w:sz="0" w:space="0" w:color="auto"/>
                                                                                    <w:right w:val="none" w:sz="0" w:space="0" w:color="auto"/>
                                                                                  </w:divBdr>
                                                                                  <w:divsChild>
                                                                                    <w:div w:id="114211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0425341">
                                                          <w:marLeft w:val="0"/>
                                                          <w:marRight w:val="0"/>
                                                          <w:marTop w:val="0"/>
                                                          <w:marBottom w:val="0"/>
                                                          <w:divBdr>
                                                            <w:top w:val="none" w:sz="0" w:space="0" w:color="auto"/>
                                                            <w:left w:val="none" w:sz="0" w:space="0" w:color="auto"/>
                                                            <w:bottom w:val="none" w:sz="0" w:space="0" w:color="auto"/>
                                                            <w:right w:val="none" w:sz="0" w:space="0" w:color="auto"/>
                                                          </w:divBdr>
                                                          <w:divsChild>
                                                            <w:div w:id="1222670217">
                                                              <w:marLeft w:val="0"/>
                                                              <w:marRight w:val="0"/>
                                                              <w:marTop w:val="0"/>
                                                              <w:marBottom w:val="0"/>
                                                              <w:divBdr>
                                                                <w:top w:val="none" w:sz="0" w:space="0" w:color="auto"/>
                                                                <w:left w:val="none" w:sz="0" w:space="0" w:color="auto"/>
                                                                <w:bottom w:val="none" w:sz="0" w:space="0" w:color="auto"/>
                                                                <w:right w:val="none" w:sz="0" w:space="0" w:color="auto"/>
                                                              </w:divBdr>
                                                              <w:divsChild>
                                                                <w:div w:id="255142296">
                                                                  <w:marLeft w:val="150"/>
                                                                  <w:marRight w:val="150"/>
                                                                  <w:marTop w:val="150"/>
                                                                  <w:marBottom w:val="150"/>
                                                                  <w:divBdr>
                                                                    <w:top w:val="none" w:sz="0" w:space="0" w:color="auto"/>
                                                                    <w:left w:val="none" w:sz="0" w:space="0" w:color="auto"/>
                                                                    <w:bottom w:val="none" w:sz="0" w:space="0" w:color="auto"/>
                                                                    <w:right w:val="none" w:sz="0" w:space="0" w:color="auto"/>
                                                                  </w:divBdr>
                                                                  <w:divsChild>
                                                                    <w:div w:id="972783468">
                                                                      <w:marLeft w:val="0"/>
                                                                      <w:marRight w:val="0"/>
                                                                      <w:marTop w:val="0"/>
                                                                      <w:marBottom w:val="0"/>
                                                                      <w:divBdr>
                                                                        <w:top w:val="none" w:sz="0" w:space="0" w:color="auto"/>
                                                                        <w:left w:val="none" w:sz="0" w:space="0" w:color="auto"/>
                                                                        <w:bottom w:val="none" w:sz="0" w:space="0" w:color="auto"/>
                                                                        <w:right w:val="none" w:sz="0" w:space="0" w:color="auto"/>
                                                                      </w:divBdr>
                                                                      <w:divsChild>
                                                                        <w:div w:id="261258293">
                                                                          <w:marLeft w:val="0"/>
                                                                          <w:marRight w:val="0"/>
                                                                          <w:marTop w:val="0"/>
                                                                          <w:marBottom w:val="0"/>
                                                                          <w:divBdr>
                                                                            <w:top w:val="none" w:sz="0" w:space="0" w:color="auto"/>
                                                                            <w:left w:val="none" w:sz="0" w:space="0" w:color="auto"/>
                                                                            <w:bottom w:val="none" w:sz="0" w:space="0" w:color="auto"/>
                                                                            <w:right w:val="none" w:sz="0" w:space="0" w:color="auto"/>
                                                                          </w:divBdr>
                                                                          <w:divsChild>
                                                                            <w:div w:id="1529370679">
                                                                              <w:marLeft w:val="150"/>
                                                                              <w:marRight w:val="150"/>
                                                                              <w:marTop w:val="15"/>
                                                                              <w:marBottom w:val="150"/>
                                                                              <w:divBdr>
                                                                                <w:top w:val="none" w:sz="0" w:space="0" w:color="auto"/>
                                                                                <w:left w:val="none" w:sz="0" w:space="0" w:color="auto"/>
                                                                                <w:bottom w:val="none" w:sz="0" w:space="0" w:color="auto"/>
                                                                                <w:right w:val="none" w:sz="0" w:space="0" w:color="auto"/>
                                                                              </w:divBdr>
                                                                              <w:divsChild>
                                                                                <w:div w:id="1915969862">
                                                                                  <w:marLeft w:val="0"/>
                                                                                  <w:marRight w:val="0"/>
                                                                                  <w:marTop w:val="0"/>
                                                                                  <w:marBottom w:val="0"/>
                                                                                  <w:divBdr>
                                                                                    <w:top w:val="none" w:sz="0" w:space="0" w:color="auto"/>
                                                                                    <w:left w:val="none" w:sz="0" w:space="0" w:color="auto"/>
                                                                                    <w:bottom w:val="none" w:sz="0" w:space="0" w:color="auto"/>
                                                                                    <w:right w:val="none" w:sz="0" w:space="0" w:color="auto"/>
                                                                                  </w:divBdr>
                                                                                  <w:divsChild>
                                                                                    <w:div w:id="1872259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334">
                                                                              <w:marLeft w:val="150"/>
                                                                              <w:marRight w:val="150"/>
                                                                              <w:marTop w:val="15"/>
                                                                              <w:marBottom w:val="150"/>
                                                                              <w:divBdr>
                                                                                <w:top w:val="none" w:sz="0" w:space="0" w:color="auto"/>
                                                                                <w:left w:val="none" w:sz="0" w:space="0" w:color="auto"/>
                                                                                <w:bottom w:val="none" w:sz="0" w:space="0" w:color="auto"/>
                                                                                <w:right w:val="none" w:sz="0" w:space="0" w:color="auto"/>
                                                                              </w:divBdr>
                                                                              <w:divsChild>
                                                                                <w:div w:id="358287567">
                                                                                  <w:marLeft w:val="0"/>
                                                                                  <w:marRight w:val="0"/>
                                                                                  <w:marTop w:val="0"/>
                                                                                  <w:marBottom w:val="0"/>
                                                                                  <w:divBdr>
                                                                                    <w:top w:val="none" w:sz="0" w:space="0" w:color="auto"/>
                                                                                    <w:left w:val="none" w:sz="0" w:space="0" w:color="auto"/>
                                                                                    <w:bottom w:val="none" w:sz="0" w:space="0" w:color="auto"/>
                                                                                    <w:right w:val="none" w:sz="0" w:space="0" w:color="auto"/>
                                                                                  </w:divBdr>
                                                                                  <w:divsChild>
                                                                                    <w:div w:id="174464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0680">
                                                                              <w:marLeft w:val="135"/>
                                                                              <w:marRight w:val="135"/>
                                                                              <w:marTop w:val="0"/>
                                                                              <w:marBottom w:val="135"/>
                                                                              <w:divBdr>
                                                                                <w:top w:val="none" w:sz="0" w:space="0" w:color="auto"/>
                                                                                <w:left w:val="none" w:sz="0" w:space="0" w:color="auto"/>
                                                                                <w:bottom w:val="none" w:sz="0" w:space="0" w:color="auto"/>
                                                                                <w:right w:val="none" w:sz="0" w:space="0" w:color="auto"/>
                                                                              </w:divBdr>
                                                                              <w:divsChild>
                                                                                <w:div w:id="1814177242">
                                                                                  <w:marLeft w:val="0"/>
                                                                                  <w:marRight w:val="0"/>
                                                                                  <w:marTop w:val="0"/>
                                                                                  <w:marBottom w:val="0"/>
                                                                                  <w:divBdr>
                                                                                    <w:top w:val="none" w:sz="0" w:space="0" w:color="auto"/>
                                                                                    <w:left w:val="none" w:sz="0" w:space="0" w:color="auto"/>
                                                                                    <w:bottom w:val="none" w:sz="0" w:space="0" w:color="auto"/>
                                                                                    <w:right w:val="none" w:sz="0" w:space="0" w:color="auto"/>
                                                                                  </w:divBdr>
                                                                                  <w:divsChild>
                                                                                    <w:div w:id="128905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47438">
                                                                          <w:marLeft w:val="0"/>
                                                                          <w:marRight w:val="0"/>
                                                                          <w:marTop w:val="0"/>
                                                                          <w:marBottom w:val="0"/>
                                                                          <w:divBdr>
                                                                            <w:top w:val="none" w:sz="0" w:space="0" w:color="auto"/>
                                                                            <w:left w:val="none" w:sz="0" w:space="0" w:color="auto"/>
                                                                            <w:bottom w:val="none" w:sz="0" w:space="0" w:color="auto"/>
                                                                            <w:right w:val="none" w:sz="0" w:space="0" w:color="auto"/>
                                                                          </w:divBdr>
                                                                          <w:divsChild>
                                                                            <w:div w:id="6567303">
                                                                              <w:marLeft w:val="0"/>
                                                                              <w:marRight w:val="0"/>
                                                                              <w:marTop w:val="0"/>
                                                                              <w:marBottom w:val="0"/>
                                                                              <w:divBdr>
                                                                                <w:top w:val="none" w:sz="0" w:space="0" w:color="auto"/>
                                                                                <w:left w:val="none" w:sz="0" w:space="0" w:color="auto"/>
                                                                                <w:bottom w:val="none" w:sz="0" w:space="0" w:color="auto"/>
                                                                                <w:right w:val="none" w:sz="0" w:space="0" w:color="auto"/>
                                                                              </w:divBdr>
                                                                              <w:divsChild>
                                                                                <w:div w:id="556354956">
                                                                                  <w:marLeft w:val="0"/>
                                                                                  <w:marRight w:val="0"/>
                                                                                  <w:marTop w:val="0"/>
                                                                                  <w:marBottom w:val="0"/>
                                                                                  <w:divBdr>
                                                                                    <w:top w:val="none" w:sz="0" w:space="0" w:color="auto"/>
                                                                                    <w:left w:val="none" w:sz="0" w:space="0" w:color="auto"/>
                                                                                    <w:bottom w:val="none" w:sz="0" w:space="0" w:color="auto"/>
                                                                                    <w:right w:val="none" w:sz="0" w:space="0" w:color="auto"/>
                                                                                  </w:divBdr>
                                                                                  <w:divsChild>
                                                                                    <w:div w:id="56665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5147827">
                                                          <w:marLeft w:val="0"/>
                                                          <w:marRight w:val="0"/>
                                                          <w:marTop w:val="0"/>
                                                          <w:marBottom w:val="0"/>
                                                          <w:divBdr>
                                                            <w:top w:val="none" w:sz="0" w:space="0" w:color="auto"/>
                                                            <w:left w:val="none" w:sz="0" w:space="0" w:color="auto"/>
                                                            <w:bottom w:val="none" w:sz="0" w:space="0" w:color="auto"/>
                                                            <w:right w:val="none" w:sz="0" w:space="0" w:color="auto"/>
                                                          </w:divBdr>
                                                          <w:divsChild>
                                                            <w:div w:id="696738186">
                                                              <w:marLeft w:val="0"/>
                                                              <w:marRight w:val="0"/>
                                                              <w:marTop w:val="0"/>
                                                              <w:marBottom w:val="0"/>
                                                              <w:divBdr>
                                                                <w:top w:val="none" w:sz="0" w:space="0" w:color="auto"/>
                                                                <w:left w:val="none" w:sz="0" w:space="0" w:color="auto"/>
                                                                <w:bottom w:val="none" w:sz="0" w:space="0" w:color="auto"/>
                                                                <w:right w:val="none" w:sz="0" w:space="0" w:color="auto"/>
                                                              </w:divBdr>
                                                              <w:divsChild>
                                                                <w:div w:id="892077067">
                                                                  <w:marLeft w:val="150"/>
                                                                  <w:marRight w:val="150"/>
                                                                  <w:marTop w:val="150"/>
                                                                  <w:marBottom w:val="150"/>
                                                                  <w:divBdr>
                                                                    <w:top w:val="none" w:sz="0" w:space="0" w:color="auto"/>
                                                                    <w:left w:val="none" w:sz="0" w:space="0" w:color="auto"/>
                                                                    <w:bottom w:val="none" w:sz="0" w:space="0" w:color="auto"/>
                                                                    <w:right w:val="none" w:sz="0" w:space="0" w:color="auto"/>
                                                                  </w:divBdr>
                                                                  <w:divsChild>
                                                                    <w:div w:id="316806847">
                                                                      <w:marLeft w:val="0"/>
                                                                      <w:marRight w:val="0"/>
                                                                      <w:marTop w:val="0"/>
                                                                      <w:marBottom w:val="0"/>
                                                                      <w:divBdr>
                                                                        <w:top w:val="none" w:sz="0" w:space="0" w:color="auto"/>
                                                                        <w:left w:val="none" w:sz="0" w:space="0" w:color="auto"/>
                                                                        <w:bottom w:val="none" w:sz="0" w:space="0" w:color="auto"/>
                                                                        <w:right w:val="none" w:sz="0" w:space="0" w:color="auto"/>
                                                                      </w:divBdr>
                                                                      <w:divsChild>
                                                                        <w:div w:id="1815295768">
                                                                          <w:marLeft w:val="0"/>
                                                                          <w:marRight w:val="0"/>
                                                                          <w:marTop w:val="0"/>
                                                                          <w:marBottom w:val="0"/>
                                                                          <w:divBdr>
                                                                            <w:top w:val="none" w:sz="0" w:space="0" w:color="auto"/>
                                                                            <w:left w:val="none" w:sz="0" w:space="0" w:color="auto"/>
                                                                            <w:bottom w:val="none" w:sz="0" w:space="0" w:color="auto"/>
                                                                            <w:right w:val="none" w:sz="0" w:space="0" w:color="auto"/>
                                                                          </w:divBdr>
                                                                          <w:divsChild>
                                                                            <w:div w:id="272979070">
                                                                              <w:marLeft w:val="150"/>
                                                                              <w:marRight w:val="150"/>
                                                                              <w:marTop w:val="15"/>
                                                                              <w:marBottom w:val="150"/>
                                                                              <w:divBdr>
                                                                                <w:top w:val="none" w:sz="0" w:space="0" w:color="auto"/>
                                                                                <w:left w:val="none" w:sz="0" w:space="0" w:color="auto"/>
                                                                                <w:bottom w:val="none" w:sz="0" w:space="0" w:color="auto"/>
                                                                                <w:right w:val="none" w:sz="0" w:space="0" w:color="auto"/>
                                                                              </w:divBdr>
                                                                              <w:divsChild>
                                                                                <w:div w:id="421608402">
                                                                                  <w:marLeft w:val="0"/>
                                                                                  <w:marRight w:val="0"/>
                                                                                  <w:marTop w:val="0"/>
                                                                                  <w:marBottom w:val="0"/>
                                                                                  <w:divBdr>
                                                                                    <w:top w:val="none" w:sz="0" w:space="0" w:color="auto"/>
                                                                                    <w:left w:val="none" w:sz="0" w:space="0" w:color="auto"/>
                                                                                    <w:bottom w:val="none" w:sz="0" w:space="0" w:color="auto"/>
                                                                                    <w:right w:val="none" w:sz="0" w:space="0" w:color="auto"/>
                                                                                  </w:divBdr>
                                                                                  <w:divsChild>
                                                                                    <w:div w:id="1040856148">
                                                                                      <w:marLeft w:val="0"/>
                                                                                      <w:marRight w:val="0"/>
                                                                                      <w:marTop w:val="0"/>
                                                                                      <w:marBottom w:val="0"/>
                                                                                      <w:divBdr>
                                                                                        <w:top w:val="none" w:sz="0" w:space="0" w:color="auto"/>
                                                                                        <w:left w:val="none" w:sz="0" w:space="0" w:color="auto"/>
                                                                                        <w:bottom w:val="none" w:sz="0" w:space="0" w:color="auto"/>
                                                                                        <w:right w:val="none" w:sz="0" w:space="0" w:color="auto"/>
                                                                                      </w:divBdr>
                                                                                    </w:div>
                                                                                  </w:divsChild>
                                                                                </w:div>
                                                                                <w:div w:id="180974984">
                                                                                  <w:marLeft w:val="0"/>
                                                                                  <w:marRight w:val="0"/>
                                                                                  <w:marTop w:val="675"/>
                                                                                  <w:marBottom w:val="0"/>
                                                                                  <w:divBdr>
                                                                                    <w:top w:val="none" w:sz="0" w:space="0" w:color="auto"/>
                                                                                    <w:left w:val="none" w:sz="0" w:space="0" w:color="auto"/>
                                                                                    <w:bottom w:val="none" w:sz="0" w:space="0" w:color="auto"/>
                                                                                    <w:right w:val="none" w:sz="0" w:space="0" w:color="auto"/>
                                                                                  </w:divBdr>
                                                                                </w:div>
                                                                              </w:divsChild>
                                                                            </w:div>
                                                                            <w:div w:id="98919555">
                                                                              <w:marLeft w:val="150"/>
                                                                              <w:marRight w:val="150"/>
                                                                              <w:marTop w:val="15"/>
                                                                              <w:marBottom w:val="150"/>
                                                                              <w:divBdr>
                                                                                <w:top w:val="none" w:sz="0" w:space="0" w:color="auto"/>
                                                                                <w:left w:val="none" w:sz="0" w:space="0" w:color="auto"/>
                                                                                <w:bottom w:val="none" w:sz="0" w:space="0" w:color="auto"/>
                                                                                <w:right w:val="none" w:sz="0" w:space="0" w:color="auto"/>
                                                                              </w:divBdr>
                                                                              <w:divsChild>
                                                                                <w:div w:id="693769781">
                                                                                  <w:marLeft w:val="0"/>
                                                                                  <w:marRight w:val="0"/>
                                                                                  <w:marTop w:val="0"/>
                                                                                  <w:marBottom w:val="0"/>
                                                                                  <w:divBdr>
                                                                                    <w:top w:val="none" w:sz="0" w:space="0" w:color="auto"/>
                                                                                    <w:left w:val="none" w:sz="0" w:space="0" w:color="auto"/>
                                                                                    <w:bottom w:val="none" w:sz="0" w:space="0" w:color="auto"/>
                                                                                    <w:right w:val="none" w:sz="0" w:space="0" w:color="auto"/>
                                                                                  </w:divBdr>
                                                                                  <w:divsChild>
                                                                                    <w:div w:id="2011789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517005">
                                                                              <w:marLeft w:val="150"/>
                                                                              <w:marRight w:val="150"/>
                                                                              <w:marTop w:val="15"/>
                                                                              <w:marBottom w:val="150"/>
                                                                              <w:divBdr>
                                                                                <w:top w:val="none" w:sz="0" w:space="0" w:color="auto"/>
                                                                                <w:left w:val="none" w:sz="0" w:space="0" w:color="auto"/>
                                                                                <w:bottom w:val="none" w:sz="0" w:space="0" w:color="auto"/>
                                                                                <w:right w:val="none" w:sz="0" w:space="0" w:color="auto"/>
                                                                              </w:divBdr>
                                                                              <w:divsChild>
                                                                                <w:div w:id="460198775">
                                                                                  <w:marLeft w:val="0"/>
                                                                                  <w:marRight w:val="0"/>
                                                                                  <w:marTop w:val="0"/>
                                                                                  <w:marBottom w:val="0"/>
                                                                                  <w:divBdr>
                                                                                    <w:top w:val="none" w:sz="0" w:space="0" w:color="auto"/>
                                                                                    <w:left w:val="none" w:sz="0" w:space="0" w:color="auto"/>
                                                                                    <w:bottom w:val="none" w:sz="0" w:space="0" w:color="auto"/>
                                                                                    <w:right w:val="none" w:sz="0" w:space="0" w:color="auto"/>
                                                                                  </w:divBdr>
                                                                                  <w:divsChild>
                                                                                    <w:div w:id="51715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279679">
                                                                              <w:marLeft w:val="135"/>
                                                                              <w:marRight w:val="135"/>
                                                                              <w:marTop w:val="0"/>
                                                                              <w:marBottom w:val="135"/>
                                                                              <w:divBdr>
                                                                                <w:top w:val="none" w:sz="0" w:space="0" w:color="auto"/>
                                                                                <w:left w:val="none" w:sz="0" w:space="0" w:color="auto"/>
                                                                                <w:bottom w:val="none" w:sz="0" w:space="0" w:color="auto"/>
                                                                                <w:right w:val="none" w:sz="0" w:space="0" w:color="auto"/>
                                                                              </w:divBdr>
                                                                              <w:divsChild>
                                                                                <w:div w:id="1780102059">
                                                                                  <w:marLeft w:val="0"/>
                                                                                  <w:marRight w:val="0"/>
                                                                                  <w:marTop w:val="0"/>
                                                                                  <w:marBottom w:val="0"/>
                                                                                  <w:divBdr>
                                                                                    <w:top w:val="none" w:sz="0" w:space="0" w:color="auto"/>
                                                                                    <w:left w:val="none" w:sz="0" w:space="0" w:color="auto"/>
                                                                                    <w:bottom w:val="none" w:sz="0" w:space="0" w:color="auto"/>
                                                                                    <w:right w:val="none" w:sz="0" w:space="0" w:color="auto"/>
                                                                                  </w:divBdr>
                                                                                  <w:divsChild>
                                                                                    <w:div w:id="36591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771344">
                                                                          <w:marLeft w:val="0"/>
                                                                          <w:marRight w:val="0"/>
                                                                          <w:marTop w:val="0"/>
                                                                          <w:marBottom w:val="0"/>
                                                                          <w:divBdr>
                                                                            <w:top w:val="none" w:sz="0" w:space="0" w:color="auto"/>
                                                                            <w:left w:val="none" w:sz="0" w:space="0" w:color="auto"/>
                                                                            <w:bottom w:val="none" w:sz="0" w:space="0" w:color="auto"/>
                                                                            <w:right w:val="none" w:sz="0" w:space="0" w:color="auto"/>
                                                                          </w:divBdr>
                                                                          <w:divsChild>
                                                                            <w:div w:id="354766762">
                                                                              <w:marLeft w:val="0"/>
                                                                              <w:marRight w:val="0"/>
                                                                              <w:marTop w:val="0"/>
                                                                              <w:marBottom w:val="0"/>
                                                                              <w:divBdr>
                                                                                <w:top w:val="none" w:sz="0" w:space="0" w:color="auto"/>
                                                                                <w:left w:val="none" w:sz="0" w:space="0" w:color="auto"/>
                                                                                <w:bottom w:val="none" w:sz="0" w:space="0" w:color="auto"/>
                                                                                <w:right w:val="none" w:sz="0" w:space="0" w:color="auto"/>
                                                                              </w:divBdr>
                                                                              <w:divsChild>
                                                                                <w:div w:id="550535091">
                                                                                  <w:marLeft w:val="0"/>
                                                                                  <w:marRight w:val="0"/>
                                                                                  <w:marTop w:val="0"/>
                                                                                  <w:marBottom w:val="0"/>
                                                                                  <w:divBdr>
                                                                                    <w:top w:val="none" w:sz="0" w:space="0" w:color="auto"/>
                                                                                    <w:left w:val="none" w:sz="0" w:space="0" w:color="auto"/>
                                                                                    <w:bottom w:val="none" w:sz="0" w:space="0" w:color="auto"/>
                                                                                    <w:right w:val="none" w:sz="0" w:space="0" w:color="auto"/>
                                                                                  </w:divBdr>
                                                                                  <w:divsChild>
                                                                                    <w:div w:id="846015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997712">
                                                          <w:marLeft w:val="0"/>
                                                          <w:marRight w:val="0"/>
                                                          <w:marTop w:val="0"/>
                                                          <w:marBottom w:val="0"/>
                                                          <w:divBdr>
                                                            <w:top w:val="none" w:sz="0" w:space="0" w:color="auto"/>
                                                            <w:left w:val="none" w:sz="0" w:space="0" w:color="auto"/>
                                                            <w:bottom w:val="none" w:sz="0" w:space="0" w:color="auto"/>
                                                            <w:right w:val="none" w:sz="0" w:space="0" w:color="auto"/>
                                                          </w:divBdr>
                                                          <w:divsChild>
                                                            <w:div w:id="1042636313">
                                                              <w:marLeft w:val="0"/>
                                                              <w:marRight w:val="0"/>
                                                              <w:marTop w:val="0"/>
                                                              <w:marBottom w:val="0"/>
                                                              <w:divBdr>
                                                                <w:top w:val="none" w:sz="0" w:space="0" w:color="auto"/>
                                                                <w:left w:val="none" w:sz="0" w:space="0" w:color="auto"/>
                                                                <w:bottom w:val="none" w:sz="0" w:space="0" w:color="auto"/>
                                                                <w:right w:val="none" w:sz="0" w:space="0" w:color="auto"/>
                                                              </w:divBdr>
                                                              <w:divsChild>
                                                                <w:div w:id="1679578900">
                                                                  <w:marLeft w:val="150"/>
                                                                  <w:marRight w:val="150"/>
                                                                  <w:marTop w:val="150"/>
                                                                  <w:marBottom w:val="150"/>
                                                                  <w:divBdr>
                                                                    <w:top w:val="none" w:sz="0" w:space="0" w:color="auto"/>
                                                                    <w:left w:val="none" w:sz="0" w:space="0" w:color="auto"/>
                                                                    <w:bottom w:val="none" w:sz="0" w:space="0" w:color="auto"/>
                                                                    <w:right w:val="none" w:sz="0" w:space="0" w:color="auto"/>
                                                                  </w:divBdr>
                                                                  <w:divsChild>
                                                                    <w:div w:id="323512633">
                                                                      <w:marLeft w:val="0"/>
                                                                      <w:marRight w:val="0"/>
                                                                      <w:marTop w:val="0"/>
                                                                      <w:marBottom w:val="0"/>
                                                                      <w:divBdr>
                                                                        <w:top w:val="none" w:sz="0" w:space="0" w:color="auto"/>
                                                                        <w:left w:val="none" w:sz="0" w:space="0" w:color="auto"/>
                                                                        <w:bottom w:val="none" w:sz="0" w:space="0" w:color="auto"/>
                                                                        <w:right w:val="none" w:sz="0" w:space="0" w:color="auto"/>
                                                                      </w:divBdr>
                                                                      <w:divsChild>
                                                                        <w:div w:id="1351837647">
                                                                          <w:marLeft w:val="0"/>
                                                                          <w:marRight w:val="75"/>
                                                                          <w:marTop w:val="75"/>
                                                                          <w:marBottom w:val="75"/>
                                                                          <w:divBdr>
                                                                            <w:top w:val="none" w:sz="0" w:space="0" w:color="auto"/>
                                                                            <w:left w:val="none" w:sz="0" w:space="0" w:color="auto"/>
                                                                            <w:bottom w:val="none" w:sz="0" w:space="0" w:color="auto"/>
                                                                            <w:right w:val="none" w:sz="0" w:space="0" w:color="auto"/>
                                                                          </w:divBdr>
                                                                          <w:divsChild>
                                                                            <w:div w:id="1042827875">
                                                                              <w:marLeft w:val="75"/>
                                                                              <w:marRight w:val="150"/>
                                                                              <w:marTop w:val="0"/>
                                                                              <w:marBottom w:val="225"/>
                                                                              <w:divBdr>
                                                                                <w:top w:val="none" w:sz="0" w:space="0" w:color="auto"/>
                                                                                <w:left w:val="none" w:sz="0" w:space="0" w:color="auto"/>
                                                                                <w:bottom w:val="none" w:sz="0" w:space="0" w:color="auto"/>
                                                                                <w:right w:val="none" w:sz="0" w:space="0" w:color="auto"/>
                                                                              </w:divBdr>
                                                                              <w:divsChild>
                                                                                <w:div w:id="785732279">
                                                                                  <w:marLeft w:val="0"/>
                                                                                  <w:marRight w:val="0"/>
                                                                                  <w:marTop w:val="0"/>
                                                                                  <w:marBottom w:val="0"/>
                                                                                  <w:divBdr>
                                                                                    <w:top w:val="none" w:sz="0" w:space="0" w:color="auto"/>
                                                                                    <w:left w:val="none" w:sz="0" w:space="0" w:color="auto"/>
                                                                                    <w:bottom w:val="none" w:sz="0" w:space="0" w:color="auto"/>
                                                                                    <w:right w:val="none" w:sz="0" w:space="0" w:color="auto"/>
                                                                                  </w:divBdr>
                                                                                </w:div>
                                                                                <w:div w:id="520048137">
                                                                                  <w:marLeft w:val="0"/>
                                                                                  <w:marRight w:val="0"/>
                                                                                  <w:marTop w:val="0"/>
                                                                                  <w:marBottom w:val="0"/>
                                                                                  <w:divBdr>
                                                                                    <w:top w:val="none" w:sz="0" w:space="0" w:color="auto"/>
                                                                                    <w:left w:val="none" w:sz="0" w:space="0" w:color="auto"/>
                                                                                    <w:bottom w:val="none" w:sz="0" w:space="0" w:color="auto"/>
                                                                                    <w:right w:val="none" w:sz="0" w:space="0" w:color="auto"/>
                                                                                  </w:divBdr>
                                                                                  <w:divsChild>
                                                                                    <w:div w:id="1557625508">
                                                                                      <w:marLeft w:val="0"/>
                                                                                      <w:marRight w:val="0"/>
                                                                                      <w:marTop w:val="0"/>
                                                                                      <w:marBottom w:val="0"/>
                                                                                      <w:divBdr>
                                                                                        <w:top w:val="none" w:sz="0" w:space="0" w:color="auto"/>
                                                                                        <w:left w:val="none" w:sz="0" w:space="0" w:color="auto"/>
                                                                                        <w:bottom w:val="none" w:sz="0" w:space="0" w:color="auto"/>
                                                                                        <w:right w:val="none" w:sz="0" w:space="0" w:color="auto"/>
                                                                                      </w:divBdr>
                                                                                    </w:div>
                                                                                    <w:div w:id="1034768833">
                                                                                      <w:marLeft w:val="0"/>
                                                                                      <w:marRight w:val="0"/>
                                                                                      <w:marTop w:val="0"/>
                                                                                      <w:marBottom w:val="0"/>
                                                                                      <w:divBdr>
                                                                                        <w:top w:val="none" w:sz="0" w:space="0" w:color="auto"/>
                                                                                        <w:left w:val="none" w:sz="0" w:space="0" w:color="auto"/>
                                                                                        <w:bottom w:val="none" w:sz="0" w:space="0" w:color="auto"/>
                                                                                        <w:right w:val="none" w:sz="0" w:space="0" w:color="auto"/>
                                                                                      </w:divBdr>
                                                                                      <w:divsChild>
                                                                                        <w:div w:id="46102214">
                                                                                          <w:marLeft w:val="0"/>
                                                                                          <w:marRight w:val="0"/>
                                                                                          <w:marTop w:val="0"/>
                                                                                          <w:marBottom w:val="0"/>
                                                                                          <w:divBdr>
                                                                                            <w:top w:val="none" w:sz="0" w:space="0" w:color="auto"/>
                                                                                            <w:left w:val="none" w:sz="0" w:space="0" w:color="auto"/>
                                                                                            <w:bottom w:val="none" w:sz="0" w:space="0" w:color="auto"/>
                                                                                            <w:right w:val="none" w:sz="0" w:space="0" w:color="auto"/>
                                                                                          </w:divBdr>
                                                                                        </w:div>
                                                                                      </w:divsChild>
                                                                                    </w:div>
                                                                                    <w:div w:id="372928351">
                                                                                      <w:marLeft w:val="0"/>
                                                                                      <w:marRight w:val="0"/>
                                                                                      <w:marTop w:val="0"/>
                                                                                      <w:marBottom w:val="0"/>
                                                                                      <w:divBdr>
                                                                                        <w:top w:val="none" w:sz="0" w:space="0" w:color="auto"/>
                                                                                        <w:left w:val="none" w:sz="0" w:space="0" w:color="auto"/>
                                                                                        <w:bottom w:val="none" w:sz="0" w:space="0" w:color="auto"/>
                                                                                        <w:right w:val="none" w:sz="0" w:space="0" w:color="auto"/>
                                                                                      </w:divBdr>
                                                                                      <w:divsChild>
                                                                                        <w:div w:id="192310797">
                                                                                          <w:marLeft w:val="0"/>
                                                                                          <w:marRight w:val="0"/>
                                                                                          <w:marTop w:val="0"/>
                                                                                          <w:marBottom w:val="0"/>
                                                                                          <w:divBdr>
                                                                                            <w:top w:val="none" w:sz="0" w:space="0" w:color="auto"/>
                                                                                            <w:left w:val="none" w:sz="0" w:space="0" w:color="auto"/>
                                                                                            <w:bottom w:val="none" w:sz="0" w:space="0" w:color="auto"/>
                                                                                            <w:right w:val="none" w:sz="0" w:space="0" w:color="auto"/>
                                                                                          </w:divBdr>
                                                                                        </w:div>
                                                                                      </w:divsChild>
                                                                                    </w:div>
                                                                                    <w:div w:id="2078821354">
                                                                                      <w:marLeft w:val="0"/>
                                                                                      <w:marRight w:val="0"/>
                                                                                      <w:marTop w:val="0"/>
                                                                                      <w:marBottom w:val="0"/>
                                                                                      <w:divBdr>
                                                                                        <w:top w:val="none" w:sz="0" w:space="0" w:color="auto"/>
                                                                                        <w:left w:val="none" w:sz="0" w:space="0" w:color="auto"/>
                                                                                        <w:bottom w:val="none" w:sz="0" w:space="0" w:color="auto"/>
                                                                                        <w:right w:val="none" w:sz="0" w:space="0" w:color="auto"/>
                                                                                      </w:divBdr>
                                                                                      <w:divsChild>
                                                                                        <w:div w:id="1010522715">
                                                                                          <w:marLeft w:val="0"/>
                                                                                          <w:marRight w:val="0"/>
                                                                                          <w:marTop w:val="0"/>
                                                                                          <w:marBottom w:val="0"/>
                                                                                          <w:divBdr>
                                                                                            <w:top w:val="none" w:sz="0" w:space="0" w:color="auto"/>
                                                                                            <w:left w:val="none" w:sz="0" w:space="0" w:color="auto"/>
                                                                                            <w:bottom w:val="none" w:sz="0" w:space="0" w:color="auto"/>
                                                                                            <w:right w:val="none" w:sz="0" w:space="0" w:color="auto"/>
                                                                                          </w:divBdr>
                                                                                        </w:div>
                                                                                      </w:divsChild>
                                                                                    </w:div>
                                                                                    <w:div w:id="423185764">
                                                                                      <w:marLeft w:val="0"/>
                                                                                      <w:marRight w:val="0"/>
                                                                                      <w:marTop w:val="0"/>
                                                                                      <w:marBottom w:val="0"/>
                                                                                      <w:divBdr>
                                                                                        <w:top w:val="none" w:sz="0" w:space="0" w:color="auto"/>
                                                                                        <w:left w:val="none" w:sz="0" w:space="0" w:color="auto"/>
                                                                                        <w:bottom w:val="none" w:sz="0" w:space="0" w:color="auto"/>
                                                                                        <w:right w:val="none" w:sz="0" w:space="0" w:color="auto"/>
                                                                                      </w:divBdr>
                                                                                      <w:divsChild>
                                                                                        <w:div w:id="387270368">
                                                                                          <w:marLeft w:val="0"/>
                                                                                          <w:marRight w:val="0"/>
                                                                                          <w:marTop w:val="0"/>
                                                                                          <w:marBottom w:val="0"/>
                                                                                          <w:divBdr>
                                                                                            <w:top w:val="none" w:sz="0" w:space="0" w:color="auto"/>
                                                                                            <w:left w:val="none" w:sz="0" w:space="0" w:color="auto"/>
                                                                                            <w:bottom w:val="none" w:sz="0" w:space="0" w:color="auto"/>
                                                                                            <w:right w:val="none" w:sz="0" w:space="0" w:color="auto"/>
                                                                                          </w:divBdr>
                                                                                          <w:divsChild>
                                                                                            <w:div w:id="1033574636">
                                                                                              <w:marLeft w:val="150"/>
                                                                                              <w:marRight w:val="150"/>
                                                                                              <w:marTop w:val="150"/>
                                                                                              <w:marBottom w:val="150"/>
                                                                                              <w:divBdr>
                                                                                                <w:top w:val="none" w:sz="0" w:space="0" w:color="auto"/>
                                                                                                <w:left w:val="none" w:sz="0" w:space="0" w:color="auto"/>
                                                                                                <w:bottom w:val="none" w:sz="0" w:space="0" w:color="auto"/>
                                                                                                <w:right w:val="none" w:sz="0" w:space="0" w:color="auto"/>
                                                                                              </w:divBdr>
                                                                                              <w:divsChild>
                                                                                                <w:div w:id="20929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55597629">
      <w:bodyDiv w:val="1"/>
      <w:marLeft w:val="0"/>
      <w:marRight w:val="0"/>
      <w:marTop w:val="0"/>
      <w:marBottom w:val="0"/>
      <w:divBdr>
        <w:top w:val="none" w:sz="0" w:space="0" w:color="auto"/>
        <w:left w:val="none" w:sz="0" w:space="0" w:color="auto"/>
        <w:bottom w:val="none" w:sz="0" w:space="0" w:color="auto"/>
        <w:right w:val="none" w:sz="0" w:space="0" w:color="auto"/>
      </w:divBdr>
    </w:div>
    <w:div w:id="1726879031">
      <w:bodyDiv w:val="1"/>
      <w:marLeft w:val="0"/>
      <w:marRight w:val="0"/>
      <w:marTop w:val="0"/>
      <w:marBottom w:val="0"/>
      <w:divBdr>
        <w:top w:val="none" w:sz="0" w:space="0" w:color="auto"/>
        <w:left w:val="none" w:sz="0" w:space="0" w:color="auto"/>
        <w:bottom w:val="none" w:sz="0" w:space="0" w:color="auto"/>
        <w:right w:val="none" w:sz="0" w:space="0" w:color="auto"/>
      </w:divBdr>
    </w:div>
    <w:div w:id="2071222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0.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hyperlink" Target="https://osf.io/pjm5n/registrations" TargetMode="External"/><Relationship Id="rId12" Type="http://schemas.openxmlformats.org/officeDocument/2006/relationships/hyperlink" Target="https://daaronr.github.io/dualprocess/SPI_EA_impact.html" TargetMode="External"/><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omments" Target="comments.xml"/><Relationship Id="rId8" Type="http://schemas.microsoft.com/office/2011/relationships/commentsExtended" Target="commentsExtended.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21</Pages>
  <Words>3191</Words>
  <Characters>18191</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21340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2019-09-29T14:36:00Z</dcterms:created>
  <dcterms:modified xsi:type="dcterms:W3CDTF">2019-09-29T21:56:00Z</dcterms:modified>
</cp:coreProperties>
</file>