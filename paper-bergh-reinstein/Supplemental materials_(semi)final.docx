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95A45" w14:textId="77777777" w:rsidR="007B4AF5" w:rsidRDefault="007B4AF5" w:rsidP="007B4AF5">
      <w:pPr>
        <w:pStyle w:val="NormalWeb"/>
        <w:spacing w:before="0" w:beforeAutospacing="0" w:after="0" w:afterAutospacing="0"/>
        <w:contextualSpacing/>
        <w:jc w:val="center"/>
        <w:rPr>
          <w:b/>
        </w:rPr>
      </w:pPr>
      <w:r>
        <w:rPr>
          <w:b/>
        </w:rPr>
        <w:t>SUPPLEMENTAL MATERIALS</w:t>
      </w:r>
    </w:p>
    <w:p w14:paraId="0AB8F15F" w14:textId="77777777" w:rsidR="0043148C" w:rsidRDefault="0043148C" w:rsidP="007B4AF5">
      <w:pPr>
        <w:pStyle w:val="NormalWeb"/>
        <w:spacing w:before="0" w:beforeAutospacing="0" w:after="0" w:afterAutospacing="0"/>
        <w:contextualSpacing/>
        <w:jc w:val="center"/>
        <w:rPr>
          <w:b/>
        </w:rPr>
      </w:pPr>
    </w:p>
    <w:p w14:paraId="36B1D1EE" w14:textId="008800A4" w:rsidR="0043148C" w:rsidRPr="00B07844" w:rsidRDefault="0043148C" w:rsidP="00B07844">
      <w:pPr>
        <w:spacing w:line="480" w:lineRule="auto"/>
        <w:contextualSpacing/>
        <w:jc w:val="center"/>
        <w:rPr>
          <w:b/>
          <w:i/>
        </w:rPr>
      </w:pPr>
      <w:r w:rsidRPr="0043148C">
        <w:rPr>
          <w:b/>
          <w:i/>
        </w:rPr>
        <w:t>Empathic and Numerate Giving:</w:t>
      </w:r>
      <w:r>
        <w:rPr>
          <w:b/>
          <w:i/>
        </w:rPr>
        <w:t xml:space="preserve"> </w:t>
      </w:r>
      <w:r w:rsidRPr="0043148C">
        <w:rPr>
          <w:b/>
          <w:i/>
        </w:rPr>
        <w:t>The Joint Effects of Images and Charity Evaluations</w:t>
      </w:r>
    </w:p>
    <w:p w14:paraId="7C8D34EB" w14:textId="77777777" w:rsidR="00B07844" w:rsidRDefault="00B07844" w:rsidP="00B07844">
      <w:pPr>
        <w:jc w:val="center"/>
        <w:rPr>
          <w:b/>
        </w:rPr>
      </w:pPr>
    </w:p>
    <w:p w14:paraId="07921B93" w14:textId="77777777" w:rsidR="00B07844" w:rsidRDefault="00B07844" w:rsidP="00B07844">
      <w:pPr>
        <w:spacing w:line="480" w:lineRule="auto"/>
        <w:contextualSpacing/>
        <w:jc w:val="center"/>
        <w:rPr>
          <w:b/>
          <w:sz w:val="28"/>
          <w:szCs w:val="28"/>
        </w:rPr>
      </w:pPr>
      <w:r w:rsidRPr="006F5FD1">
        <w:rPr>
          <w:b/>
          <w:sz w:val="28"/>
          <w:szCs w:val="28"/>
        </w:rPr>
        <w:t>Additional Method Information</w:t>
      </w:r>
    </w:p>
    <w:p w14:paraId="0B3893EC" w14:textId="77777777" w:rsidR="00B07844" w:rsidRPr="006F5FD1" w:rsidRDefault="00B07844" w:rsidP="00B07844">
      <w:pPr>
        <w:spacing w:line="480" w:lineRule="auto"/>
        <w:ind w:left="-284"/>
        <w:contextualSpacing/>
        <w:jc w:val="center"/>
        <w:rPr>
          <w:b/>
        </w:rPr>
      </w:pPr>
      <w:r>
        <w:rPr>
          <w:b/>
        </w:rPr>
        <w:t>Overview of study methods</w:t>
      </w:r>
    </w:p>
    <w:tbl>
      <w:tblPr>
        <w:tblW w:w="9938" w:type="dxa"/>
        <w:tblInd w:w="-176" w:type="dxa"/>
        <w:tblLayout w:type="fixed"/>
        <w:tblLook w:val="04A0" w:firstRow="1" w:lastRow="0" w:firstColumn="1" w:lastColumn="0" w:noHBand="0" w:noVBand="1"/>
        <w:tblPrChange w:id="0" w:author="Author">
          <w:tblPr>
            <w:tblW w:w="9938" w:type="dxa"/>
            <w:tblInd w:w="-176" w:type="dxa"/>
            <w:tblLayout w:type="fixed"/>
            <w:tblLook w:val="04A0" w:firstRow="1" w:lastRow="0" w:firstColumn="1" w:lastColumn="0" w:noHBand="0" w:noVBand="1"/>
          </w:tblPr>
        </w:tblPrChange>
      </w:tblPr>
      <w:tblGrid>
        <w:gridCol w:w="724"/>
        <w:gridCol w:w="567"/>
        <w:gridCol w:w="689"/>
        <w:gridCol w:w="870"/>
        <w:gridCol w:w="1134"/>
        <w:gridCol w:w="1843"/>
        <w:gridCol w:w="1985"/>
        <w:gridCol w:w="2126"/>
        <w:tblGridChange w:id="1">
          <w:tblGrid>
            <w:gridCol w:w="724"/>
            <w:gridCol w:w="567"/>
            <w:gridCol w:w="709"/>
            <w:gridCol w:w="850"/>
            <w:gridCol w:w="1134"/>
            <w:gridCol w:w="1843"/>
            <w:gridCol w:w="1985"/>
            <w:gridCol w:w="2126"/>
          </w:tblGrid>
        </w:tblGridChange>
      </w:tblGrid>
      <w:tr w:rsidR="00B07844" w:rsidRPr="00434270" w14:paraId="6E0F4751" w14:textId="77777777" w:rsidTr="00DB199A">
        <w:trPr>
          <w:trHeight w:val="510"/>
          <w:trPrChange w:id="2" w:author="Author">
            <w:trPr>
              <w:trHeight w:val="510"/>
            </w:trPr>
          </w:trPrChange>
        </w:trPr>
        <w:tc>
          <w:tcPr>
            <w:tcW w:w="724" w:type="dxa"/>
            <w:tcBorders>
              <w:top w:val="single" w:sz="4" w:space="0" w:color="auto"/>
              <w:bottom w:val="single" w:sz="4" w:space="0" w:color="auto"/>
            </w:tcBorders>
            <w:shd w:val="clear" w:color="auto" w:fill="auto"/>
            <w:vAlign w:val="center"/>
            <w:hideMark/>
            <w:tcPrChange w:id="3" w:author="Author">
              <w:tcPr>
                <w:tcW w:w="724" w:type="dxa"/>
                <w:tcBorders>
                  <w:top w:val="single" w:sz="4" w:space="0" w:color="auto"/>
                  <w:bottom w:val="single" w:sz="4" w:space="0" w:color="auto"/>
                </w:tcBorders>
                <w:shd w:val="clear" w:color="auto" w:fill="auto"/>
                <w:vAlign w:val="center"/>
                <w:hideMark/>
              </w:tcPr>
            </w:tcPrChange>
          </w:tcPr>
          <w:p w14:paraId="148F7D15"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Study</w:t>
            </w:r>
          </w:p>
        </w:tc>
        <w:tc>
          <w:tcPr>
            <w:tcW w:w="567" w:type="dxa"/>
            <w:tcBorders>
              <w:top w:val="single" w:sz="4" w:space="0" w:color="auto"/>
              <w:bottom w:val="single" w:sz="4" w:space="0" w:color="auto"/>
            </w:tcBorders>
            <w:shd w:val="clear" w:color="auto" w:fill="auto"/>
            <w:vAlign w:val="center"/>
            <w:hideMark/>
            <w:tcPrChange w:id="4" w:author="Author">
              <w:tcPr>
                <w:tcW w:w="567" w:type="dxa"/>
                <w:tcBorders>
                  <w:top w:val="single" w:sz="4" w:space="0" w:color="auto"/>
                  <w:bottom w:val="single" w:sz="4" w:space="0" w:color="auto"/>
                </w:tcBorders>
                <w:shd w:val="clear" w:color="auto" w:fill="auto"/>
                <w:vAlign w:val="center"/>
                <w:hideMark/>
              </w:tcPr>
            </w:tcPrChange>
          </w:tcPr>
          <w:p w14:paraId="5FBE58E2"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N</w:t>
            </w:r>
          </w:p>
        </w:tc>
        <w:tc>
          <w:tcPr>
            <w:tcW w:w="689" w:type="dxa"/>
            <w:tcBorders>
              <w:top w:val="single" w:sz="4" w:space="0" w:color="auto"/>
              <w:bottom w:val="single" w:sz="4" w:space="0" w:color="auto"/>
            </w:tcBorders>
            <w:shd w:val="clear" w:color="auto" w:fill="auto"/>
            <w:vAlign w:val="center"/>
            <w:hideMark/>
            <w:tcPrChange w:id="5" w:author="Author">
              <w:tcPr>
                <w:tcW w:w="709" w:type="dxa"/>
                <w:tcBorders>
                  <w:top w:val="single" w:sz="4" w:space="0" w:color="auto"/>
                  <w:bottom w:val="single" w:sz="4" w:space="0" w:color="auto"/>
                </w:tcBorders>
                <w:shd w:val="clear" w:color="auto" w:fill="auto"/>
                <w:vAlign w:val="center"/>
                <w:hideMark/>
              </w:tcPr>
            </w:tcPrChange>
          </w:tcPr>
          <w:p w14:paraId="2464B02B"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Base $/£</w:t>
            </w:r>
          </w:p>
        </w:tc>
        <w:tc>
          <w:tcPr>
            <w:tcW w:w="870" w:type="dxa"/>
            <w:tcBorders>
              <w:top w:val="single" w:sz="4" w:space="0" w:color="auto"/>
              <w:bottom w:val="single" w:sz="4" w:space="0" w:color="auto"/>
            </w:tcBorders>
            <w:shd w:val="clear" w:color="auto" w:fill="auto"/>
            <w:vAlign w:val="center"/>
            <w:hideMark/>
            <w:tcPrChange w:id="6" w:author="Author">
              <w:tcPr>
                <w:tcW w:w="850" w:type="dxa"/>
                <w:tcBorders>
                  <w:top w:val="single" w:sz="4" w:space="0" w:color="auto"/>
                  <w:bottom w:val="single" w:sz="4" w:space="0" w:color="auto"/>
                </w:tcBorders>
                <w:shd w:val="clear" w:color="auto" w:fill="auto"/>
                <w:vAlign w:val="center"/>
                <w:hideMark/>
              </w:tcPr>
            </w:tcPrChange>
          </w:tcPr>
          <w:p w14:paraId="45C721D6"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Bonus/ raffle?</w:t>
            </w:r>
          </w:p>
        </w:tc>
        <w:tc>
          <w:tcPr>
            <w:tcW w:w="1134" w:type="dxa"/>
            <w:tcBorders>
              <w:top w:val="single" w:sz="4" w:space="0" w:color="auto"/>
              <w:bottom w:val="single" w:sz="4" w:space="0" w:color="auto"/>
            </w:tcBorders>
            <w:shd w:val="clear" w:color="auto" w:fill="auto"/>
            <w:vAlign w:val="center"/>
            <w:hideMark/>
            <w:tcPrChange w:id="7" w:author="Author">
              <w:tcPr>
                <w:tcW w:w="1134" w:type="dxa"/>
                <w:tcBorders>
                  <w:top w:val="single" w:sz="4" w:space="0" w:color="auto"/>
                  <w:bottom w:val="single" w:sz="4" w:space="0" w:color="auto"/>
                </w:tcBorders>
                <w:shd w:val="clear" w:color="auto" w:fill="auto"/>
                <w:vAlign w:val="center"/>
                <w:hideMark/>
              </w:tcPr>
            </w:tcPrChange>
          </w:tcPr>
          <w:p w14:paraId="0369DBC6"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Charity(s)</w:t>
            </w:r>
          </w:p>
        </w:tc>
        <w:tc>
          <w:tcPr>
            <w:tcW w:w="1843" w:type="dxa"/>
            <w:tcBorders>
              <w:top w:val="single" w:sz="4" w:space="0" w:color="auto"/>
              <w:bottom w:val="single" w:sz="4" w:space="0" w:color="auto"/>
            </w:tcBorders>
            <w:shd w:val="clear" w:color="auto" w:fill="auto"/>
            <w:vAlign w:val="center"/>
            <w:hideMark/>
            <w:tcPrChange w:id="8" w:author="Author">
              <w:tcPr>
                <w:tcW w:w="1843" w:type="dxa"/>
                <w:tcBorders>
                  <w:top w:val="single" w:sz="4" w:space="0" w:color="auto"/>
                  <w:bottom w:val="single" w:sz="4" w:space="0" w:color="auto"/>
                </w:tcBorders>
                <w:shd w:val="clear" w:color="auto" w:fill="auto"/>
                <w:vAlign w:val="center"/>
                <w:hideMark/>
              </w:tcPr>
            </w:tcPrChange>
          </w:tcPr>
          <w:p w14:paraId="0F20E3EB" w14:textId="77777777" w:rsidR="00B07844" w:rsidRPr="000960E2" w:rsidRDefault="00B07844" w:rsidP="003D486D">
            <w:pPr>
              <w:jc w:val="center"/>
              <w:rPr>
                <w:rFonts w:eastAsia="Times New Roman"/>
                <w:b/>
                <w:bCs/>
                <w:color w:val="CC4125"/>
                <w:sz w:val="18"/>
                <w:szCs w:val="18"/>
              </w:rPr>
            </w:pPr>
            <w:r w:rsidRPr="000960E2">
              <w:rPr>
                <w:rFonts w:eastAsia="Times New Roman"/>
                <w:b/>
                <w:bCs/>
                <w:sz w:val="18"/>
                <w:szCs w:val="18"/>
              </w:rPr>
              <w:t>Image manipulation</w:t>
            </w:r>
          </w:p>
        </w:tc>
        <w:tc>
          <w:tcPr>
            <w:tcW w:w="1985" w:type="dxa"/>
            <w:tcBorders>
              <w:top w:val="single" w:sz="4" w:space="0" w:color="auto"/>
              <w:bottom w:val="single" w:sz="4" w:space="0" w:color="auto"/>
            </w:tcBorders>
            <w:shd w:val="clear" w:color="auto" w:fill="auto"/>
            <w:vAlign w:val="center"/>
            <w:hideMark/>
            <w:tcPrChange w:id="9" w:author="Author">
              <w:tcPr>
                <w:tcW w:w="1985" w:type="dxa"/>
                <w:tcBorders>
                  <w:top w:val="single" w:sz="4" w:space="0" w:color="auto"/>
                  <w:bottom w:val="single" w:sz="4" w:space="0" w:color="auto"/>
                </w:tcBorders>
                <w:shd w:val="clear" w:color="auto" w:fill="auto"/>
                <w:vAlign w:val="center"/>
                <w:hideMark/>
              </w:tcPr>
            </w:tcPrChange>
          </w:tcPr>
          <w:p w14:paraId="7BD46F8E" w14:textId="77777777"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Efficiency/effectiveness info manipulation(s)</w:t>
            </w:r>
          </w:p>
        </w:tc>
        <w:tc>
          <w:tcPr>
            <w:tcW w:w="2126" w:type="dxa"/>
            <w:tcBorders>
              <w:top w:val="single" w:sz="4" w:space="0" w:color="auto"/>
              <w:bottom w:val="single" w:sz="4" w:space="0" w:color="auto"/>
            </w:tcBorders>
            <w:shd w:val="clear" w:color="auto" w:fill="auto"/>
            <w:vAlign w:val="center"/>
            <w:hideMark/>
            <w:tcPrChange w:id="10" w:author="Author">
              <w:tcPr>
                <w:tcW w:w="2126" w:type="dxa"/>
                <w:tcBorders>
                  <w:top w:val="single" w:sz="4" w:space="0" w:color="auto"/>
                  <w:bottom w:val="single" w:sz="4" w:space="0" w:color="auto"/>
                </w:tcBorders>
                <w:shd w:val="clear" w:color="auto" w:fill="auto"/>
                <w:vAlign w:val="center"/>
                <w:hideMark/>
              </w:tcPr>
            </w:tcPrChange>
          </w:tcPr>
          <w:p w14:paraId="53CD2244" w14:textId="77777777" w:rsidR="003D486D" w:rsidRDefault="00B07844" w:rsidP="003D486D">
            <w:pPr>
              <w:jc w:val="center"/>
              <w:rPr>
                <w:rFonts w:eastAsia="Times New Roman"/>
                <w:b/>
                <w:bCs/>
                <w:color w:val="000000"/>
                <w:sz w:val="18"/>
                <w:szCs w:val="18"/>
              </w:rPr>
            </w:pPr>
            <w:r w:rsidRPr="000960E2">
              <w:rPr>
                <w:rFonts w:eastAsia="Times New Roman"/>
                <w:b/>
                <w:bCs/>
                <w:color w:val="000000"/>
                <w:sz w:val="18"/>
                <w:szCs w:val="18"/>
              </w:rPr>
              <w:t xml:space="preserve">Commitment </w:t>
            </w:r>
          </w:p>
          <w:p w14:paraId="1FC89BD7" w14:textId="7FA86EE1" w:rsidR="00B07844" w:rsidRPr="000960E2" w:rsidRDefault="00B07844" w:rsidP="003D486D">
            <w:pPr>
              <w:jc w:val="center"/>
              <w:rPr>
                <w:rFonts w:eastAsia="Times New Roman"/>
                <w:b/>
                <w:bCs/>
                <w:color w:val="000000"/>
                <w:sz w:val="18"/>
                <w:szCs w:val="18"/>
              </w:rPr>
            </w:pPr>
            <w:r w:rsidRPr="000960E2">
              <w:rPr>
                <w:rFonts w:eastAsia="Times New Roman"/>
                <w:b/>
                <w:bCs/>
                <w:color w:val="000000"/>
                <w:sz w:val="18"/>
                <w:szCs w:val="18"/>
              </w:rPr>
              <w:t xml:space="preserve">placement </w:t>
            </w:r>
            <w:bookmarkStart w:id="11" w:name="OLE_LINK16"/>
            <w:r w:rsidRPr="000960E2">
              <w:rPr>
                <w:rFonts w:eastAsia="Times New Roman"/>
                <w:b/>
                <w:bCs/>
                <w:color w:val="000000"/>
                <w:sz w:val="18"/>
                <w:szCs w:val="18"/>
                <w:vertAlign w:val="superscript"/>
              </w:rPr>
              <w:t>a</w:t>
            </w:r>
            <w:bookmarkEnd w:id="11"/>
          </w:p>
        </w:tc>
      </w:tr>
      <w:tr w:rsidR="00B07844" w:rsidRPr="00434270" w14:paraId="6773303F" w14:textId="77777777" w:rsidTr="00DB199A">
        <w:trPr>
          <w:trHeight w:val="1080"/>
          <w:trPrChange w:id="12" w:author="Author">
            <w:trPr>
              <w:trHeight w:val="1080"/>
            </w:trPr>
          </w:trPrChange>
        </w:trPr>
        <w:tc>
          <w:tcPr>
            <w:tcW w:w="724" w:type="dxa"/>
            <w:tcBorders>
              <w:top w:val="single" w:sz="4" w:space="0" w:color="auto"/>
            </w:tcBorders>
            <w:shd w:val="clear" w:color="auto" w:fill="auto"/>
            <w:vAlign w:val="center"/>
            <w:hideMark/>
            <w:tcPrChange w:id="13" w:author="Author">
              <w:tcPr>
                <w:tcW w:w="724" w:type="dxa"/>
                <w:tcBorders>
                  <w:top w:val="single" w:sz="4" w:space="0" w:color="auto"/>
                </w:tcBorders>
                <w:shd w:val="clear" w:color="auto" w:fill="auto"/>
                <w:vAlign w:val="center"/>
                <w:hideMark/>
              </w:tcPr>
            </w:tcPrChange>
          </w:tcPr>
          <w:p w14:paraId="5B2FE1D0"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1</w:t>
            </w:r>
          </w:p>
        </w:tc>
        <w:tc>
          <w:tcPr>
            <w:tcW w:w="567" w:type="dxa"/>
            <w:tcBorders>
              <w:top w:val="single" w:sz="4" w:space="0" w:color="auto"/>
            </w:tcBorders>
            <w:shd w:val="clear" w:color="auto" w:fill="auto"/>
            <w:vAlign w:val="center"/>
            <w:hideMark/>
            <w:tcPrChange w:id="14" w:author="Author">
              <w:tcPr>
                <w:tcW w:w="567" w:type="dxa"/>
                <w:tcBorders>
                  <w:top w:val="single" w:sz="4" w:space="0" w:color="auto"/>
                </w:tcBorders>
                <w:shd w:val="clear" w:color="auto" w:fill="auto"/>
                <w:vAlign w:val="center"/>
                <w:hideMark/>
              </w:tcPr>
            </w:tcPrChange>
          </w:tcPr>
          <w:p w14:paraId="56F6DE46"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398</w:t>
            </w:r>
          </w:p>
        </w:tc>
        <w:tc>
          <w:tcPr>
            <w:tcW w:w="689" w:type="dxa"/>
            <w:tcBorders>
              <w:top w:val="single" w:sz="4" w:space="0" w:color="auto"/>
            </w:tcBorders>
            <w:shd w:val="clear" w:color="auto" w:fill="auto"/>
            <w:vAlign w:val="center"/>
            <w:hideMark/>
            <w:tcPrChange w:id="15" w:author="Author">
              <w:tcPr>
                <w:tcW w:w="709" w:type="dxa"/>
                <w:tcBorders>
                  <w:top w:val="single" w:sz="4" w:space="0" w:color="auto"/>
                </w:tcBorders>
                <w:shd w:val="clear" w:color="auto" w:fill="auto"/>
                <w:vAlign w:val="center"/>
                <w:hideMark/>
              </w:tcPr>
            </w:tcPrChange>
          </w:tcPr>
          <w:p w14:paraId="57BA0AF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$1.50</w:t>
            </w:r>
          </w:p>
        </w:tc>
        <w:tc>
          <w:tcPr>
            <w:tcW w:w="870" w:type="dxa"/>
            <w:tcBorders>
              <w:top w:val="single" w:sz="4" w:space="0" w:color="auto"/>
            </w:tcBorders>
            <w:shd w:val="clear" w:color="auto" w:fill="auto"/>
            <w:vAlign w:val="center"/>
            <w:hideMark/>
            <w:tcPrChange w:id="16" w:author="Author">
              <w:tcPr>
                <w:tcW w:w="850" w:type="dxa"/>
                <w:tcBorders>
                  <w:top w:val="single" w:sz="4" w:space="0" w:color="auto"/>
                </w:tcBorders>
                <w:shd w:val="clear" w:color="auto" w:fill="auto"/>
                <w:vAlign w:val="center"/>
                <w:hideMark/>
              </w:tcPr>
            </w:tcPrChange>
          </w:tcPr>
          <w:p w14:paraId="17441A13"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w:t>
            </w:r>
          </w:p>
        </w:tc>
        <w:tc>
          <w:tcPr>
            <w:tcW w:w="1134" w:type="dxa"/>
            <w:tcBorders>
              <w:top w:val="single" w:sz="4" w:space="0" w:color="auto"/>
            </w:tcBorders>
            <w:shd w:val="clear" w:color="auto" w:fill="auto"/>
            <w:vAlign w:val="center"/>
            <w:hideMark/>
            <w:tcPrChange w:id="17" w:author="Author">
              <w:tcPr>
                <w:tcW w:w="1134" w:type="dxa"/>
                <w:tcBorders>
                  <w:top w:val="single" w:sz="4" w:space="0" w:color="auto"/>
                </w:tcBorders>
                <w:shd w:val="clear" w:color="auto" w:fill="auto"/>
                <w:vAlign w:val="center"/>
                <w:hideMark/>
              </w:tcPr>
            </w:tcPrChange>
          </w:tcPr>
          <w:p w14:paraId="2AA90B0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Syria Fund of Save the Children</w:t>
            </w:r>
          </w:p>
        </w:tc>
        <w:tc>
          <w:tcPr>
            <w:tcW w:w="1843" w:type="dxa"/>
            <w:tcBorders>
              <w:top w:val="single" w:sz="4" w:space="0" w:color="auto"/>
            </w:tcBorders>
            <w:shd w:val="clear" w:color="auto" w:fill="auto"/>
            <w:vAlign w:val="center"/>
            <w:hideMark/>
            <w:tcPrChange w:id="18" w:author="Author">
              <w:tcPr>
                <w:tcW w:w="1843" w:type="dxa"/>
                <w:tcBorders>
                  <w:top w:val="single" w:sz="4" w:space="0" w:color="auto"/>
                </w:tcBorders>
                <w:shd w:val="clear" w:color="auto" w:fill="auto"/>
                <w:vAlign w:val="center"/>
                <w:hideMark/>
              </w:tcPr>
            </w:tcPrChange>
          </w:tcPr>
          <w:p w14:paraId="32196B0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Named boy in ambulance following airstrike vs. no image</w:t>
            </w:r>
          </w:p>
        </w:tc>
        <w:tc>
          <w:tcPr>
            <w:tcW w:w="1985" w:type="dxa"/>
            <w:tcBorders>
              <w:top w:val="single" w:sz="4" w:space="0" w:color="auto"/>
            </w:tcBorders>
            <w:shd w:val="clear" w:color="auto" w:fill="auto"/>
            <w:vAlign w:val="center"/>
            <w:hideMark/>
            <w:tcPrChange w:id="19" w:author="Author">
              <w:tcPr>
                <w:tcW w:w="1985" w:type="dxa"/>
                <w:tcBorders>
                  <w:top w:val="single" w:sz="4" w:space="0" w:color="auto"/>
                </w:tcBorders>
                <w:shd w:val="clear" w:color="auto" w:fill="auto"/>
                <w:vAlign w:val="center"/>
                <w:hideMark/>
              </w:tcPr>
            </w:tcPrChange>
          </w:tcPr>
          <w:p w14:paraId="142CCB8F"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Charity Navigator (CN) positive efficiency evaluations</w:t>
            </w:r>
          </w:p>
        </w:tc>
        <w:tc>
          <w:tcPr>
            <w:tcW w:w="2126" w:type="dxa"/>
            <w:tcBorders>
              <w:top w:val="single" w:sz="4" w:space="0" w:color="auto"/>
            </w:tcBorders>
            <w:shd w:val="clear" w:color="auto" w:fill="auto"/>
            <w:vAlign w:val="center"/>
            <w:hideMark/>
            <w:tcPrChange w:id="20" w:author="Author">
              <w:tcPr>
                <w:tcW w:w="2126" w:type="dxa"/>
                <w:tcBorders>
                  <w:top w:val="single" w:sz="4" w:space="0" w:color="auto"/>
                </w:tcBorders>
                <w:shd w:val="clear" w:color="auto" w:fill="auto"/>
                <w:vAlign w:val="center"/>
                <w:hideMark/>
              </w:tcPr>
            </w:tcPrChange>
          </w:tcPr>
          <w:p w14:paraId="1589EDC4"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7FA3B1A2" w14:textId="77777777" w:rsidTr="00DB199A">
        <w:trPr>
          <w:trHeight w:val="1020"/>
          <w:trPrChange w:id="21" w:author="Author">
            <w:trPr>
              <w:trHeight w:val="1020"/>
            </w:trPr>
          </w:trPrChange>
        </w:trPr>
        <w:tc>
          <w:tcPr>
            <w:tcW w:w="724" w:type="dxa"/>
            <w:shd w:val="clear" w:color="auto" w:fill="auto"/>
            <w:vAlign w:val="center"/>
            <w:hideMark/>
            <w:tcPrChange w:id="22" w:author="Author">
              <w:tcPr>
                <w:tcW w:w="724" w:type="dxa"/>
                <w:shd w:val="clear" w:color="auto" w:fill="auto"/>
                <w:vAlign w:val="center"/>
                <w:hideMark/>
              </w:tcPr>
            </w:tcPrChange>
          </w:tcPr>
          <w:p w14:paraId="490EDBFE"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2</w:t>
            </w:r>
          </w:p>
        </w:tc>
        <w:tc>
          <w:tcPr>
            <w:tcW w:w="567" w:type="dxa"/>
            <w:shd w:val="clear" w:color="auto" w:fill="auto"/>
            <w:vAlign w:val="center"/>
            <w:hideMark/>
            <w:tcPrChange w:id="23" w:author="Author">
              <w:tcPr>
                <w:tcW w:w="567" w:type="dxa"/>
                <w:shd w:val="clear" w:color="auto" w:fill="auto"/>
                <w:vAlign w:val="center"/>
                <w:hideMark/>
              </w:tcPr>
            </w:tcPrChange>
          </w:tcPr>
          <w:p w14:paraId="5A1A89D2"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614</w:t>
            </w:r>
          </w:p>
        </w:tc>
        <w:tc>
          <w:tcPr>
            <w:tcW w:w="689" w:type="dxa"/>
            <w:shd w:val="clear" w:color="auto" w:fill="auto"/>
            <w:vAlign w:val="center"/>
            <w:hideMark/>
            <w:tcPrChange w:id="24" w:author="Author">
              <w:tcPr>
                <w:tcW w:w="709" w:type="dxa"/>
                <w:shd w:val="clear" w:color="auto" w:fill="auto"/>
                <w:vAlign w:val="center"/>
                <w:hideMark/>
              </w:tcPr>
            </w:tcPrChange>
          </w:tcPr>
          <w:p w14:paraId="4726225E"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$1.50</w:t>
            </w:r>
          </w:p>
        </w:tc>
        <w:tc>
          <w:tcPr>
            <w:tcW w:w="870" w:type="dxa"/>
            <w:shd w:val="clear" w:color="auto" w:fill="auto"/>
            <w:vAlign w:val="center"/>
            <w:hideMark/>
            <w:tcPrChange w:id="25" w:author="Author">
              <w:tcPr>
                <w:tcW w:w="850" w:type="dxa"/>
                <w:shd w:val="clear" w:color="auto" w:fill="auto"/>
                <w:vAlign w:val="center"/>
                <w:hideMark/>
              </w:tcPr>
            </w:tcPrChange>
          </w:tcPr>
          <w:p w14:paraId="1D014B44"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$3</w:t>
            </w:r>
          </w:p>
        </w:tc>
        <w:tc>
          <w:tcPr>
            <w:tcW w:w="1134" w:type="dxa"/>
            <w:shd w:val="clear" w:color="auto" w:fill="auto"/>
            <w:vAlign w:val="center"/>
            <w:hideMark/>
            <w:tcPrChange w:id="26" w:author="Author">
              <w:tcPr>
                <w:tcW w:w="1134" w:type="dxa"/>
                <w:shd w:val="clear" w:color="auto" w:fill="auto"/>
                <w:vAlign w:val="center"/>
                <w:hideMark/>
              </w:tcPr>
            </w:tcPrChange>
          </w:tcPr>
          <w:p w14:paraId="55B11E62"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Change w:id="27" w:author="Author">
              <w:tcPr>
                <w:tcW w:w="1843" w:type="dxa"/>
                <w:shd w:val="clear" w:color="auto" w:fill="auto"/>
                <w:vAlign w:val="center"/>
                <w:hideMark/>
              </w:tcPr>
            </w:tcPrChange>
          </w:tcPr>
          <w:p w14:paraId="06E775AA"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Change w:id="28" w:author="Author">
              <w:tcPr>
                <w:tcW w:w="1985" w:type="dxa"/>
                <w:shd w:val="clear" w:color="auto" w:fill="auto"/>
                <w:vAlign w:val="center"/>
                <w:hideMark/>
              </w:tcPr>
            </w:tcPrChange>
          </w:tcPr>
          <w:p w14:paraId="7899A8FC"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 xml:space="preserve">CN pos. efficiency vs. no info vs. </w:t>
            </w:r>
            <w:r w:rsidRPr="000960E2">
              <w:rPr>
                <w:rFonts w:eastAsia="Times New Roman"/>
                <w:color w:val="000000"/>
                <w:sz w:val="18"/>
                <w:szCs w:val="18"/>
              </w:rPr>
              <w:br/>
              <w:t xml:space="preserve">negative info </w:t>
            </w:r>
            <w:proofErr w:type="spellStart"/>
            <w:r w:rsidRPr="000960E2">
              <w:rPr>
                <w:rFonts w:eastAsia="Times New Roman"/>
                <w:color w:val="000000"/>
                <w:sz w:val="18"/>
                <w:szCs w:val="18"/>
              </w:rPr>
              <w:t>manip</w:t>
            </w:r>
            <w:proofErr w:type="spellEnd"/>
            <w:r w:rsidRPr="000960E2">
              <w:rPr>
                <w:rFonts w:eastAsia="Times New Roman"/>
                <w:color w:val="000000"/>
                <w:sz w:val="18"/>
                <w:szCs w:val="18"/>
              </w:rPr>
              <w:t>. (aid convoy not reaching destination)</w:t>
            </w:r>
          </w:p>
        </w:tc>
        <w:tc>
          <w:tcPr>
            <w:tcW w:w="2126" w:type="dxa"/>
            <w:shd w:val="clear" w:color="auto" w:fill="auto"/>
            <w:vAlign w:val="center"/>
            <w:hideMark/>
            <w:tcPrChange w:id="29" w:author="Author">
              <w:tcPr>
                <w:tcW w:w="2126" w:type="dxa"/>
                <w:shd w:val="clear" w:color="auto" w:fill="auto"/>
                <w:vAlign w:val="center"/>
                <w:hideMark/>
              </w:tcPr>
            </w:tcPrChange>
          </w:tcPr>
          <w:p w14:paraId="39F4CE86"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to donate consistently after both image and efficiency information</w:t>
            </w:r>
          </w:p>
        </w:tc>
      </w:tr>
      <w:tr w:rsidR="00B07844" w:rsidRPr="00434270" w14:paraId="63DDF9D0" w14:textId="77777777" w:rsidTr="00DB199A">
        <w:trPr>
          <w:trHeight w:val="1020"/>
          <w:trPrChange w:id="30" w:author="Author">
            <w:trPr>
              <w:trHeight w:val="1020"/>
            </w:trPr>
          </w:trPrChange>
        </w:trPr>
        <w:tc>
          <w:tcPr>
            <w:tcW w:w="724" w:type="dxa"/>
            <w:shd w:val="clear" w:color="auto" w:fill="auto"/>
            <w:vAlign w:val="center"/>
            <w:hideMark/>
            <w:tcPrChange w:id="31" w:author="Author">
              <w:tcPr>
                <w:tcW w:w="724" w:type="dxa"/>
                <w:shd w:val="clear" w:color="auto" w:fill="auto"/>
                <w:vAlign w:val="center"/>
                <w:hideMark/>
              </w:tcPr>
            </w:tcPrChange>
          </w:tcPr>
          <w:p w14:paraId="45E29494"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3</w:t>
            </w:r>
          </w:p>
        </w:tc>
        <w:tc>
          <w:tcPr>
            <w:tcW w:w="567" w:type="dxa"/>
            <w:shd w:val="clear" w:color="auto" w:fill="auto"/>
            <w:vAlign w:val="center"/>
            <w:hideMark/>
            <w:tcPrChange w:id="32" w:author="Author">
              <w:tcPr>
                <w:tcW w:w="567" w:type="dxa"/>
                <w:shd w:val="clear" w:color="auto" w:fill="auto"/>
                <w:vAlign w:val="center"/>
                <w:hideMark/>
              </w:tcPr>
            </w:tcPrChange>
          </w:tcPr>
          <w:p w14:paraId="206ACDD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611</w:t>
            </w:r>
          </w:p>
        </w:tc>
        <w:tc>
          <w:tcPr>
            <w:tcW w:w="689" w:type="dxa"/>
            <w:shd w:val="clear" w:color="auto" w:fill="auto"/>
            <w:vAlign w:val="center"/>
            <w:hideMark/>
            <w:tcPrChange w:id="33" w:author="Author">
              <w:tcPr>
                <w:tcW w:w="709" w:type="dxa"/>
                <w:shd w:val="clear" w:color="auto" w:fill="auto"/>
                <w:vAlign w:val="center"/>
                <w:hideMark/>
              </w:tcPr>
            </w:tcPrChange>
          </w:tcPr>
          <w:p w14:paraId="3C68071A" w14:textId="77777777" w:rsidR="00B07844" w:rsidRPr="000960E2" w:rsidRDefault="00B07844" w:rsidP="003D486D">
            <w:pPr>
              <w:jc w:val="center"/>
              <w:rPr>
                <w:rFonts w:eastAsia="Times New Roman"/>
                <w:color w:val="999999"/>
                <w:sz w:val="18"/>
                <w:szCs w:val="18"/>
              </w:rPr>
            </w:pPr>
            <w:r w:rsidRPr="000960E2">
              <w:rPr>
                <w:rFonts w:eastAsia="Times New Roman"/>
                <w:color w:val="999999"/>
                <w:sz w:val="18"/>
                <w:szCs w:val="18"/>
              </w:rPr>
              <w:t>$1.50</w:t>
            </w:r>
          </w:p>
        </w:tc>
        <w:tc>
          <w:tcPr>
            <w:tcW w:w="870" w:type="dxa"/>
            <w:shd w:val="clear" w:color="auto" w:fill="auto"/>
            <w:vAlign w:val="center"/>
            <w:hideMark/>
            <w:tcPrChange w:id="34" w:author="Author">
              <w:tcPr>
                <w:tcW w:w="850" w:type="dxa"/>
                <w:shd w:val="clear" w:color="auto" w:fill="auto"/>
                <w:vAlign w:val="center"/>
                <w:hideMark/>
              </w:tcPr>
            </w:tcPrChange>
          </w:tcPr>
          <w:p w14:paraId="7DE5414A" w14:textId="2F5426DD" w:rsidR="00B07844" w:rsidRPr="000960E2" w:rsidRDefault="00B07844" w:rsidP="00DB199A">
            <w:pPr>
              <w:jc w:val="center"/>
              <w:rPr>
                <w:rFonts w:eastAsia="Times New Roman"/>
                <w:color w:val="000000"/>
                <w:sz w:val="18"/>
                <w:szCs w:val="18"/>
              </w:rPr>
            </w:pPr>
            <w:r w:rsidRPr="000960E2">
              <w:rPr>
                <w:rFonts w:eastAsia="Times New Roman"/>
                <w:color w:val="000000"/>
                <w:sz w:val="18"/>
                <w:szCs w:val="18"/>
              </w:rPr>
              <w:t xml:space="preserve">1/25 </w:t>
            </w:r>
            <w:del w:id="35" w:author="Author">
              <w:r w:rsidRPr="000960E2" w:rsidDel="00DB199A">
                <w:rPr>
                  <w:rFonts w:eastAsia="Times New Roman"/>
                  <w:color w:val="000000"/>
                  <w:sz w:val="18"/>
                  <w:szCs w:val="18"/>
                </w:rPr>
                <w:delText xml:space="preserve">odds </w:delText>
              </w:r>
            </w:del>
            <w:ins w:id="36" w:author="Author">
              <w:r w:rsidR="00DB199A">
                <w:rPr>
                  <w:rFonts w:eastAsia="Times New Roman"/>
                  <w:color w:val="000000"/>
                  <w:sz w:val="18"/>
                  <w:szCs w:val="18"/>
                </w:rPr>
                <w:t>chance</w:t>
              </w:r>
              <w:r w:rsidR="00DB199A" w:rsidRPr="000960E2">
                <w:rPr>
                  <w:rFonts w:eastAsia="Times New Roman"/>
                  <w:color w:val="000000"/>
                  <w:sz w:val="18"/>
                  <w:szCs w:val="18"/>
                </w:rPr>
                <w:t xml:space="preserve"> </w:t>
              </w:r>
            </w:ins>
            <w:del w:id="37" w:author="Author">
              <w:r w:rsidRPr="000960E2" w:rsidDel="00DB199A">
                <w:rPr>
                  <w:rFonts w:eastAsia="Times New Roman"/>
                  <w:color w:val="000000"/>
                  <w:sz w:val="18"/>
                  <w:szCs w:val="18"/>
                </w:rPr>
                <w:delText xml:space="preserve">for </w:delText>
              </w:r>
            </w:del>
            <w:proofErr w:type="gramStart"/>
            <w:ins w:id="38" w:author="Author">
              <w:r w:rsidR="00DB199A">
                <w:rPr>
                  <w:rFonts w:eastAsia="Times New Roman"/>
                  <w:color w:val="000000"/>
                  <w:sz w:val="18"/>
                  <w:szCs w:val="18"/>
                </w:rPr>
                <w:t xml:space="preserve">of </w:t>
              </w:r>
              <w:r w:rsidR="00DB199A" w:rsidRPr="000960E2">
                <w:rPr>
                  <w:rFonts w:eastAsia="Times New Roman"/>
                  <w:color w:val="000000"/>
                  <w:sz w:val="18"/>
                  <w:szCs w:val="18"/>
                </w:rPr>
                <w:t xml:space="preserve"> </w:t>
              </w:r>
            </w:ins>
            <w:r w:rsidRPr="000960E2">
              <w:rPr>
                <w:rFonts w:eastAsia="Times New Roman"/>
                <w:color w:val="000000"/>
                <w:sz w:val="18"/>
                <w:szCs w:val="18"/>
              </w:rPr>
              <w:t>$</w:t>
            </w:r>
            <w:proofErr w:type="gramEnd"/>
            <w:r w:rsidRPr="000960E2">
              <w:rPr>
                <w:rFonts w:eastAsia="Times New Roman"/>
                <w:color w:val="000000"/>
                <w:sz w:val="18"/>
                <w:szCs w:val="18"/>
              </w:rPr>
              <w:t>50</w:t>
            </w:r>
          </w:p>
        </w:tc>
        <w:tc>
          <w:tcPr>
            <w:tcW w:w="1134" w:type="dxa"/>
            <w:shd w:val="clear" w:color="auto" w:fill="auto"/>
            <w:vAlign w:val="center"/>
            <w:hideMark/>
            <w:tcPrChange w:id="39" w:author="Author">
              <w:tcPr>
                <w:tcW w:w="1134" w:type="dxa"/>
                <w:shd w:val="clear" w:color="auto" w:fill="auto"/>
                <w:vAlign w:val="center"/>
                <w:hideMark/>
              </w:tcPr>
            </w:tcPrChange>
          </w:tcPr>
          <w:p w14:paraId="5F06B3B5" w14:textId="77777777" w:rsidR="00B07844" w:rsidRPr="000960E2" w:rsidRDefault="00B07844" w:rsidP="003D486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Change w:id="40" w:author="Author">
              <w:tcPr>
                <w:tcW w:w="1843" w:type="dxa"/>
                <w:shd w:val="clear" w:color="auto" w:fill="auto"/>
                <w:vAlign w:val="center"/>
                <w:hideMark/>
              </w:tcPr>
            </w:tcPrChange>
          </w:tcPr>
          <w:p w14:paraId="1F292250"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Change w:id="41" w:author="Author">
              <w:tcPr>
                <w:tcW w:w="1985" w:type="dxa"/>
                <w:shd w:val="clear" w:color="auto" w:fill="auto"/>
                <w:vAlign w:val="center"/>
                <w:hideMark/>
              </w:tcPr>
            </w:tcPrChange>
          </w:tcPr>
          <w:p w14:paraId="08161EB3"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 xml:space="preserve">CN pos. efficiency vs. no info vs. </w:t>
            </w:r>
            <w:r w:rsidRPr="000960E2">
              <w:rPr>
                <w:rFonts w:eastAsia="Times New Roman"/>
                <w:color w:val="A6A6A6" w:themeColor="background1" w:themeShade="A6"/>
                <w:sz w:val="18"/>
                <w:szCs w:val="18"/>
              </w:rPr>
              <w:br/>
              <w:t xml:space="preserve">negative info </w:t>
            </w:r>
            <w:proofErr w:type="spellStart"/>
            <w:r w:rsidRPr="000960E2">
              <w:rPr>
                <w:rFonts w:eastAsia="Times New Roman"/>
                <w:color w:val="A6A6A6" w:themeColor="background1" w:themeShade="A6"/>
                <w:sz w:val="18"/>
                <w:szCs w:val="18"/>
              </w:rPr>
              <w:t>manip</w:t>
            </w:r>
            <w:proofErr w:type="spellEnd"/>
            <w:r w:rsidRPr="000960E2">
              <w:rPr>
                <w:rFonts w:eastAsia="Times New Roman"/>
                <w:color w:val="A6A6A6" w:themeColor="background1" w:themeShade="A6"/>
                <w:sz w:val="18"/>
                <w:szCs w:val="18"/>
              </w:rPr>
              <w:t>. (aid convoy not reaching destination)</w:t>
            </w:r>
          </w:p>
        </w:tc>
        <w:tc>
          <w:tcPr>
            <w:tcW w:w="2126" w:type="dxa"/>
            <w:shd w:val="clear" w:color="auto" w:fill="auto"/>
            <w:vAlign w:val="center"/>
            <w:hideMark/>
            <w:tcPrChange w:id="42" w:author="Author">
              <w:tcPr>
                <w:tcW w:w="2126" w:type="dxa"/>
                <w:shd w:val="clear" w:color="auto" w:fill="auto"/>
                <w:vAlign w:val="center"/>
                <w:hideMark/>
              </w:tcPr>
            </w:tcPrChange>
          </w:tcPr>
          <w:p w14:paraId="53A45F04" w14:textId="77777777" w:rsidR="00B07844" w:rsidRPr="000960E2" w:rsidRDefault="00B07844" w:rsidP="003D486D">
            <w:pPr>
              <w:jc w:val="center"/>
              <w:rPr>
                <w:rFonts w:eastAsia="Times New Roman"/>
                <w:color w:val="999999"/>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518FA9A4" w14:textId="77777777" w:rsidTr="00DB199A">
        <w:trPr>
          <w:trHeight w:val="1275"/>
          <w:trPrChange w:id="43" w:author="Author">
            <w:trPr>
              <w:trHeight w:val="1275"/>
            </w:trPr>
          </w:trPrChange>
        </w:trPr>
        <w:tc>
          <w:tcPr>
            <w:tcW w:w="724" w:type="dxa"/>
            <w:shd w:val="clear" w:color="auto" w:fill="auto"/>
            <w:vAlign w:val="center"/>
            <w:hideMark/>
            <w:tcPrChange w:id="44" w:author="Author">
              <w:tcPr>
                <w:tcW w:w="724" w:type="dxa"/>
                <w:shd w:val="clear" w:color="auto" w:fill="auto"/>
                <w:vAlign w:val="center"/>
                <w:hideMark/>
              </w:tcPr>
            </w:tcPrChange>
          </w:tcPr>
          <w:p w14:paraId="55C586D7"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4</w:t>
            </w:r>
          </w:p>
        </w:tc>
        <w:tc>
          <w:tcPr>
            <w:tcW w:w="567" w:type="dxa"/>
            <w:shd w:val="clear" w:color="auto" w:fill="auto"/>
            <w:vAlign w:val="center"/>
            <w:hideMark/>
            <w:tcPrChange w:id="45" w:author="Author">
              <w:tcPr>
                <w:tcW w:w="567" w:type="dxa"/>
                <w:shd w:val="clear" w:color="auto" w:fill="auto"/>
                <w:vAlign w:val="center"/>
                <w:hideMark/>
              </w:tcPr>
            </w:tcPrChange>
          </w:tcPr>
          <w:p w14:paraId="15D2BDA0"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608</w:t>
            </w:r>
          </w:p>
        </w:tc>
        <w:tc>
          <w:tcPr>
            <w:tcW w:w="689" w:type="dxa"/>
            <w:shd w:val="clear" w:color="auto" w:fill="auto"/>
            <w:vAlign w:val="center"/>
            <w:hideMark/>
            <w:tcPrChange w:id="46" w:author="Author">
              <w:tcPr>
                <w:tcW w:w="709" w:type="dxa"/>
                <w:shd w:val="clear" w:color="auto" w:fill="auto"/>
                <w:vAlign w:val="center"/>
                <w:hideMark/>
              </w:tcPr>
            </w:tcPrChange>
          </w:tcPr>
          <w:p w14:paraId="50C15C9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$2</w:t>
            </w:r>
          </w:p>
        </w:tc>
        <w:tc>
          <w:tcPr>
            <w:tcW w:w="870" w:type="dxa"/>
            <w:shd w:val="clear" w:color="auto" w:fill="auto"/>
            <w:vAlign w:val="center"/>
            <w:hideMark/>
            <w:tcPrChange w:id="47" w:author="Author">
              <w:tcPr>
                <w:tcW w:w="850" w:type="dxa"/>
                <w:shd w:val="clear" w:color="auto" w:fill="auto"/>
                <w:vAlign w:val="center"/>
                <w:hideMark/>
              </w:tcPr>
            </w:tcPrChange>
          </w:tcPr>
          <w:p w14:paraId="250A1946" w14:textId="3B45B167" w:rsidR="00B07844" w:rsidRPr="000960E2" w:rsidRDefault="00B07844" w:rsidP="00DB199A">
            <w:pPr>
              <w:jc w:val="center"/>
              <w:rPr>
                <w:rFonts w:eastAsia="Times New Roman"/>
                <w:color w:val="999999"/>
                <w:sz w:val="18"/>
                <w:szCs w:val="18"/>
              </w:rPr>
            </w:pPr>
            <w:r w:rsidRPr="000960E2">
              <w:rPr>
                <w:rFonts w:eastAsia="Times New Roman"/>
                <w:sz w:val="18"/>
                <w:szCs w:val="18"/>
              </w:rPr>
              <w:t xml:space="preserve">1/100 </w:t>
            </w:r>
            <w:del w:id="48" w:author="Author">
              <w:r w:rsidRPr="000960E2" w:rsidDel="00DB199A">
                <w:rPr>
                  <w:rFonts w:eastAsia="Times New Roman"/>
                  <w:sz w:val="18"/>
                  <w:szCs w:val="18"/>
                </w:rPr>
                <w:delText xml:space="preserve">odds </w:delText>
              </w:r>
            </w:del>
            <w:ins w:id="49" w:author="Author">
              <w:r w:rsidR="00DB199A">
                <w:rPr>
                  <w:rFonts w:eastAsia="Times New Roman"/>
                  <w:sz w:val="18"/>
                  <w:szCs w:val="18"/>
                </w:rPr>
                <w:t xml:space="preserve">chance </w:t>
              </w:r>
              <w:r w:rsidR="00DB199A" w:rsidRPr="000960E2">
                <w:rPr>
                  <w:rFonts w:eastAsia="Times New Roman"/>
                  <w:sz w:val="18"/>
                  <w:szCs w:val="18"/>
                </w:rPr>
                <w:t xml:space="preserve"> </w:t>
              </w:r>
            </w:ins>
            <w:del w:id="50" w:author="Author">
              <w:r w:rsidRPr="000960E2" w:rsidDel="00DB199A">
                <w:rPr>
                  <w:rFonts w:eastAsia="Times New Roman"/>
                  <w:sz w:val="18"/>
                  <w:szCs w:val="18"/>
                </w:rPr>
                <w:delText xml:space="preserve">for </w:delText>
              </w:r>
            </w:del>
            <w:ins w:id="51" w:author="Author">
              <w:r w:rsidR="00DB199A">
                <w:rPr>
                  <w:rFonts w:eastAsia="Times New Roman"/>
                  <w:sz w:val="18"/>
                  <w:szCs w:val="18"/>
                </w:rPr>
                <w:t>of</w:t>
              </w:r>
              <w:r w:rsidR="00DB199A" w:rsidRPr="000960E2">
                <w:rPr>
                  <w:rFonts w:eastAsia="Times New Roman"/>
                  <w:sz w:val="18"/>
                  <w:szCs w:val="18"/>
                </w:rPr>
                <w:t xml:space="preserve"> </w:t>
              </w:r>
            </w:ins>
            <w:r w:rsidRPr="000960E2">
              <w:rPr>
                <w:rFonts w:eastAsia="Times New Roman"/>
                <w:sz w:val="18"/>
                <w:szCs w:val="18"/>
              </w:rPr>
              <w:t>$50</w:t>
            </w:r>
          </w:p>
        </w:tc>
        <w:tc>
          <w:tcPr>
            <w:tcW w:w="1134" w:type="dxa"/>
            <w:shd w:val="clear" w:color="auto" w:fill="auto"/>
            <w:vAlign w:val="center"/>
            <w:hideMark/>
            <w:tcPrChange w:id="52" w:author="Author">
              <w:tcPr>
                <w:tcW w:w="1134" w:type="dxa"/>
                <w:shd w:val="clear" w:color="auto" w:fill="auto"/>
                <w:vAlign w:val="center"/>
                <w:hideMark/>
              </w:tcPr>
            </w:tcPrChange>
          </w:tcPr>
          <w:p w14:paraId="0F78550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Syria, 2 un-named charities (choice)</w:t>
            </w:r>
          </w:p>
        </w:tc>
        <w:tc>
          <w:tcPr>
            <w:tcW w:w="1843" w:type="dxa"/>
            <w:shd w:val="clear" w:color="auto" w:fill="auto"/>
            <w:vAlign w:val="center"/>
            <w:hideMark/>
            <w:tcPrChange w:id="53" w:author="Author">
              <w:tcPr>
                <w:tcW w:w="1843" w:type="dxa"/>
                <w:shd w:val="clear" w:color="auto" w:fill="auto"/>
                <w:vAlign w:val="center"/>
                <w:hideMark/>
              </w:tcPr>
            </w:tcPrChange>
          </w:tcPr>
          <w:p w14:paraId="16634CD5" w14:textId="77777777" w:rsidR="00B07844" w:rsidRPr="000960E2" w:rsidRDefault="00B07844" w:rsidP="003D486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Change w:id="54" w:author="Author">
              <w:tcPr>
                <w:tcW w:w="1985" w:type="dxa"/>
                <w:shd w:val="clear" w:color="auto" w:fill="auto"/>
                <w:vAlign w:val="center"/>
                <w:hideMark/>
              </w:tcPr>
            </w:tcPrChange>
          </w:tcPr>
          <w:p w14:paraId="7A8745F1"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 xml:space="preserve">Conjoint </w:t>
            </w:r>
            <w:proofErr w:type="spellStart"/>
            <w:r w:rsidRPr="000960E2">
              <w:rPr>
                <w:rFonts w:eastAsia="Times New Roman"/>
                <w:color w:val="000000"/>
                <w:sz w:val="18"/>
                <w:szCs w:val="18"/>
              </w:rPr>
              <w:t>eval</w:t>
            </w:r>
            <w:proofErr w:type="spellEnd"/>
            <w:r w:rsidRPr="000960E2">
              <w:rPr>
                <w:rFonts w:eastAsia="Times New Roman"/>
                <w:color w:val="000000"/>
                <w:sz w:val="18"/>
                <w:szCs w:val="18"/>
              </w:rPr>
              <w:t xml:space="preserve">. of 2 </w:t>
            </w:r>
            <w:proofErr w:type="gramStart"/>
            <w:r w:rsidRPr="000960E2">
              <w:rPr>
                <w:rFonts w:eastAsia="Times New Roman"/>
                <w:color w:val="000000"/>
                <w:sz w:val="18"/>
                <w:szCs w:val="18"/>
              </w:rPr>
              <w:t>charities,  CN</w:t>
            </w:r>
            <w:proofErr w:type="gramEnd"/>
            <w:r w:rsidRPr="000960E2">
              <w:rPr>
                <w:rFonts w:eastAsia="Times New Roman"/>
                <w:color w:val="000000"/>
                <w:sz w:val="18"/>
                <w:szCs w:val="18"/>
              </w:rPr>
              <w:t xml:space="preserve"> efficiency (high/low)</w:t>
            </w:r>
          </w:p>
        </w:tc>
        <w:tc>
          <w:tcPr>
            <w:tcW w:w="2126" w:type="dxa"/>
            <w:shd w:val="clear" w:color="auto" w:fill="auto"/>
            <w:vAlign w:val="center"/>
            <w:hideMark/>
            <w:tcPrChange w:id="55" w:author="Author">
              <w:tcPr>
                <w:tcW w:w="2126" w:type="dxa"/>
                <w:shd w:val="clear" w:color="auto" w:fill="auto"/>
                <w:vAlign w:val="center"/>
                <w:hideMark/>
              </w:tcPr>
            </w:tcPrChange>
          </w:tcPr>
          <w:p w14:paraId="32932217"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Placement of commitment experimentally varied to be before vs after efficiency information. </w:t>
            </w:r>
          </w:p>
        </w:tc>
      </w:tr>
      <w:tr w:rsidR="00B07844" w:rsidRPr="00434270" w14:paraId="2914E909" w14:textId="77777777" w:rsidTr="00DB199A">
        <w:trPr>
          <w:trHeight w:val="1020"/>
          <w:trPrChange w:id="56" w:author="Author">
            <w:trPr>
              <w:trHeight w:val="1020"/>
            </w:trPr>
          </w:trPrChange>
        </w:trPr>
        <w:tc>
          <w:tcPr>
            <w:tcW w:w="724" w:type="dxa"/>
            <w:shd w:val="clear" w:color="auto" w:fill="auto"/>
            <w:vAlign w:val="center"/>
            <w:hideMark/>
            <w:tcPrChange w:id="57" w:author="Author">
              <w:tcPr>
                <w:tcW w:w="724" w:type="dxa"/>
                <w:shd w:val="clear" w:color="auto" w:fill="auto"/>
                <w:vAlign w:val="center"/>
                <w:hideMark/>
              </w:tcPr>
            </w:tcPrChange>
          </w:tcPr>
          <w:p w14:paraId="0F6BD7E4"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5</w:t>
            </w:r>
          </w:p>
        </w:tc>
        <w:tc>
          <w:tcPr>
            <w:tcW w:w="567" w:type="dxa"/>
            <w:shd w:val="clear" w:color="auto" w:fill="auto"/>
            <w:vAlign w:val="center"/>
            <w:hideMark/>
            <w:tcPrChange w:id="58" w:author="Author">
              <w:tcPr>
                <w:tcW w:w="567" w:type="dxa"/>
                <w:shd w:val="clear" w:color="auto" w:fill="auto"/>
                <w:vAlign w:val="center"/>
                <w:hideMark/>
              </w:tcPr>
            </w:tcPrChange>
          </w:tcPr>
          <w:p w14:paraId="3745FB1A"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433</w:t>
            </w:r>
          </w:p>
        </w:tc>
        <w:tc>
          <w:tcPr>
            <w:tcW w:w="689" w:type="dxa"/>
            <w:shd w:val="clear" w:color="auto" w:fill="auto"/>
            <w:vAlign w:val="center"/>
            <w:hideMark/>
            <w:tcPrChange w:id="59" w:author="Author">
              <w:tcPr>
                <w:tcW w:w="709" w:type="dxa"/>
                <w:shd w:val="clear" w:color="auto" w:fill="auto"/>
                <w:vAlign w:val="center"/>
                <w:hideMark/>
              </w:tcPr>
            </w:tcPrChange>
          </w:tcPr>
          <w:p w14:paraId="12BEF3E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$1.50</w:t>
            </w:r>
          </w:p>
        </w:tc>
        <w:tc>
          <w:tcPr>
            <w:tcW w:w="870" w:type="dxa"/>
            <w:shd w:val="clear" w:color="auto" w:fill="auto"/>
            <w:vAlign w:val="center"/>
            <w:hideMark/>
            <w:tcPrChange w:id="60" w:author="Author">
              <w:tcPr>
                <w:tcW w:w="850" w:type="dxa"/>
                <w:shd w:val="clear" w:color="auto" w:fill="auto"/>
                <w:vAlign w:val="center"/>
                <w:hideMark/>
              </w:tcPr>
            </w:tcPrChange>
          </w:tcPr>
          <w:p w14:paraId="429FCE7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$5</w:t>
            </w:r>
          </w:p>
        </w:tc>
        <w:tc>
          <w:tcPr>
            <w:tcW w:w="1134" w:type="dxa"/>
            <w:shd w:val="clear" w:color="auto" w:fill="auto"/>
            <w:vAlign w:val="center"/>
            <w:hideMark/>
            <w:tcPrChange w:id="61" w:author="Author">
              <w:tcPr>
                <w:tcW w:w="1134" w:type="dxa"/>
                <w:shd w:val="clear" w:color="auto" w:fill="auto"/>
                <w:vAlign w:val="center"/>
                <w:hideMark/>
              </w:tcPr>
            </w:tcPrChange>
          </w:tcPr>
          <w:p w14:paraId="07C18EF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Polio Eradication Initiative</w:t>
            </w:r>
          </w:p>
        </w:tc>
        <w:tc>
          <w:tcPr>
            <w:tcW w:w="1843" w:type="dxa"/>
            <w:shd w:val="clear" w:color="auto" w:fill="auto"/>
            <w:vAlign w:val="center"/>
            <w:hideMark/>
            <w:tcPrChange w:id="62" w:author="Author">
              <w:tcPr>
                <w:tcW w:w="1843" w:type="dxa"/>
                <w:shd w:val="clear" w:color="auto" w:fill="auto"/>
                <w:vAlign w:val="center"/>
                <w:hideMark/>
              </w:tcPr>
            </w:tcPrChange>
          </w:tcPr>
          <w:p w14:paraId="27976A3C"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Child with polio in hospital (un-named) vs. no image</w:t>
            </w:r>
          </w:p>
        </w:tc>
        <w:tc>
          <w:tcPr>
            <w:tcW w:w="1985" w:type="dxa"/>
            <w:shd w:val="clear" w:color="auto" w:fill="auto"/>
            <w:vAlign w:val="center"/>
            <w:hideMark/>
            <w:tcPrChange w:id="63" w:author="Author">
              <w:tcPr>
                <w:tcW w:w="1985" w:type="dxa"/>
                <w:shd w:val="clear" w:color="auto" w:fill="auto"/>
                <w:vAlign w:val="center"/>
                <w:hideMark/>
              </w:tcPr>
            </w:tcPrChange>
          </w:tcPr>
          <w:p w14:paraId="76D34FF8"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Costs/ benefit anal. for Polio Eradication (favorable)</w:t>
            </w:r>
          </w:p>
        </w:tc>
        <w:tc>
          <w:tcPr>
            <w:tcW w:w="2126" w:type="dxa"/>
            <w:shd w:val="clear" w:color="auto" w:fill="auto"/>
            <w:vAlign w:val="center"/>
            <w:hideMark/>
            <w:tcPrChange w:id="64" w:author="Author">
              <w:tcPr>
                <w:tcW w:w="2126" w:type="dxa"/>
                <w:shd w:val="clear" w:color="auto" w:fill="auto"/>
                <w:vAlign w:val="center"/>
                <w:hideMark/>
              </w:tcPr>
            </w:tcPrChange>
          </w:tcPr>
          <w:p w14:paraId="23AFC492"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4D8C6B07" w14:textId="77777777" w:rsidTr="00DB199A">
        <w:trPr>
          <w:trHeight w:val="1245"/>
          <w:trPrChange w:id="65" w:author="Author">
            <w:trPr>
              <w:trHeight w:val="1245"/>
            </w:trPr>
          </w:trPrChange>
        </w:trPr>
        <w:tc>
          <w:tcPr>
            <w:tcW w:w="724" w:type="dxa"/>
            <w:tcBorders>
              <w:bottom w:val="single" w:sz="4" w:space="0" w:color="auto"/>
            </w:tcBorders>
            <w:shd w:val="clear" w:color="auto" w:fill="auto"/>
            <w:vAlign w:val="center"/>
            <w:hideMark/>
            <w:tcPrChange w:id="66" w:author="Author">
              <w:tcPr>
                <w:tcW w:w="724" w:type="dxa"/>
                <w:tcBorders>
                  <w:bottom w:val="single" w:sz="4" w:space="0" w:color="auto"/>
                </w:tcBorders>
                <w:shd w:val="clear" w:color="auto" w:fill="auto"/>
                <w:vAlign w:val="center"/>
                <w:hideMark/>
              </w:tcPr>
            </w:tcPrChange>
          </w:tcPr>
          <w:p w14:paraId="223CC980" w14:textId="77777777" w:rsidR="00B07844" w:rsidRPr="000960E2" w:rsidRDefault="00B07844" w:rsidP="003D486D">
            <w:pPr>
              <w:jc w:val="center"/>
              <w:rPr>
                <w:rFonts w:eastAsia="Times New Roman"/>
                <w:bCs/>
                <w:color w:val="000000"/>
                <w:sz w:val="18"/>
                <w:szCs w:val="18"/>
              </w:rPr>
            </w:pPr>
            <w:r w:rsidRPr="000960E2">
              <w:rPr>
                <w:rFonts w:eastAsia="Times New Roman"/>
                <w:bCs/>
                <w:color w:val="000000"/>
                <w:sz w:val="18"/>
                <w:szCs w:val="18"/>
              </w:rPr>
              <w:t>6</w:t>
            </w:r>
          </w:p>
        </w:tc>
        <w:tc>
          <w:tcPr>
            <w:tcW w:w="567" w:type="dxa"/>
            <w:tcBorders>
              <w:bottom w:val="single" w:sz="4" w:space="0" w:color="auto"/>
            </w:tcBorders>
            <w:shd w:val="clear" w:color="auto" w:fill="auto"/>
            <w:vAlign w:val="center"/>
            <w:hideMark/>
            <w:tcPrChange w:id="67" w:author="Author">
              <w:tcPr>
                <w:tcW w:w="567" w:type="dxa"/>
                <w:tcBorders>
                  <w:bottom w:val="single" w:sz="4" w:space="0" w:color="auto"/>
                </w:tcBorders>
                <w:shd w:val="clear" w:color="auto" w:fill="auto"/>
                <w:vAlign w:val="center"/>
                <w:hideMark/>
              </w:tcPr>
            </w:tcPrChange>
          </w:tcPr>
          <w:p w14:paraId="110AF511"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378</w:t>
            </w:r>
          </w:p>
        </w:tc>
        <w:tc>
          <w:tcPr>
            <w:tcW w:w="689" w:type="dxa"/>
            <w:tcBorders>
              <w:bottom w:val="single" w:sz="4" w:space="0" w:color="auto"/>
            </w:tcBorders>
            <w:shd w:val="clear" w:color="auto" w:fill="auto"/>
            <w:vAlign w:val="center"/>
            <w:hideMark/>
            <w:tcPrChange w:id="68" w:author="Author">
              <w:tcPr>
                <w:tcW w:w="709" w:type="dxa"/>
                <w:tcBorders>
                  <w:bottom w:val="single" w:sz="4" w:space="0" w:color="auto"/>
                </w:tcBorders>
                <w:shd w:val="clear" w:color="auto" w:fill="auto"/>
                <w:vAlign w:val="center"/>
                <w:hideMark/>
              </w:tcPr>
            </w:tcPrChange>
          </w:tcPr>
          <w:p w14:paraId="6C683E2D"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0</w:t>
            </w:r>
          </w:p>
        </w:tc>
        <w:tc>
          <w:tcPr>
            <w:tcW w:w="870" w:type="dxa"/>
            <w:tcBorders>
              <w:bottom w:val="single" w:sz="4" w:space="0" w:color="auto"/>
            </w:tcBorders>
            <w:shd w:val="clear" w:color="auto" w:fill="auto"/>
            <w:vAlign w:val="center"/>
            <w:hideMark/>
            <w:tcPrChange w:id="69" w:author="Author">
              <w:tcPr>
                <w:tcW w:w="850" w:type="dxa"/>
                <w:tcBorders>
                  <w:bottom w:val="single" w:sz="4" w:space="0" w:color="auto"/>
                </w:tcBorders>
                <w:shd w:val="clear" w:color="auto" w:fill="auto"/>
                <w:vAlign w:val="center"/>
                <w:hideMark/>
              </w:tcPr>
            </w:tcPrChange>
          </w:tcPr>
          <w:p w14:paraId="76263C9B" w14:textId="357B1DEC" w:rsidR="00B07844" w:rsidRPr="000960E2" w:rsidRDefault="003A1A1B" w:rsidP="003A1A1B">
            <w:pPr>
              <w:jc w:val="center"/>
              <w:rPr>
                <w:rFonts w:eastAsia="Times New Roman"/>
                <w:color w:val="000000"/>
                <w:sz w:val="18"/>
                <w:szCs w:val="18"/>
              </w:rPr>
            </w:pPr>
            <w:proofErr w:type="spellStart"/>
            <w:ins w:id="70" w:author="Author">
              <w:r>
                <w:rPr>
                  <w:rFonts w:eastAsia="Times New Roman"/>
                  <w:color w:val="000000"/>
                  <w:sz w:val="18"/>
                  <w:szCs w:val="18"/>
                </w:rPr>
                <w:t>Ambig-uous</w:t>
              </w:r>
              <w:proofErr w:type="spellEnd"/>
              <w:r>
                <w:rPr>
                  <w:rFonts w:eastAsia="Times New Roman"/>
                  <w:color w:val="000000"/>
                  <w:sz w:val="18"/>
                  <w:szCs w:val="18"/>
                </w:rPr>
                <w:t>:</w:t>
              </w:r>
              <w:r w:rsidRPr="000960E2">
                <w:rPr>
                  <w:rFonts w:eastAsia="Times New Roman"/>
                  <w:b/>
                  <w:bCs/>
                  <w:color w:val="000000"/>
                  <w:sz w:val="18"/>
                  <w:szCs w:val="18"/>
                  <w:vertAlign w:val="superscript"/>
                </w:rPr>
                <w:t xml:space="preserve"> </w:t>
              </w:r>
              <w:r>
                <w:rPr>
                  <w:rFonts w:eastAsia="Times New Roman"/>
                  <w:b/>
                  <w:bCs/>
                  <w:color w:val="000000"/>
                  <w:sz w:val="18"/>
                  <w:szCs w:val="18"/>
                  <w:vertAlign w:val="superscript"/>
                </w:rPr>
                <w:t>b</w:t>
              </w:r>
              <w:r>
                <w:rPr>
                  <w:rFonts w:eastAsia="Times New Roman"/>
                  <w:color w:val="000000"/>
                  <w:sz w:val="18"/>
                  <w:szCs w:val="18"/>
                </w:rPr>
                <w:t xml:space="preserve"> 1/20</w:t>
              </w:r>
              <w:r w:rsidR="00DB199A">
                <w:rPr>
                  <w:rFonts w:eastAsia="Times New Roman"/>
                  <w:color w:val="000000"/>
                  <w:sz w:val="18"/>
                  <w:szCs w:val="18"/>
                </w:rPr>
                <w:t xml:space="preserve">  </w:t>
              </w:r>
              <w:r>
                <w:rPr>
                  <w:rFonts w:eastAsia="Times New Roman"/>
                  <w:color w:val="000000"/>
                  <w:sz w:val="18"/>
                  <w:szCs w:val="18"/>
                </w:rPr>
                <w:t xml:space="preserve">   £50 Amazon</w:t>
              </w:r>
            </w:ins>
            <w:del w:id="71" w:author="Author">
              <w:r w:rsidR="00B07844" w:rsidRPr="000960E2" w:rsidDel="003A1A1B">
                <w:rPr>
                  <w:rFonts w:eastAsia="Times New Roman"/>
                  <w:color w:val="000000"/>
                  <w:sz w:val="18"/>
                  <w:szCs w:val="18"/>
                </w:rPr>
                <w:delText>1/20 odds for £50</w:delText>
              </w:r>
            </w:del>
          </w:p>
        </w:tc>
        <w:tc>
          <w:tcPr>
            <w:tcW w:w="1134" w:type="dxa"/>
            <w:tcBorders>
              <w:bottom w:val="single" w:sz="4" w:space="0" w:color="auto"/>
            </w:tcBorders>
            <w:shd w:val="clear" w:color="auto" w:fill="auto"/>
            <w:vAlign w:val="center"/>
            <w:hideMark/>
            <w:tcPrChange w:id="72" w:author="Author">
              <w:tcPr>
                <w:tcW w:w="1134" w:type="dxa"/>
                <w:tcBorders>
                  <w:bottom w:val="single" w:sz="4" w:space="0" w:color="auto"/>
                </w:tcBorders>
                <w:shd w:val="clear" w:color="auto" w:fill="auto"/>
                <w:vAlign w:val="center"/>
                <w:hideMark/>
              </w:tcPr>
            </w:tcPrChange>
          </w:tcPr>
          <w:p w14:paraId="33EFF4A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River-blindness or Guide dogs (choice)</w:t>
            </w:r>
          </w:p>
        </w:tc>
        <w:tc>
          <w:tcPr>
            <w:tcW w:w="1843" w:type="dxa"/>
            <w:tcBorders>
              <w:bottom w:val="single" w:sz="4" w:space="0" w:color="auto"/>
            </w:tcBorders>
            <w:shd w:val="clear" w:color="auto" w:fill="auto"/>
            <w:vAlign w:val="center"/>
            <w:hideMark/>
            <w:tcPrChange w:id="73" w:author="Author">
              <w:tcPr>
                <w:tcW w:w="1843" w:type="dxa"/>
                <w:tcBorders>
                  <w:bottom w:val="single" w:sz="4" w:space="0" w:color="auto"/>
                </w:tcBorders>
                <w:shd w:val="clear" w:color="auto" w:fill="auto"/>
                <w:vAlign w:val="center"/>
                <w:hideMark/>
              </w:tcPr>
            </w:tcPrChange>
          </w:tcPr>
          <w:p w14:paraId="178A801E"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Blind 12-yo girl picture (unnamed) vs. no image</w:t>
            </w:r>
          </w:p>
        </w:tc>
        <w:tc>
          <w:tcPr>
            <w:tcW w:w="1985" w:type="dxa"/>
            <w:tcBorders>
              <w:bottom w:val="single" w:sz="4" w:space="0" w:color="auto"/>
            </w:tcBorders>
            <w:shd w:val="clear" w:color="auto" w:fill="auto"/>
            <w:vAlign w:val="center"/>
            <w:hideMark/>
            <w:tcPrChange w:id="74" w:author="Author">
              <w:tcPr>
                <w:tcW w:w="1985" w:type="dxa"/>
                <w:tcBorders>
                  <w:bottom w:val="single" w:sz="4" w:space="0" w:color="auto"/>
                </w:tcBorders>
                <w:shd w:val="clear" w:color="auto" w:fill="auto"/>
                <w:vAlign w:val="center"/>
                <w:hideMark/>
              </w:tcPr>
            </w:tcPrChange>
          </w:tcPr>
          <w:p w14:paraId="3761CE9F"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Cost/output (dog-life/ RB med) &amp; cost/outcome (dog-day/ avoided-blindness)</w:t>
            </w:r>
          </w:p>
        </w:tc>
        <w:tc>
          <w:tcPr>
            <w:tcW w:w="2126" w:type="dxa"/>
            <w:tcBorders>
              <w:bottom w:val="single" w:sz="4" w:space="0" w:color="auto"/>
            </w:tcBorders>
            <w:shd w:val="clear" w:color="auto" w:fill="auto"/>
            <w:vAlign w:val="center"/>
            <w:hideMark/>
            <w:tcPrChange w:id="75" w:author="Author">
              <w:tcPr>
                <w:tcW w:w="2126" w:type="dxa"/>
                <w:tcBorders>
                  <w:bottom w:val="single" w:sz="4" w:space="0" w:color="auto"/>
                </w:tcBorders>
                <w:shd w:val="clear" w:color="auto" w:fill="auto"/>
                <w:vAlign w:val="center"/>
                <w:hideMark/>
              </w:tcPr>
            </w:tcPrChange>
          </w:tcPr>
          <w:p w14:paraId="3E408DCB" w14:textId="77777777" w:rsidR="00B07844" w:rsidRPr="000960E2" w:rsidRDefault="00B07844" w:rsidP="003D486D">
            <w:pPr>
              <w:jc w:val="center"/>
              <w:rPr>
                <w:rFonts w:eastAsia="Times New Roman"/>
                <w:color w:val="000000"/>
                <w:sz w:val="18"/>
                <w:szCs w:val="18"/>
              </w:rPr>
            </w:pPr>
            <w:r w:rsidRPr="000960E2">
              <w:rPr>
                <w:rFonts w:eastAsia="Times New Roman"/>
                <w:color w:val="000000"/>
                <w:sz w:val="18"/>
                <w:szCs w:val="18"/>
              </w:rPr>
              <w:t>No question about commitment.</w:t>
            </w:r>
          </w:p>
        </w:tc>
      </w:tr>
      <w:tr w:rsidR="00B07844" w:rsidRPr="00434270" w14:paraId="64B8B92F" w14:textId="77777777" w:rsidTr="00DB199A">
        <w:trPr>
          <w:trHeight w:val="2248"/>
          <w:trPrChange w:id="76" w:author="Author">
            <w:trPr>
              <w:trHeight w:val="1245"/>
            </w:trPr>
          </w:trPrChange>
        </w:trPr>
        <w:tc>
          <w:tcPr>
            <w:tcW w:w="9938" w:type="dxa"/>
            <w:gridSpan w:val="8"/>
            <w:tcBorders>
              <w:top w:val="single" w:sz="4" w:space="0" w:color="auto"/>
            </w:tcBorders>
            <w:shd w:val="clear" w:color="auto" w:fill="auto"/>
            <w:vAlign w:val="center"/>
            <w:tcPrChange w:id="77" w:author="Author">
              <w:tcPr>
                <w:tcW w:w="9938" w:type="dxa"/>
                <w:gridSpan w:val="8"/>
                <w:tcBorders>
                  <w:top w:val="single" w:sz="4" w:space="0" w:color="auto"/>
                </w:tcBorders>
                <w:shd w:val="clear" w:color="auto" w:fill="auto"/>
                <w:vAlign w:val="center"/>
              </w:tcPr>
            </w:tcPrChange>
          </w:tcPr>
          <w:p w14:paraId="51A8AF56" w14:textId="77777777" w:rsidR="003D486D" w:rsidRDefault="00B07844" w:rsidP="003D486D">
            <w:pPr>
              <w:rPr>
                <w:rFonts w:eastAsia="Times New Roman"/>
                <w:color w:val="000000"/>
                <w:sz w:val="20"/>
                <w:szCs w:val="20"/>
              </w:rPr>
            </w:pPr>
            <w:r>
              <w:rPr>
                <w:rFonts w:eastAsia="Times New Roman"/>
                <w:color w:val="000000"/>
                <w:sz w:val="20"/>
                <w:szCs w:val="20"/>
              </w:rPr>
              <w:t xml:space="preserve">Note. Gray represents materials that are identical to the previous study. </w:t>
            </w:r>
          </w:p>
          <w:p w14:paraId="0C6A20B3" w14:textId="77777777" w:rsidR="003D486D" w:rsidRDefault="003D486D" w:rsidP="003D486D">
            <w:pPr>
              <w:rPr>
                <w:rFonts w:eastAsia="Times New Roman"/>
                <w:color w:val="000000"/>
                <w:sz w:val="20"/>
                <w:szCs w:val="20"/>
              </w:rPr>
            </w:pPr>
          </w:p>
          <w:p w14:paraId="5A91CE83" w14:textId="77777777" w:rsidR="003D486D" w:rsidRDefault="003D486D" w:rsidP="002E480B">
            <w:pPr>
              <w:rPr>
                <w:ins w:id="78" w:author="Author"/>
                <w:sz w:val="20"/>
                <w:szCs w:val="20"/>
              </w:rPr>
            </w:pPr>
            <w:proofErr w:type="spellStart"/>
            <w:r w:rsidRPr="003D486D">
              <w:rPr>
                <w:rFonts w:eastAsia="Times New Roman"/>
                <w:color w:val="000000"/>
                <w:sz w:val="20"/>
                <w:szCs w:val="20"/>
                <w:vertAlign w:val="superscript"/>
              </w:rPr>
              <w:t>a</w:t>
            </w:r>
            <w:proofErr w:type="spellEnd"/>
            <w:r w:rsidR="00B07844">
              <w:rPr>
                <w:rFonts w:eastAsia="Times New Roman"/>
                <w:color w:val="000000"/>
                <w:sz w:val="20"/>
                <w:szCs w:val="20"/>
              </w:rPr>
              <w:t xml:space="preserve"> </w:t>
            </w:r>
            <w:bookmarkStart w:id="79" w:name="OLE_LINK17"/>
            <w:proofErr w:type="gramStart"/>
            <w:r>
              <w:rPr>
                <w:rFonts w:eastAsia="Times New Roman"/>
                <w:color w:val="000000"/>
                <w:sz w:val="20"/>
                <w:szCs w:val="20"/>
              </w:rPr>
              <w:t>The</w:t>
            </w:r>
            <w:bookmarkEnd w:id="79"/>
            <w:proofErr w:type="gramEnd"/>
            <w:r>
              <w:rPr>
                <w:rFonts w:eastAsia="Times New Roman"/>
                <w:color w:val="000000"/>
                <w:sz w:val="20"/>
                <w:szCs w:val="20"/>
              </w:rPr>
              <w:t xml:space="preserve"> rationale </w:t>
            </w:r>
            <w:r w:rsidR="00B07844">
              <w:rPr>
                <w:rFonts w:eastAsia="Times New Roman"/>
                <w:color w:val="000000"/>
                <w:sz w:val="20"/>
                <w:szCs w:val="20"/>
              </w:rPr>
              <w:t>for varying the placement of the commitment</w:t>
            </w:r>
            <w:r>
              <w:rPr>
                <w:rFonts w:eastAsia="Times New Roman"/>
                <w:color w:val="000000"/>
                <w:sz w:val="20"/>
                <w:szCs w:val="20"/>
              </w:rPr>
              <w:t xml:space="preserve"> was based on an hypothesis that the timing of deliberation matters for the interaction between images and efficiency or effectiveness information. </w:t>
            </w:r>
            <w:r w:rsidRPr="003D486D">
              <w:rPr>
                <w:rFonts w:eastAsia="Times New Roman"/>
                <w:color w:val="000000"/>
                <w:sz w:val="20"/>
                <w:szCs w:val="20"/>
              </w:rPr>
              <w:t xml:space="preserve">In particular, </w:t>
            </w:r>
            <w:r w:rsidRPr="003D486D">
              <w:rPr>
                <w:sz w:val="20"/>
                <w:szCs w:val="20"/>
              </w:rPr>
              <w:t xml:space="preserve">we also examined the possibility that deliberation is detrimental for </w:t>
            </w:r>
            <w:proofErr w:type="spellStart"/>
            <w:r w:rsidRPr="003D486D">
              <w:rPr>
                <w:sz w:val="20"/>
                <w:szCs w:val="20"/>
              </w:rPr>
              <w:t>prosociality</w:t>
            </w:r>
            <w:proofErr w:type="spellEnd"/>
            <w:r w:rsidRPr="003D486D">
              <w:rPr>
                <w:sz w:val="20"/>
                <w:szCs w:val="20"/>
              </w:rPr>
              <w:t xml:space="preserve"> if it interferes with emotional reactions at the first decision stage – when prospective donors decide if they will donate at all or not – but </w:t>
            </w:r>
            <w:r w:rsidRPr="003D486D">
              <w:rPr>
                <w:i/>
                <w:sz w:val="20"/>
                <w:szCs w:val="20"/>
              </w:rPr>
              <w:t xml:space="preserve">not </w:t>
            </w:r>
            <w:r w:rsidRPr="003D486D">
              <w:rPr>
                <w:sz w:val="20"/>
                <w:szCs w:val="20"/>
              </w:rPr>
              <w:t>if it is introduced at second stage instead – after an initial yes/no commitment has already been made</w:t>
            </w:r>
            <w:r>
              <w:rPr>
                <w:sz w:val="20"/>
                <w:szCs w:val="20"/>
              </w:rPr>
              <w:t xml:space="preserve"> (for more details, see additional method descriptions for each study)</w:t>
            </w:r>
            <w:r w:rsidRPr="003D486D">
              <w:rPr>
                <w:sz w:val="20"/>
                <w:szCs w:val="20"/>
              </w:rPr>
              <w:t xml:space="preserve">. Additional studies (not reported here, due to a different focus than the current paper) also manipulated the order of both images and effectiveness information, but they showed no systematic </w:t>
            </w:r>
            <w:r w:rsidR="002E480B">
              <w:rPr>
                <w:sz w:val="20"/>
                <w:szCs w:val="20"/>
              </w:rPr>
              <w:t>order effects.</w:t>
            </w:r>
            <w:r w:rsidRPr="003D486D">
              <w:rPr>
                <w:sz w:val="20"/>
                <w:szCs w:val="20"/>
              </w:rPr>
              <w:t xml:space="preserve"> </w:t>
            </w:r>
          </w:p>
          <w:p w14:paraId="1EF2D3EC" w14:textId="7983F6CC" w:rsidR="003A1A1B" w:rsidRDefault="003A1A1B" w:rsidP="00BD0B68">
            <w:pPr>
              <w:rPr>
                <w:rFonts w:eastAsia="Times New Roman"/>
                <w:color w:val="000000"/>
                <w:sz w:val="20"/>
                <w:szCs w:val="20"/>
              </w:rPr>
            </w:pPr>
            <w:ins w:id="80" w:author="Author">
              <w:r>
                <w:rPr>
                  <w:rFonts w:eastAsia="Times New Roman"/>
                  <w:b/>
                  <w:bCs/>
                  <w:color w:val="000000"/>
                  <w:sz w:val="18"/>
                  <w:szCs w:val="18"/>
                  <w:vertAlign w:val="superscript"/>
                </w:rPr>
                <w:t>b</w:t>
              </w:r>
              <w:r>
                <w:rPr>
                  <w:rFonts w:eastAsia="Times New Roman"/>
                  <w:color w:val="000000"/>
                  <w:sz w:val="20"/>
                  <w:szCs w:val="20"/>
                </w:rPr>
                <w:t xml:space="preserve"> Participants were told (truthfully) that completing the survey entered them into a random draw for one of 20 Amazon £50 gift certificates.</w:t>
              </w:r>
              <w:r w:rsidR="00927A95">
                <w:rPr>
                  <w:rFonts w:eastAsia="Times New Roman"/>
                  <w:color w:val="000000"/>
                  <w:sz w:val="20"/>
                  <w:szCs w:val="20"/>
                </w:rPr>
                <w:t xml:space="preserve"> Actual chances of winning depended on the number who responded. </w:t>
              </w:r>
              <w:r>
                <w:rPr>
                  <w:rFonts w:eastAsia="Times New Roman"/>
                  <w:color w:val="000000"/>
                  <w:sz w:val="20"/>
                  <w:szCs w:val="20"/>
                </w:rPr>
                <w:t xml:space="preserve"> </w:t>
              </w:r>
              <w:r w:rsidR="0038154C">
                <w:rPr>
                  <w:rFonts w:eastAsia="Times New Roman"/>
                  <w:color w:val="000000"/>
                  <w:sz w:val="20"/>
                  <w:szCs w:val="20"/>
                </w:rPr>
                <w:t>As 378 people completed the survey (up to the relevant point), the ex-post probability was 20/378, or just over</w:t>
              </w:r>
              <w:del w:id="81" w:author="Author">
                <w:r w:rsidR="0038154C" w:rsidDel="00BD0B68">
                  <w:rPr>
                    <w:rFonts w:eastAsia="Times New Roman"/>
                    <w:color w:val="000000"/>
                    <w:sz w:val="20"/>
                    <w:szCs w:val="20"/>
                  </w:rPr>
                  <w:delText xml:space="preserve"> 1/20 (actually, just over</w:delText>
                </w:r>
              </w:del>
              <w:r w:rsidR="0038154C">
                <w:rPr>
                  <w:rFonts w:eastAsia="Times New Roman"/>
                  <w:color w:val="000000"/>
                  <w:sz w:val="20"/>
                  <w:szCs w:val="20"/>
                </w:rPr>
                <w:t xml:space="preserve"> 1/19</w:t>
              </w:r>
              <w:del w:id="82" w:author="Author">
                <w:r w:rsidR="0038154C" w:rsidDel="00BD0B68">
                  <w:rPr>
                    <w:rFonts w:eastAsia="Times New Roman"/>
                    <w:color w:val="000000"/>
                    <w:sz w:val="20"/>
                    <w:szCs w:val="20"/>
                  </w:rPr>
                  <w:delText>)</w:delText>
                </w:r>
              </w:del>
              <w:r w:rsidR="0038154C">
                <w:rPr>
                  <w:rFonts w:eastAsia="Times New Roman"/>
                  <w:color w:val="000000"/>
                  <w:sz w:val="20"/>
                  <w:szCs w:val="20"/>
                </w:rPr>
                <w:t xml:space="preserve">. </w:t>
              </w:r>
            </w:ins>
          </w:p>
        </w:tc>
      </w:tr>
    </w:tbl>
    <w:p w14:paraId="1DA51F9C" w14:textId="77777777" w:rsidR="00B07844" w:rsidRDefault="00B07844" w:rsidP="00B07844">
      <w:pPr>
        <w:spacing w:after="200" w:line="276" w:lineRule="auto"/>
        <w:rPr>
          <w:rFonts w:eastAsia="Times New Roman"/>
          <w:b/>
        </w:rPr>
      </w:pPr>
      <w:r>
        <w:rPr>
          <w:b/>
        </w:rPr>
        <w:br w:type="page"/>
      </w:r>
    </w:p>
    <w:p w14:paraId="07E40FB9" w14:textId="3A491686" w:rsidR="008A4F54" w:rsidRDefault="008A4F54" w:rsidP="008A4F54">
      <w:pPr>
        <w:contextualSpacing/>
        <w:jc w:val="center"/>
        <w:rPr>
          <w:b/>
        </w:rPr>
      </w:pPr>
      <w:r>
        <w:rPr>
          <w:b/>
        </w:rPr>
        <w:lastRenderedPageBreak/>
        <w:t>Method Details for Each Study</w:t>
      </w:r>
    </w:p>
    <w:p w14:paraId="533BDAE3" w14:textId="77777777" w:rsidR="008A4F54" w:rsidRDefault="008A4F54" w:rsidP="008A4F54">
      <w:pPr>
        <w:contextualSpacing/>
        <w:rPr>
          <w:b/>
        </w:rPr>
      </w:pPr>
    </w:p>
    <w:p w14:paraId="45CCAFC6" w14:textId="77777777" w:rsidR="008A4F54" w:rsidRPr="0017169B" w:rsidRDefault="008A4F54" w:rsidP="008A4F54">
      <w:pPr>
        <w:contextualSpacing/>
        <w:rPr>
          <w:b/>
        </w:rPr>
      </w:pPr>
      <w:r>
        <w:rPr>
          <w:b/>
        </w:rPr>
        <w:t xml:space="preserve">Study 1 </w:t>
      </w:r>
      <w:r w:rsidRPr="0017169B">
        <w:rPr>
          <w:b/>
        </w:rPr>
        <w:t>Method</w:t>
      </w:r>
      <w:r>
        <w:rPr>
          <w:b/>
        </w:rPr>
        <w:t xml:space="preserve"> Details</w:t>
      </w:r>
    </w:p>
    <w:p w14:paraId="58800716" w14:textId="77777777" w:rsidR="008A4F54" w:rsidRPr="0017169B" w:rsidRDefault="008A4F54" w:rsidP="008A4F54">
      <w:pPr>
        <w:ind w:firstLine="709"/>
        <w:contextualSpacing/>
        <w:rPr>
          <w:color w:val="000000" w:themeColor="text1"/>
        </w:rPr>
      </w:pPr>
      <w:r w:rsidRPr="0017169B">
        <w:rPr>
          <w:b/>
        </w:rPr>
        <w:t xml:space="preserve">Participants. </w:t>
      </w:r>
      <w:r w:rsidRPr="0017169B">
        <w:t xml:space="preserve">We recruited participants from Amazon Mechanical Turk. To assure </w:t>
      </w:r>
      <w:r>
        <w:t>that they were</w:t>
      </w:r>
      <w:r w:rsidRPr="0017169B">
        <w:t xml:space="preserve"> somewhat naïve about psychological experimentation, participants could only take the study if they had done 100 tasks or less in the past. Further, the invitation was open </w:t>
      </w:r>
      <w:r>
        <w:t xml:space="preserve">only to workers who were </w:t>
      </w:r>
      <w:r w:rsidRPr="0017169B">
        <w:t xml:space="preserve">American and </w:t>
      </w:r>
      <w:r>
        <w:t>who had an</w:t>
      </w:r>
      <w:r w:rsidRPr="0017169B">
        <w:t xml:space="preserve"> </w:t>
      </w:r>
      <w:r w:rsidRPr="00AD1201">
        <w:t xml:space="preserve">approval rate of 98% or above. Based on these inclusion criteria, 398 participants took part in the study. </w:t>
      </w:r>
      <w:r>
        <w:t>T</w:t>
      </w:r>
      <w:r w:rsidRPr="00AD1201">
        <w:t>h</w:t>
      </w:r>
      <w:r>
        <w:t>e</w:t>
      </w:r>
      <w:r w:rsidRPr="00AD1201">
        <w:t xml:space="preserve"> sample size excludes participants (</w:t>
      </w:r>
      <w:r w:rsidRPr="00AD1201">
        <w:rPr>
          <w:i/>
        </w:rPr>
        <w:t>n</w:t>
      </w:r>
      <w:r w:rsidRPr="00AD1201">
        <w:t xml:space="preserve"> = 40) who failed two simple attention checks (e.g., “to monitor quality, please respond with a seven for this item”). </w:t>
      </w:r>
      <w:r w:rsidRPr="00AD1201">
        <w:rPr>
          <w:color w:val="000000" w:themeColor="text1"/>
        </w:rPr>
        <w:t xml:space="preserve">The median age </w:t>
      </w:r>
      <w:r>
        <w:rPr>
          <w:color w:val="000000" w:themeColor="text1"/>
        </w:rPr>
        <w:t xml:space="preserve">of participants in the sample </w:t>
      </w:r>
      <w:r w:rsidRPr="00AD1201">
        <w:rPr>
          <w:color w:val="000000" w:themeColor="text1"/>
        </w:rPr>
        <w:t>was 30 years (</w:t>
      </w:r>
      <w:r w:rsidRPr="00AD1201">
        <w:rPr>
          <w:i/>
          <w:color w:val="000000" w:themeColor="text1"/>
        </w:rPr>
        <w:t>SD</w:t>
      </w:r>
      <w:r w:rsidRPr="00AD1201">
        <w:rPr>
          <w:color w:val="000000" w:themeColor="text1"/>
        </w:rPr>
        <w:t xml:space="preserve"> = 10.64), </w:t>
      </w:r>
      <w:r>
        <w:rPr>
          <w:color w:val="000000" w:themeColor="text1"/>
        </w:rPr>
        <w:t xml:space="preserve">and </w:t>
      </w:r>
      <w:r w:rsidRPr="00AD1201">
        <w:rPr>
          <w:color w:val="000000" w:themeColor="text1"/>
        </w:rPr>
        <w:t>57% were women. Participants received $1.50 as a baseline payment and a bonus of $3.00, from which they could choose to donate to the Syria fund of Save the Children.</w:t>
      </w:r>
      <w:r w:rsidRPr="0017169B">
        <w:rPr>
          <w:color w:val="000000" w:themeColor="text1"/>
        </w:rPr>
        <w:t xml:space="preserve"> </w:t>
      </w:r>
    </w:p>
    <w:p w14:paraId="429CADC2" w14:textId="77777777" w:rsidR="008A4F54" w:rsidRDefault="008A4F54" w:rsidP="008A4F54">
      <w:pPr>
        <w:ind w:firstLine="709"/>
        <w:contextualSpacing/>
      </w:pPr>
      <w:r>
        <w:rPr>
          <w:b/>
        </w:rPr>
        <w:t xml:space="preserve">Design, </w:t>
      </w:r>
      <w:r w:rsidRPr="0017169B">
        <w:rPr>
          <w:b/>
        </w:rPr>
        <w:t>Procedure and Instruments.</w:t>
      </w:r>
      <w:r>
        <w:rPr>
          <w:b/>
        </w:rPr>
        <w:t xml:space="preserve"> </w:t>
      </w:r>
      <w:r w:rsidRPr="0017169B">
        <w:t xml:space="preserve">Participants </w:t>
      </w:r>
      <w:r w:rsidRPr="00AD1201">
        <w:t>were invited to a study focusing on knowledge and opinions about the civil war in Syria. They were first asked about their familiarity with the civil war</w:t>
      </w:r>
      <w:r>
        <w:t>, and particularly a news headline stating that “</w:t>
      </w:r>
      <w:r w:rsidRPr="00082EF7">
        <w:t>U.N. Relief Official Calls Crisi</w:t>
      </w:r>
      <w:r>
        <w:t xml:space="preserve">s in Aleppo the ‘Apex of Horror’” (Gladstone, 2016). We used this to rule out the possibility that participants in the control and efficiency conditions would simply be less aware of the problem, as compared to the image condition (i.e. establishing a baseline problem description). Subsequently, participants were randomly assigned to the experimental conditions. </w:t>
      </w:r>
    </w:p>
    <w:p w14:paraId="0FC2D25B" w14:textId="45089702" w:rsidR="008A4F54" w:rsidRPr="0017169B" w:rsidRDefault="008A4F54" w:rsidP="008A4F54">
      <w:pPr>
        <w:ind w:firstLine="709"/>
        <w:contextualSpacing/>
      </w:pPr>
      <w:r>
        <w:t xml:space="preserve">The study employed a </w:t>
      </w:r>
      <w:r w:rsidRPr="00AD1201">
        <w:t>2 (</w:t>
      </w:r>
      <w:r>
        <w:t>Victim i</w:t>
      </w:r>
      <w:r w:rsidRPr="00AD1201">
        <w:t xml:space="preserve">mage: Yes/No) × 2 (Efficiency information: Yes/No) </w:t>
      </w:r>
      <w:r>
        <w:t>between-subjects</w:t>
      </w:r>
      <w:r w:rsidRPr="00AD1201">
        <w:t xml:space="preserve"> design. In </w:t>
      </w:r>
      <w:r>
        <w:t>a</w:t>
      </w:r>
      <w:r w:rsidRPr="00AD1201">
        <w:t xml:space="preserve"> first (control) condition, participants were at the very onset of the study asked if they would be willing to donate part of a completion bonus ($3) to the Syria fund of Save the Children (yes/no). Proceeding to the next page, they were asked to specify an</w:t>
      </w:r>
      <w:r>
        <w:t xml:space="preserve"> </w:t>
      </w:r>
      <w:r w:rsidRPr="00AD1201">
        <w:t xml:space="preserve">amount to give, using a slider from $0 to $3 ($0.01 increments). </w:t>
      </w:r>
      <w:r>
        <w:t>The instructions stated that they should</w:t>
      </w:r>
      <w:r w:rsidRPr="00AD1201">
        <w:t xml:space="preserve"> leave the slider at 0 if they wished to receive the full bonus</w:t>
      </w:r>
      <w:r>
        <w:t xml:space="preserve"> (in all studies the slider was positioned at 0 at the onset)</w:t>
      </w:r>
      <w:r w:rsidRPr="00AD1201">
        <w:t>.</w:t>
      </w:r>
      <w:r w:rsidRPr="0017169B">
        <w:t xml:space="preserve"> </w:t>
      </w:r>
    </w:p>
    <w:p w14:paraId="400CAF98" w14:textId="77777777" w:rsidR="008A4F54" w:rsidRPr="00AD1201" w:rsidRDefault="008A4F54" w:rsidP="008A4F54">
      <w:pPr>
        <w:ind w:firstLine="709"/>
        <w:contextualSpacing/>
      </w:pPr>
      <w:r w:rsidRPr="0017169B">
        <w:t xml:space="preserve">In the image </w:t>
      </w:r>
      <w:r w:rsidRPr="00AD1201">
        <w:t xml:space="preserve">only condition, participants were first shown a </w:t>
      </w:r>
      <w:proofErr w:type="gramStart"/>
      <w:r w:rsidRPr="00AD1201">
        <w:t>widely publicized</w:t>
      </w:r>
      <w:proofErr w:type="gramEnd"/>
      <w:r w:rsidRPr="00AD1201">
        <w:t xml:space="preserve"> image </w:t>
      </w:r>
      <w:r>
        <w:t>of an injured</w:t>
      </w:r>
      <w:r w:rsidRPr="00AD1201">
        <w:t xml:space="preserve"> boy in an ambulance after an </w:t>
      </w:r>
      <w:r w:rsidRPr="00497469">
        <w:t>airstrike</w:t>
      </w:r>
      <w:r w:rsidRPr="00AD1201">
        <w:t xml:space="preserve"> in Aleppo. A brief caption from the Guardian included the boy’s name (see</w:t>
      </w:r>
      <w:r>
        <w:t xml:space="preserve"> Nott, 2016)</w:t>
      </w:r>
      <w:r w:rsidRPr="00AD1201">
        <w:t xml:space="preserve">, hence </w:t>
      </w:r>
      <w:r>
        <w:t>introducing</w:t>
      </w:r>
      <w:r w:rsidRPr="00AD1201">
        <w:t xml:space="preserve"> an identified victim (see also </w:t>
      </w:r>
      <w:r w:rsidRPr="00AD1201">
        <w:rPr>
          <w:noProof/>
        </w:rPr>
        <w:t>Kogut &amp; Ritov, 2005a</w:t>
      </w:r>
      <w:r w:rsidRPr="00AD1201">
        <w:t xml:space="preserve">). Seeing the image, participants were asked to report their spontaneous reaction, </w:t>
      </w:r>
      <w:r>
        <w:t>writing down</w:t>
      </w:r>
      <w:r w:rsidRPr="00AD1201">
        <w:t xml:space="preserve"> the first word </w:t>
      </w:r>
      <w:r>
        <w:t>that came to mind</w:t>
      </w:r>
      <w:r w:rsidRPr="00AD1201">
        <w:t xml:space="preserve"> (</w:t>
      </w:r>
      <w:r>
        <w:t>responses</w:t>
      </w:r>
      <w:r w:rsidRPr="00AD1201">
        <w:t xml:space="preserve"> indicated the anticipated emotional responses, such as </w:t>
      </w:r>
      <w:r>
        <w:t>“</w:t>
      </w:r>
      <w:r w:rsidRPr="00AD1201">
        <w:t>sad,</w:t>
      </w:r>
      <w:r>
        <w:t>”</w:t>
      </w:r>
      <w:r w:rsidRPr="00AD1201">
        <w:t xml:space="preserve"> </w:t>
      </w:r>
      <w:r>
        <w:t>“</w:t>
      </w:r>
      <w:r w:rsidRPr="00AD1201">
        <w:t>devastated,</w:t>
      </w:r>
      <w:r>
        <w:t>”</w:t>
      </w:r>
      <w:r w:rsidRPr="00AD1201">
        <w:t xml:space="preserve"> and </w:t>
      </w:r>
      <w:r>
        <w:t>“</w:t>
      </w:r>
      <w:r w:rsidRPr="00AD1201">
        <w:t>horrified</w:t>
      </w:r>
      <w:r>
        <w:t>”</w:t>
      </w:r>
      <w:r w:rsidRPr="00AD1201">
        <w:t>). After providing their reactions, participants answered the same donation questions as in the control condition.</w:t>
      </w:r>
    </w:p>
    <w:p w14:paraId="41B93F72" w14:textId="77777777" w:rsidR="008A4F54" w:rsidRPr="00497469" w:rsidRDefault="008A4F54" w:rsidP="008A4F54">
      <w:pPr>
        <w:ind w:firstLine="709"/>
        <w:contextualSpacing/>
      </w:pPr>
      <w:r w:rsidRPr="00AD1201">
        <w:t xml:space="preserve">In the efficiency </w:t>
      </w:r>
      <w:r w:rsidRPr="00492975">
        <w:t xml:space="preserve">information condition, we presented participants with ratings of Save the Children from charitynavigator.org. This website </w:t>
      </w:r>
      <w:r>
        <w:t xml:space="preserve">rates </w:t>
      </w:r>
      <w:r w:rsidRPr="00492975">
        <w:t>thousands of charities in terms of th</w:t>
      </w:r>
      <w:r w:rsidRPr="00497469">
        <w:t>eir (1) financial health and (2) accountability/transparency</w:t>
      </w:r>
      <w:r>
        <w:t xml:space="preserve"> </w:t>
      </w:r>
      <w:r w:rsidRPr="00492975">
        <w:t>(Charity Navigator, 2017).</w:t>
      </w:r>
      <w:r w:rsidRPr="00497469">
        <w:t xml:space="preserve"> The financial score pro</w:t>
      </w:r>
      <w:r>
        <w:t>vides a non-arbitrary metric of</w:t>
      </w:r>
      <w:r w:rsidRPr="00497469">
        <w:t xml:space="preserve"> efficiency that is based on, for example, percentage of total expenses that are dedicated to the charity operations. Participants were asked if they were familiar with efficiency ratings like this, and were subsequently asked the donation questions. </w:t>
      </w:r>
    </w:p>
    <w:p w14:paraId="7AC3E176" w14:textId="77777777" w:rsidR="008A4F54" w:rsidRPr="00C174F4" w:rsidRDefault="008A4F54" w:rsidP="008A4F54">
      <w:pPr>
        <w:ind w:firstLine="709"/>
        <w:contextualSpacing/>
      </w:pPr>
      <w:r w:rsidRPr="00C174F4">
        <w:t xml:space="preserve">In a final (combined image and efficiency) condition, participants first viewed the same image materials as described above. </w:t>
      </w:r>
      <w:proofErr w:type="gramStart"/>
      <w:r w:rsidRPr="00C174F4">
        <w:t>Next</w:t>
      </w:r>
      <w:proofErr w:type="gramEnd"/>
      <w:r w:rsidRPr="00C174F4">
        <w:t xml:space="preserve"> they answered the question </w:t>
      </w:r>
      <w:r>
        <w:t xml:space="preserve">about intent to donate </w:t>
      </w:r>
      <w:r w:rsidRPr="00C174F4">
        <w:t xml:space="preserve">(yes/no), and then they received the efficiency information. Directly following the efficiency information, we presented the question about amounts to donate. </w:t>
      </w:r>
    </w:p>
    <w:p w14:paraId="47AD5F08" w14:textId="77777777" w:rsidR="008A4F54" w:rsidRPr="0017169B" w:rsidRDefault="008A4F54" w:rsidP="008A4F54">
      <w:pPr>
        <w:ind w:firstLine="709"/>
        <w:contextualSpacing/>
      </w:pPr>
    </w:p>
    <w:p w14:paraId="612396C9" w14:textId="77777777" w:rsidR="008A4F54" w:rsidRPr="00497469" w:rsidRDefault="008A4F54" w:rsidP="008A4F54">
      <w:pPr>
        <w:contextualSpacing/>
        <w:rPr>
          <w:b/>
        </w:rPr>
      </w:pPr>
      <w:r w:rsidRPr="00497469">
        <w:rPr>
          <w:b/>
        </w:rPr>
        <w:t xml:space="preserve">Study </w:t>
      </w:r>
      <w:r>
        <w:rPr>
          <w:b/>
        </w:rPr>
        <w:t>2 Specific Rationales</w:t>
      </w:r>
    </w:p>
    <w:p w14:paraId="2D5C97E7" w14:textId="77777777" w:rsidR="008A4F54" w:rsidRDefault="008A4F54" w:rsidP="008A4F54">
      <w:pPr>
        <w:ind w:firstLine="709"/>
        <w:contextualSpacing/>
      </w:pPr>
      <w:r w:rsidRPr="0017169B">
        <w:t xml:space="preserve">Although positive efficiency information may not increase donations in general, it is still possible that people are more responsive to negative efficiency. </w:t>
      </w:r>
      <w:r w:rsidRPr="00D045CA">
        <w:t xml:space="preserve">We tested this notion in light of </w:t>
      </w:r>
      <w:r w:rsidRPr="00D045CA">
        <w:lastRenderedPageBreak/>
        <w:t xml:space="preserve">news reports that aid convoys to Syria were suspended </w:t>
      </w:r>
      <w:r>
        <w:t xml:space="preserve">as a result of </w:t>
      </w:r>
      <w:r w:rsidRPr="00D045CA">
        <w:t xml:space="preserve">attacks on a relief shipment (e.g., Cunningham, DeYoung, &amp; Roth, 2016). This would, at least temporarily, </w:t>
      </w:r>
      <w:r>
        <w:t>imply that donations would not be going to the intended program (i.e. low efficiency). Thus, if people donate based on the good they could do,</w:t>
      </w:r>
      <w:r w:rsidRPr="00D045CA">
        <w:t xml:space="preserve"> one </w:t>
      </w:r>
      <w:r>
        <w:t>w</w:t>
      </w:r>
      <w:r w:rsidRPr="00D045CA">
        <w:t xml:space="preserve">ould expect </w:t>
      </w:r>
      <w:r>
        <w:t>them</w:t>
      </w:r>
      <w:r w:rsidRPr="00D045CA">
        <w:t xml:space="preserve"> to </w:t>
      </w:r>
      <w:r>
        <w:t xml:space="preserve">refrain from giving under these circumstances. </w:t>
      </w:r>
    </w:p>
    <w:p w14:paraId="543C4E8F" w14:textId="4F456A81" w:rsidR="008A4F54" w:rsidRDefault="008A4F54" w:rsidP="008A4F54">
      <w:pPr>
        <w:ind w:firstLine="709"/>
        <w:contextualSpacing/>
      </w:pPr>
      <w:r>
        <w:t>W</w:t>
      </w:r>
      <w:r w:rsidRPr="00D045CA">
        <w:t>e used</w:t>
      </w:r>
      <w:r>
        <w:t xml:space="preserve"> </w:t>
      </w:r>
      <w:r w:rsidRPr="00D045CA">
        <w:t>the same</w:t>
      </w:r>
      <w:r w:rsidRPr="00497469">
        <w:t xml:space="preserve"> basic design as in Study 1</w:t>
      </w:r>
      <w:r>
        <w:t xml:space="preserve">, but added </w:t>
      </w:r>
      <w:r w:rsidRPr="00497469">
        <w:t xml:space="preserve">two new conditions: </w:t>
      </w:r>
      <w:r>
        <w:t>O</w:t>
      </w:r>
      <w:r w:rsidRPr="00497469">
        <w:t xml:space="preserve">ne that only presented the news of ineffectiveness, and one that combined this information with </w:t>
      </w:r>
      <w:r>
        <w:t xml:space="preserve">Victim </w:t>
      </w:r>
      <w:del w:id="83" w:author="Author">
        <w:r w:rsidDel="00AE2369">
          <w:delText>i</w:delText>
        </w:r>
        <w:r w:rsidRPr="00497469" w:rsidDel="00AE2369">
          <w:delText>magery</w:delText>
        </w:r>
      </w:del>
      <w:ins w:id="84" w:author="Author">
        <w:r w:rsidR="00AE2369">
          <w:t>image</w:t>
        </w:r>
      </w:ins>
      <w:r w:rsidRPr="00497469">
        <w:t xml:space="preserve">. Overall, the study examined positive or negative efficiency information, with or without </w:t>
      </w:r>
      <w:del w:id="85" w:author="Author">
        <w:r w:rsidRPr="00497469" w:rsidDel="00AE2369">
          <w:delText>imagery</w:delText>
        </w:r>
      </w:del>
      <w:ins w:id="86" w:author="Author">
        <w:r w:rsidR="00AE2369">
          <w:t>image</w:t>
        </w:r>
      </w:ins>
      <w:r w:rsidRPr="00497469">
        <w:t xml:space="preserve">, compared to a control (and </w:t>
      </w:r>
      <w:del w:id="87" w:author="Author">
        <w:r w:rsidRPr="00497469" w:rsidDel="00AE2369">
          <w:delText>imagery</w:delText>
        </w:r>
      </w:del>
      <w:ins w:id="88" w:author="Author">
        <w:r w:rsidR="00AE2369">
          <w:t>image</w:t>
        </w:r>
      </w:ins>
      <w:r w:rsidRPr="00497469">
        <w:t xml:space="preserve"> only) condition. Lastly, in the conditions combining </w:t>
      </w:r>
      <w:del w:id="89" w:author="Author">
        <w:r w:rsidRPr="00497469" w:rsidDel="00AE2369">
          <w:delText>imagery</w:delText>
        </w:r>
      </w:del>
      <w:ins w:id="90" w:author="Author">
        <w:r w:rsidR="00AE2369">
          <w:t>image</w:t>
        </w:r>
      </w:ins>
      <w:r w:rsidRPr="00497469">
        <w:t xml:space="preserve"> and positive or negative efficiency information, we placed the efficiency manipula</w:t>
      </w:r>
      <w:r>
        <w:t>tion right after the image</w:t>
      </w:r>
      <w:r w:rsidRPr="00497469">
        <w:t>. Thus, we examin</w:t>
      </w:r>
      <w:r>
        <w:t>ed</w:t>
      </w:r>
      <w:r w:rsidRPr="00497469">
        <w:t xml:space="preserve"> if the image effect would be interrupted by efficiency information (positive or negative) presented immediately afterwards, before any initial commitment had been made to donate.</w:t>
      </w:r>
    </w:p>
    <w:p w14:paraId="289EB564" w14:textId="77777777" w:rsidR="008A4F54" w:rsidRPr="0017169B" w:rsidRDefault="008A4F54" w:rsidP="008A4F54">
      <w:pPr>
        <w:ind w:firstLine="709"/>
        <w:contextualSpacing/>
      </w:pPr>
    </w:p>
    <w:p w14:paraId="6BA19751" w14:textId="77777777" w:rsidR="008A4F54" w:rsidRPr="0017169B" w:rsidRDefault="008A4F54" w:rsidP="008A4F54">
      <w:pPr>
        <w:contextualSpacing/>
        <w:rPr>
          <w:b/>
        </w:rPr>
      </w:pPr>
      <w:r>
        <w:rPr>
          <w:b/>
        </w:rPr>
        <w:t xml:space="preserve">Study 2 </w:t>
      </w:r>
      <w:r w:rsidRPr="0017169B">
        <w:rPr>
          <w:b/>
        </w:rPr>
        <w:t>Method</w:t>
      </w:r>
      <w:r>
        <w:rPr>
          <w:b/>
        </w:rPr>
        <w:t xml:space="preserve"> Details</w:t>
      </w:r>
    </w:p>
    <w:p w14:paraId="3136DE09" w14:textId="77777777" w:rsidR="008A4F54" w:rsidRPr="0017169B" w:rsidRDefault="008A4F54" w:rsidP="008A4F54">
      <w:pPr>
        <w:ind w:firstLine="709"/>
        <w:contextualSpacing/>
      </w:pPr>
      <w:r w:rsidRPr="0017169B">
        <w:rPr>
          <w:b/>
        </w:rPr>
        <w:t xml:space="preserve">Participants. </w:t>
      </w:r>
      <w:r w:rsidRPr="00497469">
        <w:t>614 (60% women) participants took part in the study on Amazon Mechanical Turk, using the same inclusion criteria as in Study 1. This sample size excludes participants (</w:t>
      </w:r>
      <w:r w:rsidRPr="00497469">
        <w:rPr>
          <w:i/>
        </w:rPr>
        <w:t>n</w:t>
      </w:r>
      <w:r w:rsidRPr="00497469">
        <w:t xml:space="preserve"> = 55) who failed two simple attention checks (e.g., “to monitor quality, please respond with a seven for this item”). </w:t>
      </w:r>
      <w:r>
        <w:t>Main r</w:t>
      </w:r>
      <w:r w:rsidRPr="00497469">
        <w:t>esults including these participants are presented in the supplemental materials. The median age was 29 years (</w:t>
      </w:r>
      <w:r w:rsidRPr="00497469">
        <w:rPr>
          <w:i/>
        </w:rPr>
        <w:t>SD</w:t>
      </w:r>
      <w:r w:rsidRPr="00497469">
        <w:t xml:space="preserve"> = 10.16). Participants received $1.50 as a baseline payment and a $3.00 bonus, from which they could choose to donate to the Syria fund of Save the Children.</w:t>
      </w:r>
      <w:r w:rsidRPr="0017169B">
        <w:t xml:space="preserve"> </w:t>
      </w:r>
    </w:p>
    <w:p w14:paraId="20F0D06B" w14:textId="507A0F09" w:rsidR="008A4F54" w:rsidRPr="0017169B" w:rsidRDefault="008A4F54" w:rsidP="008A4F54">
      <w:pPr>
        <w:ind w:firstLine="709"/>
        <w:contextualSpacing/>
      </w:pPr>
      <w:r>
        <w:rPr>
          <w:b/>
        </w:rPr>
        <w:t xml:space="preserve">Design, </w:t>
      </w:r>
      <w:r w:rsidRPr="0017169B">
        <w:rPr>
          <w:b/>
        </w:rPr>
        <w:t>Procedure and Instruments.</w:t>
      </w:r>
      <w:r>
        <w:rPr>
          <w:b/>
        </w:rPr>
        <w:t xml:space="preserve"> </w:t>
      </w:r>
      <w:r w:rsidRPr="00497469">
        <w:t>Participants were again invited to a study focusing on knowledge and opinions about the civil war in Syria. The experiment employed a 2 (</w:t>
      </w:r>
      <w:r>
        <w:t>Victim i</w:t>
      </w:r>
      <w:r w:rsidRPr="00497469">
        <w:t xml:space="preserve">mage: Yes/No) × 3 (Efficiency information: Negative/No information/Positive) </w:t>
      </w:r>
      <w:r>
        <w:t>between-subjects</w:t>
      </w:r>
      <w:r w:rsidRPr="00497469">
        <w:t xml:space="preserve"> design. The manipulations involving </w:t>
      </w:r>
      <w:del w:id="91" w:author="Author">
        <w:r w:rsidRPr="00497469" w:rsidDel="00AE2369">
          <w:delText>imagery</w:delText>
        </w:r>
      </w:del>
      <w:ins w:id="92" w:author="Author">
        <w:r w:rsidR="00AE2369">
          <w:t>image</w:t>
        </w:r>
      </w:ins>
      <w:r w:rsidRPr="00497469">
        <w:t xml:space="preserve"> and positive efficiency information </w:t>
      </w:r>
      <w:r w:rsidRPr="001E67E6">
        <w:t xml:space="preserve">were identical to those in Study 1. Two new conditions were created for negative efficiency information, both using a screenshot of a news heading in the Washington Post (Cunningham et al., 2016) which stated that “U.N. suspends aid convoys in Syria after deadly attack on relief shipment.” Along with this heading, we presented an image from the same article which showed one of the attacked trucks. There were no people in this image, </w:t>
      </w:r>
      <w:r>
        <w:t xml:space="preserve">thus </w:t>
      </w:r>
      <w:r w:rsidRPr="001E67E6">
        <w:t>provid</w:t>
      </w:r>
      <w:r>
        <w:t xml:space="preserve">ing </w:t>
      </w:r>
      <w:r w:rsidRPr="001E67E6">
        <w:t>a more stringent control</w:t>
      </w:r>
      <w:r>
        <w:t>,</w:t>
      </w:r>
      <w:r w:rsidRPr="001E67E6">
        <w:t xml:space="preserve"> </w:t>
      </w:r>
      <w:r>
        <w:t>relative to the</w:t>
      </w:r>
      <w:r w:rsidRPr="001E67E6">
        <w:t xml:space="preserve"> impact of viewing an image of a human victim. In one of the two conditions, we only presented this material (inefficiency information condition). In the other new </w:t>
      </w:r>
      <w:proofErr w:type="gramStart"/>
      <w:r w:rsidRPr="001E67E6">
        <w:t>condition</w:t>
      </w:r>
      <w:proofErr w:type="gramEnd"/>
      <w:r w:rsidRPr="00497469">
        <w:t xml:space="preserve"> we first showed the image of the injured boy (</w:t>
      </w:r>
      <w:r>
        <w:t>as in Study 1</w:t>
      </w:r>
      <w:r w:rsidRPr="00497469">
        <w:t xml:space="preserve">), asked about donation commitments, and then presented the news about suspended aid (combined </w:t>
      </w:r>
      <w:del w:id="93" w:author="Author">
        <w:r w:rsidRPr="00497469" w:rsidDel="00AE2369">
          <w:delText>imagery</w:delText>
        </w:r>
      </w:del>
      <w:ins w:id="94" w:author="Author">
        <w:r w:rsidR="00AE2369">
          <w:t>image</w:t>
        </w:r>
      </w:ins>
      <w:r w:rsidRPr="00497469">
        <w:t xml:space="preserve"> and inefficiency condition). Directly after the manipulation, all participants were </w:t>
      </w:r>
      <w:r>
        <w:t xml:space="preserve">first </w:t>
      </w:r>
      <w:r w:rsidRPr="00497469">
        <w:t xml:space="preserve">presented with the </w:t>
      </w:r>
      <w:r>
        <w:t xml:space="preserve">commitment </w:t>
      </w:r>
      <w:r w:rsidRPr="00497469">
        <w:t xml:space="preserve">question </w:t>
      </w:r>
      <w:r>
        <w:t xml:space="preserve">to donate (yes/no) and subsequently the question </w:t>
      </w:r>
      <w:r w:rsidRPr="00497469">
        <w:t xml:space="preserve">about amounts to </w:t>
      </w:r>
      <w:r>
        <w:t>give</w:t>
      </w:r>
      <w:r w:rsidRPr="00497469">
        <w:t xml:space="preserve"> (</w:t>
      </w:r>
      <w:r>
        <w:t xml:space="preserve">for other details, </w:t>
      </w:r>
      <w:r w:rsidRPr="00497469">
        <w:t xml:space="preserve">see Study 1 Procedure and Instruments).  </w:t>
      </w:r>
    </w:p>
    <w:p w14:paraId="517867D8" w14:textId="77777777" w:rsidR="008A4F54" w:rsidRDefault="008A4F54" w:rsidP="008A4F54">
      <w:pPr>
        <w:contextualSpacing/>
        <w:jc w:val="center"/>
        <w:rPr>
          <w:b/>
        </w:rPr>
      </w:pPr>
    </w:p>
    <w:p w14:paraId="1334B48B" w14:textId="77777777" w:rsidR="008A4F54" w:rsidRPr="00497469" w:rsidRDefault="008A4F54" w:rsidP="008A4F54">
      <w:pPr>
        <w:contextualSpacing/>
        <w:rPr>
          <w:b/>
        </w:rPr>
      </w:pPr>
      <w:r w:rsidRPr="00497469">
        <w:rPr>
          <w:b/>
        </w:rPr>
        <w:t xml:space="preserve">Study </w:t>
      </w:r>
      <w:r>
        <w:rPr>
          <w:b/>
        </w:rPr>
        <w:t>3 Specific Rationales</w:t>
      </w:r>
    </w:p>
    <w:p w14:paraId="67FF01A0" w14:textId="08B171FA" w:rsidR="008A4F54" w:rsidRPr="0017169B" w:rsidRDefault="008A4F54" w:rsidP="008A4F54">
      <w:pPr>
        <w:ind w:firstLine="709"/>
        <w:contextualSpacing/>
      </w:pPr>
      <w:r w:rsidRPr="00497469">
        <w:t xml:space="preserve">Study 3 was identical to Study 2, with two exceptions. First, we used a raffle instead of bonus payments for everyone. </w:t>
      </w:r>
      <w:r>
        <w:t>By offering a larger amount from which participants could donate</w:t>
      </w:r>
      <w:r w:rsidRPr="00497469">
        <w:t xml:space="preserve">, </w:t>
      </w:r>
      <w:r>
        <w:t xml:space="preserve">we hoped to reduce the number of </w:t>
      </w:r>
      <w:r w:rsidRPr="00497469">
        <w:t xml:space="preserve">participants donating everything (i.e. we attempted to reduce the ceiling effects in Study 1 and 2). Second, in the combined conditions (image </w:t>
      </w:r>
      <w:r>
        <w:t>plus</w:t>
      </w:r>
      <w:r w:rsidRPr="00497469">
        <w:t xml:space="preserve"> positive information, and image</w:t>
      </w:r>
      <w:r>
        <w:t xml:space="preserve"> plus</w:t>
      </w:r>
      <w:r w:rsidRPr="00497469">
        <w:t xml:space="preserve"> negative information) we returned to placing the efficiency information after the initial commitment to donate. If the sympathetic response to </w:t>
      </w:r>
      <w:del w:id="95" w:author="Author">
        <w:r w:rsidRPr="00497469" w:rsidDel="00AE2369">
          <w:delText>imagery</w:delText>
        </w:r>
      </w:del>
      <w:ins w:id="96" w:author="Author">
        <w:r w:rsidR="00AE2369">
          <w:t>image</w:t>
        </w:r>
      </w:ins>
      <w:r w:rsidRPr="00497469">
        <w:t xml:space="preserve"> is robust </w:t>
      </w:r>
      <w:r w:rsidRPr="00497469">
        <w:lastRenderedPageBreak/>
        <w:t>to deliberate processing once an initial commitment has been made, but not otherwise (Study 2), then we expect</w:t>
      </w:r>
      <w:r>
        <w:t>ed</w:t>
      </w:r>
      <w:r w:rsidRPr="00497469">
        <w:t xml:space="preserve"> a main effect of </w:t>
      </w:r>
      <w:del w:id="97" w:author="Author">
        <w:r w:rsidRPr="00497469" w:rsidDel="00AE2369">
          <w:delText>imagery</w:delText>
        </w:r>
      </w:del>
      <w:ins w:id="98" w:author="Author">
        <w:r w:rsidR="00AE2369">
          <w:t>image</w:t>
        </w:r>
      </w:ins>
      <w:r w:rsidRPr="00497469">
        <w:t xml:space="preserve"> here, as in Study 1.</w:t>
      </w:r>
    </w:p>
    <w:p w14:paraId="3CEE3BC1" w14:textId="77777777" w:rsidR="008A4F54" w:rsidRDefault="008A4F54" w:rsidP="008A4F54">
      <w:pPr>
        <w:contextualSpacing/>
        <w:rPr>
          <w:b/>
        </w:rPr>
      </w:pPr>
    </w:p>
    <w:p w14:paraId="1A7732C8" w14:textId="77777777" w:rsidR="008A4F54" w:rsidRPr="0017169B" w:rsidRDefault="008A4F54" w:rsidP="008A4F54">
      <w:pPr>
        <w:contextualSpacing/>
        <w:rPr>
          <w:b/>
        </w:rPr>
      </w:pPr>
      <w:r>
        <w:rPr>
          <w:b/>
        </w:rPr>
        <w:t xml:space="preserve">Study 3 </w:t>
      </w:r>
      <w:r w:rsidRPr="0017169B">
        <w:rPr>
          <w:b/>
        </w:rPr>
        <w:t>Method</w:t>
      </w:r>
      <w:r>
        <w:rPr>
          <w:b/>
        </w:rPr>
        <w:t xml:space="preserve"> Details</w:t>
      </w:r>
    </w:p>
    <w:p w14:paraId="69E3EA10" w14:textId="77777777" w:rsidR="008A4F54" w:rsidRPr="0017169B" w:rsidRDefault="008A4F54" w:rsidP="008A4F54">
      <w:pPr>
        <w:ind w:firstLine="709"/>
        <w:contextualSpacing/>
      </w:pPr>
      <w:r w:rsidRPr="0017169B">
        <w:rPr>
          <w:b/>
        </w:rPr>
        <w:t xml:space="preserve">Participants. </w:t>
      </w:r>
      <w:r w:rsidRPr="00497469">
        <w:t>611 (58% women) participants took part in the study on Amazon Mechanical Turk, using the same inclusion criteria as in Study 1 and 2. This sample size excludes participants (</w:t>
      </w:r>
      <w:r w:rsidRPr="00497469">
        <w:rPr>
          <w:i/>
        </w:rPr>
        <w:t>n</w:t>
      </w:r>
      <w:r w:rsidRPr="00497469">
        <w:t xml:space="preserve"> = 70)</w:t>
      </w:r>
      <w:r w:rsidRPr="00497469">
        <w:rPr>
          <w:color w:val="FF0000"/>
        </w:rPr>
        <w:t xml:space="preserve"> </w:t>
      </w:r>
      <w:r w:rsidRPr="00497469">
        <w:t>who failed two simple attention checks (e.g., “to monitor quality, please respond with a seven for this item”). The median age was 29 years (</w:t>
      </w:r>
      <w:r w:rsidRPr="00497469">
        <w:rPr>
          <w:i/>
        </w:rPr>
        <w:t>SD</w:t>
      </w:r>
      <w:r w:rsidRPr="00497469">
        <w:t xml:space="preserve"> = 9.55). Participants received $1.50 as a baseline payment and were informed that completed surveys would be entered into a raffle for $50.00 bonuses, with 1:25 odds. They could choose to donate part of that bonus, contingent on winning, to the Syria fund</w:t>
      </w:r>
      <w:r w:rsidRPr="0017169B">
        <w:t xml:space="preserve"> of Save the Children. </w:t>
      </w:r>
    </w:p>
    <w:p w14:paraId="6797459F" w14:textId="77777777" w:rsidR="008A4F54" w:rsidRPr="0017169B" w:rsidRDefault="008A4F54" w:rsidP="008A4F54">
      <w:pPr>
        <w:ind w:firstLine="709"/>
        <w:contextualSpacing/>
      </w:pPr>
      <w:r>
        <w:rPr>
          <w:b/>
        </w:rPr>
        <w:t xml:space="preserve">Design, </w:t>
      </w:r>
      <w:r w:rsidRPr="0017169B">
        <w:rPr>
          <w:b/>
        </w:rPr>
        <w:t xml:space="preserve">Procedure and </w:t>
      </w:r>
      <w:proofErr w:type="spellStart"/>
      <w:r w:rsidRPr="0017169B">
        <w:rPr>
          <w:b/>
        </w:rPr>
        <w:t>Instruments.</w:t>
      </w:r>
      <w:r w:rsidRPr="0017169B">
        <w:t>With</w:t>
      </w:r>
      <w:proofErr w:type="spellEnd"/>
      <w:r w:rsidRPr="0017169B">
        <w:t xml:space="preserve"> one </w:t>
      </w:r>
      <w:r w:rsidRPr="00BE1D41">
        <w:t>exception, the experimental design was identical to that of study 2, employing a 2 (</w:t>
      </w:r>
      <w:r>
        <w:t>Victim i</w:t>
      </w:r>
      <w:r w:rsidRPr="00BE1D41">
        <w:t xml:space="preserve">mage: Yes/No) × 3 (Efficiency information: Negative/No information/Positive) </w:t>
      </w:r>
      <w:r>
        <w:t>between-</w:t>
      </w:r>
      <w:proofErr w:type="spellStart"/>
      <w:r>
        <w:t>subjectss</w:t>
      </w:r>
      <w:proofErr w:type="spellEnd"/>
      <w:r w:rsidRPr="00BE1D41">
        <w:t xml:space="preserve"> design. The difference concerned when the efficiency information was presented: In study 2 it was consistently placed before the yes/no question about donation intentions, </w:t>
      </w:r>
      <w:r>
        <w:t>whereas here</w:t>
      </w:r>
      <w:r w:rsidRPr="00BE1D41">
        <w:t xml:space="preserve"> we placed it after th</w:t>
      </w:r>
      <w:r>
        <w:t xml:space="preserve">e intentions </w:t>
      </w:r>
      <w:r w:rsidRPr="00BE1D41">
        <w:t>question (but before the question about amounts to actually donate)</w:t>
      </w:r>
      <w:r>
        <w:t>,</w:t>
      </w:r>
      <w:r w:rsidRPr="00BE1D41">
        <w:t xml:space="preserve"> whenever the image was presented initially (i.e.</w:t>
      </w:r>
      <w:r>
        <w:t xml:space="preserve">, </w:t>
      </w:r>
      <w:r w:rsidRPr="00BE1D41">
        <w:t xml:space="preserve">in the image </w:t>
      </w:r>
      <w:r>
        <w:t>plus</w:t>
      </w:r>
      <w:r w:rsidRPr="00BE1D41">
        <w:t xml:space="preserve"> negative information, and the image </w:t>
      </w:r>
      <w:r>
        <w:t>plus</w:t>
      </w:r>
      <w:r w:rsidRPr="00BE1D41">
        <w:t xml:space="preserve"> positive information). All the materials were also identical, except that we asked about donations based on prospective raffle winnings, instead of bonuses </w:t>
      </w:r>
      <w:r>
        <w:t>for every participant</w:t>
      </w:r>
      <w:r w:rsidRPr="00BE1D41">
        <w:t xml:space="preserve">. In particular, we mentioned </w:t>
      </w:r>
      <w:r>
        <w:t xml:space="preserve">to participants </w:t>
      </w:r>
      <w:r w:rsidRPr="00BE1D41">
        <w:t xml:space="preserve">that 1 in 25 would win $50, and we asked if </w:t>
      </w:r>
      <w:r>
        <w:t xml:space="preserve">they </w:t>
      </w:r>
      <w:r w:rsidRPr="00BE1D41">
        <w:t>would be willing</w:t>
      </w:r>
      <w:r>
        <w:t>, should they win,</w:t>
      </w:r>
      <w:r w:rsidRPr="00BE1D41">
        <w:t xml:space="preserve"> to donate part of </w:t>
      </w:r>
      <w:r>
        <w:t>that sum</w:t>
      </w:r>
      <w:r w:rsidRPr="00BE1D41">
        <w:t xml:space="preserve"> to a Syria fund of Save the Children. They indicated their answer using a slider with $1 increments. </w:t>
      </w:r>
    </w:p>
    <w:p w14:paraId="3156CE7D" w14:textId="77777777" w:rsidR="008A4F54" w:rsidRDefault="008A4F54" w:rsidP="008A4F54">
      <w:pPr>
        <w:contextualSpacing/>
        <w:jc w:val="center"/>
        <w:rPr>
          <w:b/>
        </w:rPr>
      </w:pPr>
    </w:p>
    <w:p w14:paraId="6A3C5033" w14:textId="77777777" w:rsidR="008A4F54" w:rsidRPr="00497469" w:rsidRDefault="008A4F54" w:rsidP="008A4F54">
      <w:pPr>
        <w:contextualSpacing/>
        <w:rPr>
          <w:b/>
        </w:rPr>
      </w:pPr>
      <w:r w:rsidRPr="00497469">
        <w:rPr>
          <w:b/>
        </w:rPr>
        <w:t xml:space="preserve">Study </w:t>
      </w:r>
      <w:r>
        <w:rPr>
          <w:b/>
        </w:rPr>
        <w:t>4 Specific Rationales</w:t>
      </w:r>
    </w:p>
    <w:p w14:paraId="26DD969C" w14:textId="77777777" w:rsidR="008A4F54" w:rsidRDefault="008A4F54" w:rsidP="008A4F54">
      <w:pPr>
        <w:ind w:firstLine="709"/>
        <w:contextualSpacing/>
      </w:pPr>
      <w:r w:rsidRPr="00AD1201">
        <w:t xml:space="preserve">Information is sometimes evaluated dramatically differently when presented alongside </w:t>
      </w:r>
      <w:r>
        <w:t>comparison information</w:t>
      </w:r>
      <w:r w:rsidRPr="00AD1201">
        <w:t xml:space="preserve"> (joint evaluation) </w:t>
      </w:r>
      <w:r>
        <w:t>versus when</w:t>
      </w:r>
      <w:r w:rsidRPr="00AD1201">
        <w:t xml:space="preserve"> it</w:t>
      </w:r>
      <w:r>
        <w:t xml:space="preserve"> i</w:t>
      </w:r>
      <w:r w:rsidRPr="00AD1201">
        <w:t xml:space="preserve">s </w:t>
      </w:r>
      <w:r>
        <w:t xml:space="preserve">presented on its </w:t>
      </w:r>
      <w:r w:rsidRPr="00AD1201">
        <w:t xml:space="preserve">own (separate evaluation; e.g., </w:t>
      </w:r>
      <w:r w:rsidRPr="00AD1201">
        <w:fldChar w:fldCharType="begin" w:fldLock="1"/>
      </w:r>
      <w:r w:rsidRPr="00AD1201">
        <w:instrText>ADDIN CSL_CITATION { "citationItems" : [ { "id" : "ITEM-1", "itemData" : { "DOI" : "10.1037//0033-295X.93.2.136", "ISBN" : "0033-295X\\r1939-1471", "ISSN" : "0033-295X", "PMID" : "18923486", "abstract" : "A theory of norms and normality is presented and applied to some phenomena of emotional responses, social judgment, and conversations about causes. Norms are assumed to be constructed ad hoc by recruiting specific representations. Category norms are derived by recruiting exemplars. Specific objects or events generate their own norms by retrieval of similar experiences stored in memory or by construction of counterfactual alternatives. The normality of a stimulus is evaluated by comparing it to the norms that it evokes after the fact, rather than to precomputed expectations. Norm theory is applied in analyses of the enhanced emotional response to events that have abnormal causes, of the generation of predictions and interferences from observations of behavior, and of the role of norms in causal questions and answers.", "author" : [ { "dropping-particle" : "", "family" : "Kahneman", "given" : "Daniel", "non-dropping-particle" : "", "parse-names" : false, "suffix" : "" }, { "dropping-particle" : "", "family" : "Miller", "given" : "Dale T", "non-dropping-particle" : "", "parse-names" : false, "suffix" : "" } ], "container-title" : "Psychological Review", "id" : "ITEM-1", "issue" : "2", "issued" : { "date-parts" : [ [ "1986" ] ] }, "page" : "136-153", "title" : "Norm theory: Comparing reality to its alternatives.", "type" : "article-journal", "volume" : "93" }, "uris" : [ "http://www.mendeley.com/documents/?uuid=d3f166a7-1591-41f0-a162-ff5c72bf53a7" ] }, { "id" : "ITEM-2", "itemData" : { "DOI" : "10.1037/0033-2909.125.5.576", "ISBN" : "0033-2909\\r1939-1455", "ISSN" : "0033-2909", "abstract" : "journal abstract: Arguably, all judgments and decisions are made in 1 (or some combination) of 2 basic evaluation modes--joint evaluation mode (JE), in which multiple options are presented simultaneously and evaluated comparatively, or separate evaluation mode (SE), in which options are presented in isolation and evaluated separately. This article reviews recent literature showing that people evaluate options differently and exhibit reversals of preferences for options between JE and SE. The authors propose an explanation for the JE/SE reversal based on a principle called the evaluability hypothesis. The hypothesis posits that it is more difficult to evaluate the desirability of values on some attributes than on others and that, compared with easy-to-evaluate attributes, difficult-to-evaluate attributes have a greater impact in JE than in SE. (PsycINFO Database Record (c) 2002 APA, all rights reserved):", "author" : [ { "dropping-particle" : "",</w:instrText>
      </w:r>
      <w:r w:rsidRPr="00A73B44">
        <w:instrText xml:space="preserve"> "family" : "Hsee", "given" : "Chrisopher K.", "non-dropping-particle" : "", "parse-names" : false, "suffix" : "" }, { "dropping-particle" : "", "family" : "Loewenstein", "given" : "George F", "non-dropping-particle" : "", "parse-names" : false, "suffix" : "" }, { "dropping-particle" : "", "family" : "Blount", "given" : "Sally", "non-dropping-particle" : "", "parse-names" : false, "suffix" : "" }, { "dropping-particle" : "", "family" : "Bazerman", "given" : "Max H", "non-dropping-particle" : "", "parse-names" : false, "suffix" : "" } ], "container-title" : "Psychological Bulletin", "id" : "ITEM-2", "issue" : "5", "issued" : { "date-parts" : [ [ "1999" ] ] }, "page" : "576-590", "title" : "Preference reversals between joint and separate evaluations of options: A review and theoretical analysis.", "type" : "article-journal", "volume" : "125" }, "uris" : [ "http://www.mendeley.com/documents/?uuid=ce133f5a-5296-439b-912a-369f31d76053" ] } ], "mendeley" : { "formattedCitation" : "(Hsee, Loewenstein, Blount, &amp; Bazerman, 1999; Kahneman &amp; Miller, 1986)", "manualFormatting" : "Hsee, Loewenstein, Blount, &amp; Bazerman, 1999; Kahneman &amp; Miller, 1986)", "plainTextFormattedCitation" : "(Hsee, Loewenstein, Blount, &amp; Bazerman, 1999; Kahneman &amp; Miller, 1986)", "previouslyFormattedCitation" : "(Hsee, Loewenstein, Blount, &amp; Bazerman, 1999; Kahneman &amp; Miller, 1986)" }, "properties" : { "noteIndex" : 0 }, "schema" : "https://github.com/citation-style-language/schema/raw/master/csl-citation.json" }</w:instrText>
      </w:r>
      <w:r w:rsidRPr="00AD1201">
        <w:fldChar w:fldCharType="separate"/>
      </w:r>
      <w:r w:rsidRPr="00A73B44">
        <w:rPr>
          <w:noProof/>
        </w:rPr>
        <w:t>Hsee, Loewenstein, Blount, &amp; Bazerman, 1999; Kahneman &amp; Miller, 1986)</w:t>
      </w:r>
      <w:r w:rsidRPr="00AD1201">
        <w:fldChar w:fldCharType="end"/>
      </w:r>
      <w:r w:rsidRPr="00A73B44">
        <w:t xml:space="preserve">. More specifically, </w:t>
      </w:r>
      <w:proofErr w:type="spellStart"/>
      <w:r w:rsidRPr="00A73B44">
        <w:t>Hsee</w:t>
      </w:r>
      <w:proofErr w:type="spellEnd"/>
      <w:r w:rsidRPr="00A73B44">
        <w:t xml:space="preserve"> et al. </w:t>
      </w:r>
      <w:r w:rsidRPr="00AD1201">
        <w:t>(1999) suggested that some qualities are difficult to assess by themselves, but gain meaning when presented alongside some alternative. In this study</w:t>
      </w:r>
      <w:r>
        <w:t>,</w:t>
      </w:r>
      <w:r w:rsidRPr="00AD1201">
        <w:t xml:space="preserve"> we considered the possibility that charity efficiency represents such ‘difficult-to-evaluate’ information – that it only becomes meaningful </w:t>
      </w:r>
      <w:r>
        <w:t xml:space="preserve">in relation to a </w:t>
      </w:r>
      <w:r w:rsidRPr="00AD1201">
        <w:t xml:space="preserve">direct comparison. </w:t>
      </w:r>
      <w:r>
        <w:t xml:space="preserve">Study 4 further </w:t>
      </w:r>
      <w:r w:rsidRPr="00BE1D41">
        <w:t>varie</w:t>
      </w:r>
      <w:r>
        <w:t>d</w:t>
      </w:r>
      <w:r w:rsidRPr="00BE1D41">
        <w:t xml:space="preserve"> </w:t>
      </w:r>
      <w:r>
        <w:t>whether</w:t>
      </w:r>
      <w:r w:rsidRPr="00BE1D41">
        <w:t xml:space="preserve"> the comparison was presented before or after an initial commitment to donate.</w:t>
      </w:r>
    </w:p>
    <w:p w14:paraId="1DE7AF99" w14:textId="77777777" w:rsidR="008A4F54" w:rsidRPr="00BE1D41" w:rsidRDefault="008A4F54" w:rsidP="008A4F54">
      <w:pPr>
        <w:ind w:firstLine="709"/>
        <w:contextualSpacing/>
      </w:pPr>
      <w:r w:rsidRPr="00BE1D41">
        <w:t xml:space="preserve"> </w:t>
      </w:r>
    </w:p>
    <w:p w14:paraId="5C483AA6" w14:textId="77777777" w:rsidR="008A4F54" w:rsidRPr="0017169B" w:rsidRDefault="008A4F54" w:rsidP="008A4F54">
      <w:pPr>
        <w:contextualSpacing/>
        <w:rPr>
          <w:b/>
        </w:rPr>
      </w:pPr>
      <w:r>
        <w:rPr>
          <w:b/>
        </w:rPr>
        <w:t xml:space="preserve">Study 4 </w:t>
      </w:r>
      <w:r w:rsidRPr="0017169B">
        <w:rPr>
          <w:b/>
        </w:rPr>
        <w:t>Method</w:t>
      </w:r>
      <w:r>
        <w:rPr>
          <w:b/>
        </w:rPr>
        <w:t xml:space="preserve"> Details</w:t>
      </w:r>
    </w:p>
    <w:p w14:paraId="59FEE9BD" w14:textId="77777777" w:rsidR="008A4F54" w:rsidRPr="00B47883" w:rsidRDefault="008A4F54" w:rsidP="008A4F54">
      <w:pPr>
        <w:ind w:firstLine="709"/>
        <w:contextualSpacing/>
      </w:pPr>
      <w:r w:rsidRPr="00BE1D41">
        <w:rPr>
          <w:b/>
        </w:rPr>
        <w:t xml:space="preserve">Participants. </w:t>
      </w:r>
      <w:r w:rsidRPr="00BE1D41">
        <w:t>608 (59% women) participants were recruited on Amazon Mechanical Turk, using the same inclusion criteria as in the previous study. The reported analyzes did not include participants (</w:t>
      </w:r>
      <w:r w:rsidRPr="00BE1D41">
        <w:rPr>
          <w:i/>
        </w:rPr>
        <w:t>n</w:t>
      </w:r>
      <w:r w:rsidRPr="00BE1D41">
        <w:t xml:space="preserve"> = 49) who failed two simple attention checks (e.g., “to monitor quality, please respond with a seven for this item”). For comparison, the supplemental materials provide results from the principal (two-part) analyses with the inclusion of inattentive participants. The median age was 30 years (</w:t>
      </w:r>
      <w:r w:rsidRPr="00BE1D41">
        <w:rPr>
          <w:i/>
        </w:rPr>
        <w:t>SD</w:t>
      </w:r>
      <w:r w:rsidRPr="00BE1D41">
        <w:t xml:space="preserve"> = 10.01). Participants received $2 as a baseline payment and they were informed that completed surveys would be entered into a raffle for $50.00 bonuses. They could choose to donate part of that bonus, contingent on winning, to </w:t>
      </w:r>
      <w:r>
        <w:t xml:space="preserve">one of two </w:t>
      </w:r>
      <w:r w:rsidRPr="00BE1D41">
        <w:t>charities</w:t>
      </w:r>
      <w:r>
        <w:t xml:space="preserve"> in Syria. </w:t>
      </w:r>
    </w:p>
    <w:p w14:paraId="2359E608" w14:textId="77777777" w:rsidR="008A4F54" w:rsidRDefault="008A4F54" w:rsidP="008A4F54">
      <w:pPr>
        <w:ind w:firstLine="709"/>
        <w:contextualSpacing/>
      </w:pPr>
      <w:r>
        <w:rPr>
          <w:b/>
        </w:rPr>
        <w:t xml:space="preserve">Design, </w:t>
      </w:r>
      <w:r w:rsidRPr="0017169B">
        <w:rPr>
          <w:b/>
        </w:rPr>
        <w:t xml:space="preserve">Procedure and </w:t>
      </w:r>
      <w:proofErr w:type="spellStart"/>
      <w:r w:rsidRPr="0017169B">
        <w:rPr>
          <w:b/>
        </w:rPr>
        <w:t>Instruments.</w:t>
      </w:r>
      <w:r w:rsidRPr="00BE1D41">
        <w:t>The</w:t>
      </w:r>
      <w:proofErr w:type="spellEnd"/>
      <w:r w:rsidRPr="00BE1D41">
        <w:t xml:space="preserve"> experiment was based on a 2 (</w:t>
      </w:r>
      <w:r>
        <w:t>Victim i</w:t>
      </w:r>
      <w:r w:rsidRPr="00BE1D41">
        <w:t xml:space="preserve">mage: Yes/No) × 3 (Efficiency information comparison: Early/Late/No comparison) </w:t>
      </w:r>
      <w:r>
        <w:t>between-subjects</w:t>
      </w:r>
      <w:r w:rsidRPr="00BE1D41">
        <w:t xml:space="preserve"> design. The image manipulation was </w:t>
      </w:r>
      <w:r>
        <w:t>the same as in</w:t>
      </w:r>
      <w:r w:rsidRPr="00BE1D41">
        <w:t xml:space="preserve"> previous studies, and those who were assigned to view the image always did so before any efficiency materials. The </w:t>
      </w:r>
      <w:r w:rsidRPr="00BE1D41">
        <w:rPr>
          <w:color w:val="000000" w:themeColor="text1"/>
        </w:rPr>
        <w:t xml:space="preserve">efficiency </w:t>
      </w:r>
      <w:r w:rsidRPr="00BE1D41">
        <w:rPr>
          <w:color w:val="000000" w:themeColor="text1"/>
        </w:rPr>
        <w:lastRenderedPageBreak/>
        <w:t xml:space="preserve">materials involved two charity ratings from charitynavigator.org, presented side by side (see https://www.charitynavigator.org/index.cfm?bay=search.summary&amp;orgid=8166 [2016 report], and https://www.charitynavigator.org/index.cfm?bay=search.history&amp;orgid=4438 [2016 report]). The ratings were closely matched on accountability/transparency, but varied noticeably </w:t>
      </w:r>
      <w:r>
        <w:rPr>
          <w:color w:val="000000" w:themeColor="text1"/>
        </w:rPr>
        <w:t>in terms of</w:t>
      </w:r>
      <w:r w:rsidRPr="00BE1D41">
        <w:rPr>
          <w:color w:val="000000" w:themeColor="text1"/>
        </w:rPr>
        <w:t xml:space="preserve"> their financial scores (i.e. their internal efficiency of putting money toward their programs). The experimental </w:t>
      </w:r>
      <w:r w:rsidRPr="00BE1D41">
        <w:t xml:space="preserve">variation concerned </w:t>
      </w:r>
      <w:r w:rsidRPr="00BE1D41">
        <w:rPr>
          <w:i/>
        </w:rPr>
        <w:t>when</w:t>
      </w:r>
      <w:r w:rsidRPr="00BE1D41">
        <w:t xml:space="preserve"> participants reviewed these ratings. </w:t>
      </w:r>
    </w:p>
    <w:p w14:paraId="4ADA89BC" w14:textId="77777777" w:rsidR="008A4F54" w:rsidRPr="00BE1D41" w:rsidRDefault="008A4F54" w:rsidP="008A4F54">
      <w:pPr>
        <w:ind w:firstLine="709"/>
        <w:contextualSpacing/>
      </w:pPr>
      <w:r>
        <w:t>One third of participants were randomly assigned to</w:t>
      </w:r>
      <w:r w:rsidRPr="00BE1D41">
        <w:t xml:space="preserve"> examine the ratings before the question about donation commitment (in the same format as before, see Study 1), and subsequently chose a charity they wanted to support, if they wanted to donate (</w:t>
      </w:r>
      <w:r>
        <w:t>what we call the “</w:t>
      </w:r>
      <w:r w:rsidRPr="00BE1D41">
        <w:t>early efficiency comparison</w:t>
      </w:r>
      <w:r>
        <w:t>”</w:t>
      </w:r>
      <w:r w:rsidRPr="00BE1D41">
        <w:t xml:space="preserve"> condition</w:t>
      </w:r>
      <w:r>
        <w:t>[s]</w:t>
      </w:r>
      <w:r w:rsidRPr="00BE1D41">
        <w:t xml:space="preserve">). </w:t>
      </w:r>
      <w:r>
        <w:t xml:space="preserve">Another one third of participants were randomly assigned to a condition in which they were </w:t>
      </w:r>
      <w:r w:rsidRPr="00BE1D41">
        <w:t>asked about donation commitments</w:t>
      </w:r>
      <w:r>
        <w:t xml:space="preserve"> before </w:t>
      </w:r>
      <w:r w:rsidRPr="00BE1D41">
        <w:t>review</w:t>
      </w:r>
      <w:r>
        <w:t>ing</w:t>
      </w:r>
      <w:r w:rsidRPr="00BE1D41">
        <w:t xml:space="preserve"> the two efficiency ratings and cho</w:t>
      </w:r>
      <w:r>
        <w:t>osing</w:t>
      </w:r>
      <w:r w:rsidRPr="00BE1D41">
        <w:t xml:space="preserve"> </w:t>
      </w:r>
      <w:r>
        <w:t>a</w:t>
      </w:r>
      <w:r w:rsidRPr="00BE1D41">
        <w:t xml:space="preserve"> charity to support, if any (late efficiency comparison condition[s]). </w:t>
      </w:r>
      <w:r>
        <w:t>A final third of participants</w:t>
      </w:r>
      <w:r w:rsidRPr="00BE1D41">
        <w:t xml:space="preserve"> never reviewed any efficiency ratings (no comparison condition). All participants were subsequently asked to specify an amount to donate, in case they won a raffle for $50 (1:100 odds in this study). </w:t>
      </w:r>
    </w:p>
    <w:p w14:paraId="3CE2E06B" w14:textId="77777777" w:rsidR="008A4F54" w:rsidRDefault="008A4F54" w:rsidP="008A4F54">
      <w:pPr>
        <w:contextualSpacing/>
        <w:jc w:val="center"/>
        <w:rPr>
          <w:b/>
        </w:rPr>
      </w:pPr>
    </w:p>
    <w:p w14:paraId="66C82AA8" w14:textId="77777777" w:rsidR="008A4F54" w:rsidRPr="00497469" w:rsidRDefault="008A4F54" w:rsidP="008A4F54">
      <w:pPr>
        <w:contextualSpacing/>
        <w:rPr>
          <w:b/>
        </w:rPr>
      </w:pPr>
      <w:r w:rsidRPr="00497469">
        <w:rPr>
          <w:b/>
        </w:rPr>
        <w:t xml:space="preserve">Study </w:t>
      </w:r>
      <w:r>
        <w:rPr>
          <w:b/>
        </w:rPr>
        <w:t>5 Specific Rationales</w:t>
      </w:r>
    </w:p>
    <w:p w14:paraId="28195B4E" w14:textId="77777777" w:rsidR="008A4F54" w:rsidRPr="0017169B" w:rsidRDefault="008A4F54" w:rsidP="008A4F54">
      <w:pPr>
        <w:ind w:firstLine="709"/>
        <w:contextualSpacing/>
        <w:rPr>
          <w:color w:val="000000" w:themeColor="text1"/>
        </w:rPr>
      </w:pPr>
      <w:r w:rsidRPr="0017169B">
        <w:rPr>
          <w:color w:val="000000" w:themeColor="text1"/>
        </w:rPr>
        <w:t xml:space="preserve">The last two studies </w:t>
      </w:r>
      <w:r>
        <w:rPr>
          <w:color w:val="000000" w:themeColor="text1"/>
        </w:rPr>
        <w:t>examined</w:t>
      </w:r>
      <w:r w:rsidRPr="0017169B">
        <w:rPr>
          <w:color w:val="000000" w:themeColor="text1"/>
        </w:rPr>
        <w:t xml:space="preserve"> charity efficiency </w:t>
      </w:r>
      <w:r>
        <w:rPr>
          <w:color w:val="000000" w:themeColor="text1"/>
        </w:rPr>
        <w:t xml:space="preserve">the way </w:t>
      </w:r>
      <w:r w:rsidRPr="0017169B">
        <w:rPr>
          <w:color w:val="000000" w:themeColor="text1"/>
        </w:rPr>
        <w:t xml:space="preserve">effective altruists </w:t>
      </w:r>
      <w:r>
        <w:rPr>
          <w:color w:val="000000" w:themeColor="text1"/>
        </w:rPr>
        <w:t xml:space="preserve">typically do </w:t>
      </w:r>
      <w:r w:rsidRPr="0017169B">
        <w:rPr>
          <w:color w:val="000000" w:themeColor="text1"/>
        </w:rPr>
        <w:t xml:space="preserve">– </w:t>
      </w:r>
      <w:r>
        <w:rPr>
          <w:color w:val="000000" w:themeColor="text1"/>
        </w:rPr>
        <w:t xml:space="preserve">that is, </w:t>
      </w:r>
      <w:r w:rsidRPr="0017169B">
        <w:rPr>
          <w:color w:val="000000" w:themeColor="text1"/>
        </w:rPr>
        <w:t xml:space="preserve">whether money spent leads to a quantifiable positive outcome. </w:t>
      </w:r>
      <w:r>
        <w:t>In particular, we</w:t>
      </w:r>
      <w:r w:rsidRPr="0017169B">
        <w:rPr>
          <w:color w:val="000000" w:themeColor="text1"/>
        </w:rPr>
        <w:t xml:space="preserve"> manipulated information evaluating the effectiveness of the Polio </w:t>
      </w:r>
      <w:r w:rsidRPr="00254B9E">
        <w:rPr>
          <w:color w:val="000000" w:themeColor="text1"/>
        </w:rPr>
        <w:t xml:space="preserve">Eradication Initiative, taking advantage of its well-monitored results as well as </w:t>
      </w:r>
      <w:r w:rsidRPr="001B0F63">
        <w:rPr>
          <w:color w:val="000000" w:themeColor="text1"/>
        </w:rPr>
        <w:t>estimated costs and benefits (</w:t>
      </w:r>
      <w:r w:rsidRPr="001B0F63">
        <w:rPr>
          <w:color w:val="000000" w:themeColor="text1"/>
        </w:rPr>
        <w:fldChar w:fldCharType="begin" w:fldLock="1"/>
      </w:r>
      <w:r>
        <w:rPr>
          <w:color w:val="000000" w:themeColor="text1"/>
        </w:rPr>
        <w:instrText>ADDIN CSL_CITATION { "citationItems" : [ { "id" : "ITEM-1", "itemData" : { "DOI" : "10.1016/j.vaccine.2010.10.026", "ISBN" : "0264-410X", "ISSN" : "0264410X", "PMID" : "21029809", "abstract" : "The global polio eradication initiative (GPEI), which started in 1988, represents the single largest, internationally coordinated public health project to date. Completion remains within reach, with type 2 wild polioviruses apparently eradicated since 1999 and fewer than 2000 annual paralytic poliomyelitis cases of wild types 1 and 3 reported since then. This economic analysis of the GPEI reflects the status of the program as of February 2010, including full consideration of post-eradication policies. For the GPEI intervention, we consider the actual pre-eradication experience to date followed by two distinct potential future post-eradication vaccination policies. We estimate GPEI costs based on actual and projected expenditures and poliomyelitis incidence using reported numbers corrected for underreporting and model projections. For the comparator, which assumes only routine vaccination for polio historically and into the future (i.e., no GPEI), we estimate poliomyelitis incidence using a dynamic infection transmission model and costs based on numbers of vaccinated children. Cost-effectiveness ratios for the GPEI vs. only routine vaccination qualify as highly cost-effective based on standard criteria. We estimate incremental net benefits of the GPEI between 1988 and 2035 of approximately 40-50. billion dollars (2008 US dollars; 1988 net present values). Despite the high costs of achieving eradication in low-income countries, low-income countries account for approximately 85% of the total net benefits generated by the GPEI in the base case analysis. The total economic costs saved per prevented paralytic poliomyelitis case drive the incremental net benefits, which become positive even if we estimate the loss in productivity as a result of disability as below the recommended value of one year in average per-capita gross national income per disability-adjusted life year saved. Sensitivity analysis suggests that the finding of positive net benefits of the GPEI remains robust over a wide range of assumptions, and that consideration of the additional net benefits of externalities that occurred during polio campaigns to date, such as the mortality reduction associated with delivery of Vitamin A supplements, significantly increases the net benefits. This study finds a strong economic justification for the GPEI despite the rising costs of the initiative. ?? 2010 Elsevier Ltd.", "author" : [ { "dropping-particle" : "", "family" : "Duintjer Tebbens", "given" : "Radboud J.", "non-dropping-particle" : "", "parse-names" : false, "suffix" : "" }, { "dropping-particle" : "", "family" : "Pallansch", "given" : "Mark a.", "non-dropping-particle" : "", "parse-names" : false, "suffix" : "" }, { "dropping-particle" : "", "family" : "Cochi", "given" : "Stephen L.", "non-dropping-particle" : "", "parse-names" : false, "suffix" : "" }, { "dropping-particle" : "", "family" : "Wassilak", "given" : "Steven G F", "non-dropping-particle" : "", "parse-names" : false, "suffix" : "" }, { "dropping-particle" : "", "family" : "Linkins", "given" : "Jennifer", "non-dropping-particle" : "", "parse-names" : false, "suffix" : "" }, { "dropping-particle" : "", "family" : "Sutter", "given" : "Roland W.", "non-dropping-particle" : "", "parse-names" : false, "suffix" : "" }, { "dropping-particle" : "", "family" : "Aylward", "given" : "R. Bruce", "non-dropping-particle" : "", "parse-names" : false, "suffix" : "" }, { "dropping-particle" : "", "family" : "Thompson", "given" : "Kimberly M.", "non-dropping-particle" : "", "parse-names" : false, "suffix" : "" } ], "container-title" : "Vaccine", "id" : "ITEM-1", "issue" : "2", "issued" : { "date-parts" : [ [ "2010" ] ] }, "page" : "334-343", "publisher" : "Elsevier Ltd", "title" : "Economic analysis of the global polio eradication initiative", "type" : "article-journal", "volume" : "29" }, "uris" : [ "http://www.mendeley.com/documents/?uuid=3ef657e0-b298-4b0f-b92e-e17e33667df8" ] } ], "mendeley" : { "formattedCitation" : "(Duintjer Tebbens et al., 2010)", "manualFormatting" : "Tebbens et al., 2010)", "plainTextFormattedCitation" : "(Duintjer Tebbens et al., 2010)", "previouslyFormattedCitation" : "(Duintjer Tebbens et al., 2010)" }, "properties" : { "noteIndex" : 0 }, "schema" : "https://github.com/citation-style-language/schema/raw/master/csl-citation.json" }</w:instrText>
      </w:r>
      <w:r w:rsidRPr="001B0F63">
        <w:rPr>
          <w:color w:val="000000" w:themeColor="text1"/>
        </w:rPr>
        <w:fldChar w:fldCharType="separate"/>
      </w:r>
      <w:r w:rsidRPr="001B0F63">
        <w:rPr>
          <w:noProof/>
          <w:color w:val="000000" w:themeColor="text1"/>
        </w:rPr>
        <w:t>Tebbens et al., 2010)</w:t>
      </w:r>
      <w:r w:rsidRPr="001B0F63">
        <w:rPr>
          <w:color w:val="000000" w:themeColor="text1"/>
        </w:rPr>
        <w:fldChar w:fldCharType="end"/>
      </w:r>
      <w:r w:rsidRPr="001B0F63">
        <w:rPr>
          <w:color w:val="000000" w:themeColor="text1"/>
        </w:rPr>
        <w:t xml:space="preserve">. </w:t>
      </w:r>
      <w:r>
        <w:rPr>
          <w:color w:val="000000" w:themeColor="text1"/>
        </w:rPr>
        <w:t xml:space="preserve">In other words, we examined a charitable cause that has been extensively evaluated in terms of its outcomes and for which it is also possible to manipulate information about whether the money put towards achieving those outcomes. </w:t>
      </w:r>
    </w:p>
    <w:p w14:paraId="6FD084DE" w14:textId="77777777" w:rsidR="008A4F54" w:rsidRDefault="008A4F54" w:rsidP="008A4F54">
      <w:pPr>
        <w:contextualSpacing/>
        <w:rPr>
          <w:b/>
        </w:rPr>
      </w:pPr>
    </w:p>
    <w:p w14:paraId="2D862811" w14:textId="77777777" w:rsidR="008A4F54" w:rsidRDefault="008A4F54" w:rsidP="008A4F54">
      <w:pPr>
        <w:contextualSpacing/>
        <w:rPr>
          <w:b/>
        </w:rPr>
      </w:pPr>
      <w:r>
        <w:rPr>
          <w:b/>
        </w:rPr>
        <w:t xml:space="preserve">Study 5 </w:t>
      </w:r>
      <w:r w:rsidRPr="0017169B">
        <w:rPr>
          <w:b/>
        </w:rPr>
        <w:t>Method</w:t>
      </w:r>
      <w:r>
        <w:rPr>
          <w:b/>
        </w:rPr>
        <w:t xml:space="preserve"> Details</w:t>
      </w:r>
    </w:p>
    <w:p w14:paraId="0EBBF1EA" w14:textId="77777777" w:rsidR="008A4F54" w:rsidRPr="005323D8" w:rsidRDefault="008A4F54" w:rsidP="008A4F54">
      <w:pPr>
        <w:ind w:firstLine="709"/>
        <w:contextualSpacing/>
      </w:pPr>
      <w:r w:rsidRPr="00C77263">
        <w:rPr>
          <w:b/>
        </w:rPr>
        <w:t xml:space="preserve">Participants. </w:t>
      </w:r>
      <w:r w:rsidRPr="00C77263">
        <w:t>433 (58% women) participants took part in the study on Amazon Mechanical Turk, based on the previously described inclusion criteria (see Study 1 methods). This sample size excludes participants (</w:t>
      </w:r>
      <w:r w:rsidRPr="00C77263">
        <w:rPr>
          <w:i/>
        </w:rPr>
        <w:t>n</w:t>
      </w:r>
      <w:r w:rsidRPr="00C77263">
        <w:t xml:space="preserve"> = 22) who failed a simple attention check (“to monitor quality, please respond with a five for this item”). The median age was 29 years (</w:t>
      </w:r>
      <w:r w:rsidRPr="00C77263">
        <w:rPr>
          <w:i/>
        </w:rPr>
        <w:t>SD</w:t>
      </w:r>
      <w:r w:rsidRPr="00C77263">
        <w:t xml:space="preserve"> = 10.19). Participants received $1.50 as a baseline payment and a $5.00 bonus, from which they could choose to donate to the Polio Eradi</w:t>
      </w:r>
      <w:r w:rsidRPr="0017169B">
        <w:t>cation Initiative</w:t>
      </w:r>
      <w:r>
        <w:t>.</w:t>
      </w:r>
    </w:p>
    <w:p w14:paraId="5B3C5A66" w14:textId="77777777" w:rsidR="008A4F54" w:rsidRPr="001D20E3" w:rsidRDefault="008A4F54" w:rsidP="008A4F54">
      <w:pPr>
        <w:ind w:firstLine="709"/>
        <w:contextualSpacing/>
      </w:pPr>
      <w:r>
        <w:rPr>
          <w:b/>
        </w:rPr>
        <w:t xml:space="preserve">Design, </w:t>
      </w:r>
      <w:r w:rsidRPr="0017169B">
        <w:rPr>
          <w:b/>
        </w:rPr>
        <w:t xml:space="preserve">Procedure and Instruments. </w:t>
      </w:r>
      <w:r w:rsidRPr="00E7259E">
        <w:t xml:space="preserve">Participants were invited to a study focusing on knowledge and opinions about polio. </w:t>
      </w:r>
      <w:r w:rsidRPr="00BE1D41">
        <w:t>The experiment was based on a 2 (</w:t>
      </w:r>
      <w:r>
        <w:t>Victim i</w:t>
      </w:r>
      <w:r w:rsidRPr="00BE1D41">
        <w:t xml:space="preserve">mage: Yes/No) × </w:t>
      </w:r>
      <w:r>
        <w:t>2</w:t>
      </w:r>
      <w:r w:rsidRPr="00BE1D41">
        <w:t xml:space="preserve"> (</w:t>
      </w:r>
      <w:r>
        <w:t>Effectiveness</w:t>
      </w:r>
      <w:r w:rsidRPr="00BE1D41">
        <w:t xml:space="preserve"> information: </w:t>
      </w:r>
      <w:r>
        <w:t>Yes/No</w:t>
      </w:r>
      <w:r w:rsidRPr="00BE1D41">
        <w:t xml:space="preserve">) </w:t>
      </w:r>
      <w:r>
        <w:t>between-subjects</w:t>
      </w:r>
      <w:r w:rsidRPr="00BE1D41">
        <w:t xml:space="preserve"> design.</w:t>
      </w:r>
      <w:r>
        <w:t xml:space="preserve"> </w:t>
      </w:r>
      <w:r>
        <w:rPr>
          <w:color w:val="000000" w:themeColor="text1"/>
        </w:rPr>
        <w:t xml:space="preserve">For the image </w:t>
      </w:r>
      <w:proofErr w:type="gramStart"/>
      <w:r>
        <w:rPr>
          <w:color w:val="000000" w:themeColor="text1"/>
        </w:rPr>
        <w:t>manipulation</w:t>
      </w:r>
      <w:proofErr w:type="gramEnd"/>
      <w:r>
        <w:rPr>
          <w:color w:val="000000" w:themeColor="text1"/>
        </w:rPr>
        <w:t xml:space="preserve"> we used</w:t>
      </w:r>
      <w:r w:rsidRPr="00E7259E">
        <w:rPr>
          <w:color w:val="000000" w:themeColor="text1"/>
        </w:rPr>
        <w:t xml:space="preserve"> an image from the Rotary foundation with a young paralyzed girl with polio (https://www.flickr.com/photos/91311153@N02/8290596191). </w:t>
      </w:r>
    </w:p>
    <w:p w14:paraId="3564E454" w14:textId="661E6936" w:rsidR="008A4F54" w:rsidRPr="001D20E3" w:rsidRDefault="008A4F54" w:rsidP="008A4F54">
      <w:pPr>
        <w:ind w:firstLine="709"/>
        <w:contextualSpacing/>
      </w:pPr>
      <w:r w:rsidRPr="00915CE0">
        <w:t>The effectiveness information was manipulated within a brief fact sheet (~ 400 words) with questions and answers about polio, based on information from the Polio Eradication Initiative (2016) and the World Health Organization (2016). This manipulation is shown in full on p</w:t>
      </w:r>
      <w:r w:rsidR="00915CE0" w:rsidRPr="00915CE0">
        <w:t>.</w:t>
      </w:r>
      <w:r w:rsidRPr="00915CE0">
        <w:t xml:space="preserve"> </w:t>
      </w:r>
      <w:r w:rsidR="00915CE0" w:rsidRPr="00915CE0">
        <w:t>8-9</w:t>
      </w:r>
      <w:r w:rsidRPr="00915CE0">
        <w:t xml:space="preserve"> in these supplementary materials. Participants further answered a dozen factual and attitudinal questions</w:t>
      </w:r>
      <w:r w:rsidRPr="00E7259E">
        <w:t xml:space="preserve"> about polio (e.g., which age group that is primarily affected by polio, as well as whether they think polio receives too much or too little attention in </w:t>
      </w:r>
      <w:r>
        <w:t xml:space="preserve">the media). </w:t>
      </w:r>
      <w:r>
        <w:rPr>
          <w:color w:val="000000" w:themeColor="text1"/>
        </w:rPr>
        <w:t>P</w:t>
      </w:r>
      <w:r w:rsidRPr="00E7259E">
        <w:rPr>
          <w:color w:val="000000" w:themeColor="text1"/>
        </w:rPr>
        <w:t xml:space="preserve">articipants indicated </w:t>
      </w:r>
      <w:r>
        <w:rPr>
          <w:color w:val="000000" w:themeColor="text1"/>
        </w:rPr>
        <w:t xml:space="preserve">whether they would be willing to make a donation from a </w:t>
      </w:r>
      <w:r w:rsidRPr="00E7259E">
        <w:rPr>
          <w:color w:val="000000" w:themeColor="text1"/>
        </w:rPr>
        <w:t xml:space="preserve">$5 bonus. Only those who said yes were shown the question about amounts (as compared to study 1-4 where everyone saw the amount question). </w:t>
      </w:r>
    </w:p>
    <w:p w14:paraId="7A984C38" w14:textId="77777777" w:rsidR="008A4F54" w:rsidRDefault="008A4F54" w:rsidP="008A4F54">
      <w:pPr>
        <w:contextualSpacing/>
        <w:rPr>
          <w:b/>
        </w:rPr>
      </w:pPr>
    </w:p>
    <w:p w14:paraId="3FB0FB27" w14:textId="77777777" w:rsidR="008A4F54" w:rsidRPr="00497469" w:rsidRDefault="008A4F54" w:rsidP="008A4F54">
      <w:pPr>
        <w:contextualSpacing/>
        <w:rPr>
          <w:b/>
        </w:rPr>
      </w:pPr>
      <w:r w:rsidRPr="00497469">
        <w:rPr>
          <w:b/>
        </w:rPr>
        <w:lastRenderedPageBreak/>
        <w:t xml:space="preserve">Study </w:t>
      </w:r>
      <w:r>
        <w:rPr>
          <w:b/>
        </w:rPr>
        <w:t>6 Specific Rationales</w:t>
      </w:r>
    </w:p>
    <w:p w14:paraId="039FD5EC" w14:textId="37CF5939" w:rsidR="008A4F54" w:rsidRPr="0017169B" w:rsidRDefault="008A4F54" w:rsidP="008A4F54">
      <w:pPr>
        <w:ind w:firstLine="709"/>
        <w:contextualSpacing/>
        <w:rPr>
          <w:color w:val="000000" w:themeColor="text1"/>
        </w:rPr>
      </w:pPr>
      <w:r>
        <w:rPr>
          <w:color w:val="000000" w:themeColor="text1"/>
        </w:rPr>
        <w:t xml:space="preserve">Like study 5, the final experiment focused on manipulating effectiveness information, but in this case using a conjoint evaluation of two charities dealing with blindness. This comparison was inspired by an example given by Singer (2015) discussing the cost effectiveness of treating river blindness versus providing guide dogs to blind individuals. This study was also run in in a college student sample in the United Kingdom, instead of </w:t>
      </w:r>
      <w:proofErr w:type="spellStart"/>
      <w:r>
        <w:rPr>
          <w:color w:val="000000" w:themeColor="text1"/>
        </w:rPr>
        <w:t>Mturk</w:t>
      </w:r>
      <w:proofErr w:type="spellEnd"/>
      <w:r>
        <w:rPr>
          <w:color w:val="000000" w:themeColor="text1"/>
        </w:rPr>
        <w:t xml:space="preserve"> workers in the United States. </w:t>
      </w:r>
      <w:r w:rsidRPr="00915CE0">
        <w:rPr>
          <w:color w:val="000000" w:themeColor="text1"/>
        </w:rPr>
        <w:t xml:space="preserve">This study was pre-registered, see </w:t>
      </w:r>
      <w:hyperlink r:id="rId7" w:history="1">
        <w:r w:rsidR="00200037" w:rsidRPr="00200037">
          <w:rPr>
            <w:rStyle w:val="Hyperlink"/>
            <w:rFonts w:eastAsia="Times New Roman"/>
            <w:highlight w:val="red"/>
          </w:rPr>
          <w:t>https://osf.io/pjm5n/registrations</w:t>
        </w:r>
      </w:hyperlink>
    </w:p>
    <w:p w14:paraId="25DE6E8A" w14:textId="77777777" w:rsidR="008A4F54" w:rsidRDefault="008A4F54" w:rsidP="008A4F54">
      <w:pPr>
        <w:contextualSpacing/>
        <w:rPr>
          <w:b/>
        </w:rPr>
      </w:pPr>
    </w:p>
    <w:p w14:paraId="614379A0" w14:textId="77777777" w:rsidR="008A4F54" w:rsidRDefault="008A4F54" w:rsidP="008A4F54">
      <w:pPr>
        <w:contextualSpacing/>
        <w:rPr>
          <w:b/>
        </w:rPr>
      </w:pPr>
      <w:r>
        <w:rPr>
          <w:b/>
        </w:rPr>
        <w:t xml:space="preserve">Study 6 </w:t>
      </w:r>
      <w:r w:rsidRPr="0017169B">
        <w:rPr>
          <w:b/>
        </w:rPr>
        <w:t>Method</w:t>
      </w:r>
      <w:r>
        <w:rPr>
          <w:b/>
        </w:rPr>
        <w:t xml:space="preserve"> Details</w:t>
      </w:r>
    </w:p>
    <w:p w14:paraId="749DD2A0" w14:textId="32F07619" w:rsidR="008A4F54" w:rsidRDefault="008A4F54" w:rsidP="008A4F54">
      <w:pPr>
        <w:ind w:firstLine="709"/>
        <w:contextualSpacing/>
      </w:pPr>
      <w:r w:rsidRPr="00C77263">
        <w:rPr>
          <w:b/>
        </w:rPr>
        <w:t>Participants</w:t>
      </w:r>
      <w:r w:rsidRPr="00200037">
        <w:rPr>
          <w:b/>
        </w:rPr>
        <w:t xml:space="preserve">. </w:t>
      </w:r>
      <w:r w:rsidRPr="00200037">
        <w:t xml:space="preserve">We sampled 319 participants (64% women) from a large university in the United Kingdom, across a wide range of study disciplines. The median age was </w:t>
      </w:r>
      <w:r w:rsidR="00200037" w:rsidRPr="00200037">
        <w:t>23</w:t>
      </w:r>
      <w:r w:rsidRPr="00200037">
        <w:t xml:space="preserve"> years (</w:t>
      </w:r>
      <w:r w:rsidRPr="00200037">
        <w:rPr>
          <w:i/>
        </w:rPr>
        <w:t>SD</w:t>
      </w:r>
      <w:r w:rsidRPr="00200037">
        <w:t xml:space="preserve"> = </w:t>
      </w:r>
      <w:r w:rsidR="00200037" w:rsidRPr="00200037">
        <w:t>12.05</w:t>
      </w:r>
      <w:r w:rsidRPr="00200037">
        <w:t>). This sample size excludes participants (</w:t>
      </w:r>
      <w:r w:rsidRPr="00200037">
        <w:rPr>
          <w:i/>
        </w:rPr>
        <w:t>n</w:t>
      </w:r>
      <w:r w:rsidRPr="00200037">
        <w:t xml:space="preserve"> = 59) who could not recall a central piece of information in the text where we manipulated effectiveness information (the regions where the river blindness char</w:t>
      </w:r>
      <w:r>
        <w:t xml:space="preserve">ity is operating). Results with inattentive participants included are presented </w:t>
      </w:r>
      <w:r w:rsidR="0047555D">
        <w:t xml:space="preserve">later </w:t>
      </w:r>
      <w:r>
        <w:t>in the</w:t>
      </w:r>
      <w:r w:rsidR="0047555D">
        <w:t>se supplementary materials</w:t>
      </w:r>
      <w:r>
        <w:t xml:space="preserve">. </w:t>
      </w:r>
    </w:p>
    <w:p w14:paraId="65A64CB8" w14:textId="53402842" w:rsidR="008A4F54" w:rsidRDefault="008A4F54" w:rsidP="008A4F54">
      <w:pPr>
        <w:ind w:firstLine="709"/>
        <w:contextualSpacing/>
      </w:pPr>
      <w:r>
        <w:t xml:space="preserve">Participants in this study did not receive an individual baseline payment. Instead, they all entered into a raffle for a £50 Amazon gift card. </w:t>
      </w:r>
      <w:ins w:id="99" w:author="Author">
        <w:r w:rsidR="001F5055">
          <w:t xml:space="preserve">They knew the total number of prizes (20) but they did not know their exact </w:t>
        </w:r>
        <w:proofErr w:type="spellStart"/>
        <w:r w:rsidR="001F5055">
          <w:t>chacnes</w:t>
        </w:r>
        <w:proofErr w:type="spellEnd"/>
        <w:r w:rsidR="001F5055">
          <w:t xml:space="preserve"> of winning, which depended on the response rate; ex-post it was roughly 1 in 20. </w:t>
        </w:r>
      </w:ins>
      <w:r>
        <w:t xml:space="preserve">Participants could choose to reduce their prospective gift card amount by donating to one of the two described charities for blind individuals (see procedure and instruments from more details). </w:t>
      </w:r>
    </w:p>
    <w:p w14:paraId="37DA0DC7" w14:textId="77777777" w:rsidR="008A4F54" w:rsidRDefault="008A4F54" w:rsidP="008A4F54">
      <w:pPr>
        <w:ind w:firstLine="709"/>
        <w:contextualSpacing/>
      </w:pPr>
    </w:p>
    <w:p w14:paraId="434F6A74" w14:textId="77777777" w:rsidR="008A4F54" w:rsidRPr="009B69CF" w:rsidRDefault="008A4F54" w:rsidP="008A4F54">
      <w:pPr>
        <w:ind w:firstLine="709"/>
        <w:contextualSpacing/>
      </w:pPr>
      <w:r>
        <w:rPr>
          <w:b/>
        </w:rPr>
        <w:t xml:space="preserve">Design, </w:t>
      </w:r>
      <w:r w:rsidRPr="0017169B">
        <w:rPr>
          <w:b/>
        </w:rPr>
        <w:t xml:space="preserve">Procedure and Instruments. </w:t>
      </w:r>
      <w:r w:rsidRPr="009B69CF">
        <w:t xml:space="preserve">The experiment was based on a 2 (Victim image: Yes/No) × 2 (Effectiveness </w:t>
      </w:r>
      <w:r>
        <w:t>comparison</w:t>
      </w:r>
      <w:r w:rsidRPr="009B69CF">
        <w:t xml:space="preserve">: </w:t>
      </w:r>
      <w:r>
        <w:t xml:space="preserve">Yes/No) between-subjects design. The manipulations were embedded at the end of a survey asking about various values, attitudes, and social perceptions (e.g., Schwartz values, authoritarianism, and political ideology). The median completion time for the full study was approximately 20 minutes. The initial survey materials also had two versions, dealing with </w:t>
      </w:r>
      <w:r w:rsidRPr="00806A5F">
        <w:rPr>
          <w:highlight w:val="red"/>
        </w:rPr>
        <w:t>AA versus BB</w:t>
      </w:r>
      <w:r>
        <w:t xml:space="preserve">. The experimental manipulations for the purpose of this study was blocked on </w:t>
      </w:r>
      <w:r w:rsidRPr="00806A5F">
        <w:rPr>
          <w:highlight w:val="red"/>
        </w:rPr>
        <w:t>AA, BB, and CC</w:t>
      </w:r>
      <w:r>
        <w:t xml:space="preserve">, to counteract possible confounds introduced by the previously evaluated materials. </w:t>
      </w:r>
    </w:p>
    <w:p w14:paraId="58B3B1D7" w14:textId="77777777" w:rsidR="008A4F54" w:rsidRDefault="008A4F54" w:rsidP="008A4F54">
      <w:pPr>
        <w:ind w:firstLine="709"/>
        <w:contextualSpacing/>
      </w:pPr>
      <w:r w:rsidRPr="00806A5F">
        <w:t xml:space="preserve">For </w:t>
      </w:r>
      <w:r>
        <w:t xml:space="preserve">the image and effectiveness manipulations, participants were first reminded that they had the chance to win a £50 gift card. They were subsequently told that they could choose to </w:t>
      </w:r>
      <w:r w:rsidRPr="004C496F">
        <w:t>donate some</w:t>
      </w:r>
      <w:r>
        <w:t>,</w:t>
      </w:r>
      <w:r w:rsidRPr="004C496F">
        <w:t xml:space="preserve"> or all</w:t>
      </w:r>
      <w:r>
        <w:t>,</w:t>
      </w:r>
      <w:r w:rsidRPr="004C496F">
        <w:t xml:space="preserve"> of</w:t>
      </w:r>
      <w:r>
        <w:t xml:space="preserve"> the prospective prize to help blind individuals. They were further informed that their donations would be matched, such that every £1 they would donate</w:t>
      </w:r>
      <w:r w:rsidRPr="00806A5F">
        <w:t xml:space="preserve"> we </w:t>
      </w:r>
      <w:r>
        <w:t>would</w:t>
      </w:r>
      <w:r w:rsidRPr="00806A5F">
        <w:t xml:space="preserve"> add an additional 25p.</w:t>
      </w:r>
      <w:r>
        <w:t xml:space="preserve"> </w:t>
      </w:r>
      <w:proofErr w:type="gramStart"/>
      <w:r>
        <w:t>Next</w:t>
      </w:r>
      <w:proofErr w:type="gramEnd"/>
      <w:r>
        <w:t xml:space="preserve"> they received a brief problem description for blindness (similar to the initial descriptions in the previous studies, assuring that all conditions would have a baseline understanding of the problems targeted with the donations). </w:t>
      </w:r>
    </w:p>
    <w:p w14:paraId="1E118FEF" w14:textId="77777777" w:rsidR="00FB2D1C" w:rsidRDefault="008A4F54" w:rsidP="008A4F54">
      <w:pPr>
        <w:ind w:firstLine="709"/>
        <w:contextualSpacing/>
      </w:pPr>
      <w:r>
        <w:t xml:space="preserve">For the image manipulation, we used a picture of a 12-year old girl with corneal blindness (see </w:t>
      </w:r>
      <w:r w:rsidRPr="00B457E5">
        <w:t>https://www.flickr.com/photos/communityeyehealth/5492473278</w:t>
      </w:r>
      <w:r>
        <w:t xml:space="preserve">). We choose a picture with a neutral background </w:t>
      </w:r>
      <w:del w:id="100" w:author="Author">
        <w:r w:rsidDel="00EC6E9F">
          <w:delText xml:space="preserve"> </w:delText>
        </w:r>
      </w:del>
      <w:r>
        <w:t>setting, to make it more ambiguous what caused her blindness and what kind of help she might benefit the most from. After the image manipulation, we introduced participants to the two charities they could support – river blindn</w:t>
      </w:r>
      <w:r w:rsidR="00FB2D1C">
        <w:t xml:space="preserve">ess treatments or guide dogs – </w:t>
      </w:r>
      <w:r>
        <w:t>along with a brief description of each. Critically, we varied whether this information contained information about cost effectiveness or not. This manipulat</w:t>
      </w:r>
      <w:r w:rsidR="0047555D">
        <w:t>ion is presented in full on p.</w:t>
      </w:r>
      <w:r>
        <w:t xml:space="preserve"> </w:t>
      </w:r>
      <w:r w:rsidR="0047555D">
        <w:t>10</w:t>
      </w:r>
      <w:r>
        <w:t xml:space="preserve"> in these supplementary materials. Participants then choose one charity to support (or neither) and then proceeded to the question about how much to give (closely mimicking the format from the previous studies. </w:t>
      </w:r>
    </w:p>
    <w:p w14:paraId="00BA6CCF" w14:textId="22D0D64B" w:rsidR="008A4F54" w:rsidRDefault="00FB2D1C" w:rsidP="008A4F54">
      <w:pPr>
        <w:ind w:firstLine="709"/>
        <w:contextualSpacing/>
      </w:pPr>
      <w:r>
        <w:lastRenderedPageBreak/>
        <w:t xml:space="preserve">After the donation decisions, we </w:t>
      </w:r>
      <w:r w:rsidRPr="00FB2D1C">
        <w:t>asked about where the efforts to combat river blindness are focused (this information was mentioned in both conditions)</w:t>
      </w:r>
      <w:r>
        <w:t>, in order to check whether participants paid attention to the information about the two charities</w:t>
      </w:r>
      <w:r w:rsidRPr="00FB2D1C">
        <w:t>. 84% of the participants of the participants reported one of the two regions, of which 44% recalled both regions correctly</w:t>
      </w:r>
      <w:r>
        <w:t xml:space="preserve"> (Africa and Latin America)</w:t>
      </w:r>
      <w:r w:rsidRPr="00FB2D1C">
        <w:t xml:space="preserve">. There was no significant difference between the effectiveness and control condition in this recall (coded as 0 = no region correct, 1 = one region correct, 2 </w:t>
      </w:r>
      <w:r>
        <w:t>=</w:t>
      </w:r>
      <w:r w:rsidRPr="00FB2D1C">
        <w:t xml:space="preserve"> both regions correct); </w:t>
      </w:r>
      <w:r w:rsidRPr="00FB2D1C">
        <w:rPr>
          <w:i/>
        </w:rPr>
        <w:t>X</w:t>
      </w:r>
      <w:r w:rsidRPr="00FB2D1C">
        <w:rPr>
          <w:i/>
          <w:vertAlign w:val="superscript"/>
        </w:rPr>
        <w:t>2</w:t>
      </w:r>
      <w:r w:rsidRPr="00FB2D1C">
        <w:t xml:space="preserve"> = 0.55 (</w:t>
      </w:r>
      <w:proofErr w:type="spellStart"/>
      <w:r w:rsidRPr="00FB2D1C">
        <w:rPr>
          <w:i/>
        </w:rPr>
        <w:t>df</w:t>
      </w:r>
      <w:proofErr w:type="spellEnd"/>
      <w:r w:rsidRPr="00FB2D1C">
        <w:t xml:space="preserve"> = 2), </w:t>
      </w:r>
      <w:r w:rsidRPr="00FB2D1C">
        <w:rPr>
          <w:i/>
        </w:rPr>
        <w:t>p</w:t>
      </w:r>
      <w:r w:rsidRPr="00FB2D1C">
        <w:t xml:space="preserve"> = .76. More important, the impact of effectiveness information on donations did not differ significantly by degree of attentiveness.</w:t>
      </w:r>
    </w:p>
    <w:p w14:paraId="6F9E15A5" w14:textId="77777777" w:rsidR="008A4F54" w:rsidRPr="008A4F54" w:rsidRDefault="008A4F54" w:rsidP="00B07844">
      <w:pPr>
        <w:jc w:val="center"/>
      </w:pPr>
    </w:p>
    <w:p w14:paraId="302E4CD6" w14:textId="7B466E2D" w:rsidR="008A4F54" w:rsidRPr="008A4F54" w:rsidRDefault="00FB2D1C" w:rsidP="00FB2D1C">
      <w:pPr>
        <w:spacing w:after="200" w:line="276" w:lineRule="auto"/>
      </w:pPr>
      <w:r>
        <w:br w:type="page"/>
      </w:r>
    </w:p>
    <w:p w14:paraId="54D90410" w14:textId="58AFD2F5" w:rsidR="007B4AF5" w:rsidRDefault="007B4AF5" w:rsidP="007B4AF5">
      <w:pPr>
        <w:pStyle w:val="NormalWeb"/>
        <w:spacing w:before="0" w:beforeAutospacing="0" w:after="0" w:afterAutospacing="0"/>
        <w:contextualSpacing/>
        <w:jc w:val="center"/>
        <w:rPr>
          <w:b/>
        </w:rPr>
      </w:pPr>
      <w:r w:rsidRPr="007B4AF5">
        <w:rPr>
          <w:b/>
        </w:rPr>
        <w:lastRenderedPageBreak/>
        <w:t>Example of Efficiency Manipulation</w:t>
      </w:r>
    </w:p>
    <w:p w14:paraId="247DAA83" w14:textId="77777777" w:rsidR="007B4AF5" w:rsidRPr="007B4AF5" w:rsidRDefault="007B4AF5" w:rsidP="007B4AF5">
      <w:pPr>
        <w:pStyle w:val="NormalWeb"/>
        <w:spacing w:before="0" w:beforeAutospacing="0" w:after="0" w:afterAutospacing="0"/>
        <w:contextualSpacing/>
        <w:jc w:val="center"/>
        <w:rPr>
          <w:b/>
        </w:rPr>
      </w:pPr>
      <w:r w:rsidRPr="007B4AF5">
        <w:rPr>
          <w:b/>
        </w:rPr>
        <w:t xml:space="preserve">(From Study 4, conjoint </w:t>
      </w:r>
      <w:r>
        <w:rPr>
          <w:b/>
        </w:rPr>
        <w:t>evaluation</w:t>
      </w:r>
      <w:r w:rsidRPr="007B4AF5">
        <w:rPr>
          <w:b/>
        </w:rPr>
        <w:t>)</w:t>
      </w:r>
    </w:p>
    <w:p w14:paraId="04032F1F" w14:textId="77777777" w:rsidR="007B4AF5" w:rsidRDefault="007B4AF5" w:rsidP="007B4AF5">
      <w:pPr>
        <w:pStyle w:val="NormalWeb"/>
        <w:spacing w:before="0" w:beforeAutospacing="0" w:after="0" w:afterAutospacing="0"/>
        <w:contextualSpacing/>
      </w:pPr>
    </w:p>
    <w:p w14:paraId="09336F56" w14:textId="77777777" w:rsidR="007B4AF5" w:rsidRPr="007B4AF5" w:rsidRDefault="007B4AF5" w:rsidP="007B4AF5">
      <w:pPr>
        <w:pStyle w:val="NormalWeb"/>
        <w:spacing w:before="0" w:beforeAutospacing="0" w:after="0" w:afterAutospacing="0"/>
        <w:contextualSpacing/>
        <w:rPr>
          <w:rStyle w:val="Strong"/>
          <w:b w:val="0"/>
        </w:rPr>
      </w:pPr>
      <w:r>
        <w:t>There are several international charities operating in Syria, and here you some find information about two of them, from an organization rating charities in terms of efficiency. Please review this information for a moment, before you move on to the next question.</w:t>
      </w:r>
      <w:r>
        <w:br/>
      </w:r>
      <w:r>
        <w:br/>
      </w:r>
      <w:r>
        <w:rPr>
          <w:noProof/>
        </w:rPr>
        <w:drawing>
          <wp:inline distT="0" distB="0" distL="0" distR="0" wp14:anchorId="1C973195" wp14:editId="6F55E8AF">
            <wp:extent cx="5934582" cy="3058271"/>
            <wp:effectExtent l="0" t="0" r="9525" b="8890"/>
            <wp:docPr id="1" name="Bildobjekt 1" descr="https://harvard.az1.qualtrics.com/CP/Graphic.php?IM=IM_3wocfXhEWixck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vard.az1.qualtrics.com/CP/Graphic.php?IM=IM_3wocfXhEWixck5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543" cy="3058251"/>
                    </a:xfrm>
                    <a:prstGeom prst="rect">
                      <a:avLst/>
                    </a:prstGeom>
                    <a:noFill/>
                    <a:ln>
                      <a:noFill/>
                    </a:ln>
                  </pic:spPr>
                </pic:pic>
              </a:graphicData>
            </a:graphic>
          </wp:inline>
        </w:drawing>
      </w:r>
    </w:p>
    <w:p w14:paraId="1542FD21" w14:textId="77777777" w:rsidR="0083326C" w:rsidRDefault="0083326C">
      <w:pPr>
        <w:rPr>
          <w:rStyle w:val="Strong"/>
        </w:rPr>
      </w:pPr>
    </w:p>
    <w:p w14:paraId="45F58805" w14:textId="77777777" w:rsidR="007B4AF5" w:rsidRDefault="007B4AF5">
      <w:pPr>
        <w:rPr>
          <w:rStyle w:val="Strong"/>
          <w:rFonts w:eastAsia="Times New Roman"/>
        </w:rPr>
      </w:pPr>
      <w:r>
        <w:rPr>
          <w:rStyle w:val="Strong"/>
        </w:rPr>
        <w:br w:type="page"/>
      </w:r>
    </w:p>
    <w:p w14:paraId="77700805" w14:textId="77777777" w:rsidR="005C253B" w:rsidRDefault="005C253B" w:rsidP="005C253B">
      <w:pPr>
        <w:pStyle w:val="NormalWeb"/>
        <w:spacing w:before="0" w:beforeAutospacing="0" w:after="0" w:afterAutospacing="0"/>
        <w:contextualSpacing/>
        <w:jc w:val="center"/>
        <w:rPr>
          <w:rStyle w:val="Strong"/>
        </w:rPr>
      </w:pPr>
      <w:bookmarkStart w:id="101" w:name="OLE_LINK39"/>
      <w:r w:rsidRPr="005C253B">
        <w:rPr>
          <w:rStyle w:val="Strong"/>
        </w:rPr>
        <w:lastRenderedPageBreak/>
        <w:t>Effectiveness manipulation</w:t>
      </w:r>
      <w:r w:rsidR="008C063B">
        <w:rPr>
          <w:rStyle w:val="Strong"/>
        </w:rPr>
        <w:t>,</w:t>
      </w:r>
      <w:r>
        <w:rPr>
          <w:rStyle w:val="Strong"/>
        </w:rPr>
        <w:t xml:space="preserve"> Study </w:t>
      </w:r>
      <w:r w:rsidR="008C063B">
        <w:rPr>
          <w:rStyle w:val="Strong"/>
        </w:rPr>
        <w:t>5</w:t>
      </w:r>
    </w:p>
    <w:bookmarkEnd w:id="101"/>
    <w:p w14:paraId="1FF0B0B6" w14:textId="77777777" w:rsidR="008C063B" w:rsidRDefault="008C063B" w:rsidP="005C253B">
      <w:pPr>
        <w:pStyle w:val="NormalWeb"/>
        <w:spacing w:before="0" w:beforeAutospacing="0" w:after="0" w:afterAutospacing="0"/>
        <w:contextualSpacing/>
        <w:jc w:val="center"/>
        <w:rPr>
          <w:rStyle w:val="Strong"/>
        </w:rPr>
      </w:pPr>
      <w:r>
        <w:rPr>
          <w:rStyle w:val="Strong"/>
        </w:rPr>
        <w:t>(grey introductory text is the same as in the control condition)</w:t>
      </w:r>
    </w:p>
    <w:p w14:paraId="6FB80A8F" w14:textId="77777777" w:rsidR="005C253B" w:rsidRDefault="005C253B" w:rsidP="005C253B">
      <w:pPr>
        <w:pStyle w:val="NormalWeb"/>
        <w:spacing w:before="0" w:beforeAutospacing="0" w:after="0" w:afterAutospacing="0"/>
        <w:contextualSpacing/>
        <w:rPr>
          <w:rStyle w:val="Strong"/>
          <w:color w:val="A6A6A6" w:themeColor="background1" w:themeShade="A6"/>
        </w:rPr>
      </w:pPr>
    </w:p>
    <w:p w14:paraId="027A04FE"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is polio? </w:t>
      </w:r>
    </w:p>
    <w:p w14:paraId="1E1E2D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Poliomyelitis (polio) is a highly infectious disease caused by the polio virus. It invades the nervous system, and can cause paralysis or even death in a matter of hours.</w:t>
      </w:r>
    </w:p>
    <w:p w14:paraId="06BB248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547540EF"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Who is at risk of catching polio? </w:t>
      </w:r>
    </w:p>
    <w:p w14:paraId="3148EE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Polio mainly affects children under 5 years of age. </w:t>
      </w:r>
    </w:p>
    <w:p w14:paraId="55E9473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715E291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are the effects of polio? </w:t>
      </w:r>
    </w:p>
    <w:p w14:paraId="445BAAA7"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One in every 200 persons infected with polio leads to irreversible paralysis (usually in the legs). Among those </w:t>
      </w:r>
      <w:proofErr w:type="spellStart"/>
      <w:r w:rsidRPr="005C253B">
        <w:rPr>
          <w:color w:val="A6A6A6" w:themeColor="background1" w:themeShade="A6"/>
        </w:rPr>
        <w:t>paralysed</w:t>
      </w:r>
      <w:proofErr w:type="spellEnd"/>
      <w:r w:rsidRPr="005C253B">
        <w:rPr>
          <w:color w:val="A6A6A6" w:themeColor="background1" w:themeShade="A6"/>
        </w:rPr>
        <w:t>, 5-10% die when their breathing muscles are immobilized by the virus.</w:t>
      </w:r>
    </w:p>
    <w:p w14:paraId="0BAEAB34"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46EA97E6"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Is there a cure for polio?</w:t>
      </w:r>
      <w:r w:rsidRPr="005C253B">
        <w:rPr>
          <w:color w:val="A6A6A6" w:themeColor="background1" w:themeShade="A6"/>
        </w:rPr>
        <w:t> </w:t>
      </w:r>
    </w:p>
    <w:p w14:paraId="30D21A43" w14:textId="77777777" w:rsidR="005C253B" w:rsidRPr="005C253B" w:rsidRDefault="005C253B" w:rsidP="005C253B">
      <w:pPr>
        <w:pStyle w:val="NormalWeb"/>
        <w:spacing w:before="0" w:beforeAutospacing="0" w:after="0" w:afterAutospacing="0"/>
        <w:contextualSpacing/>
      </w:pPr>
      <w:r w:rsidRPr="005C253B">
        <w:rPr>
          <w:color w:val="A6A6A6" w:themeColor="background1" w:themeShade="A6"/>
        </w:rPr>
        <w:t xml:space="preserve">Once contracted there is no cure for polio. </w:t>
      </w:r>
      <w:r w:rsidRPr="005C253B">
        <w:t>However, polio can be prevented by immunization. A safe and effective vaccine exists - the oral polio vaccine (OPV). Given multiple times, it protects a child for life. One dose of OPV can cost as little as 14 US cents.</w:t>
      </w:r>
    </w:p>
    <w:p w14:paraId="07464FAA" w14:textId="77777777" w:rsidR="005C253B" w:rsidRPr="005C253B" w:rsidRDefault="005C253B" w:rsidP="005C253B">
      <w:pPr>
        <w:pStyle w:val="NormalWeb"/>
        <w:spacing w:before="0" w:beforeAutospacing="0" w:after="0" w:afterAutospacing="0"/>
        <w:contextualSpacing/>
      </w:pPr>
      <w:r w:rsidRPr="005C253B">
        <w:t> </w:t>
      </w:r>
    </w:p>
    <w:p w14:paraId="2F6ADFA3" w14:textId="77777777" w:rsidR="005C253B" w:rsidRPr="005C253B" w:rsidRDefault="005C253B" w:rsidP="005C253B">
      <w:pPr>
        <w:pStyle w:val="NormalWeb"/>
        <w:spacing w:before="0" w:beforeAutospacing="0" w:after="0" w:afterAutospacing="0"/>
        <w:contextualSpacing/>
      </w:pPr>
      <w:r w:rsidRPr="005C253B">
        <w:rPr>
          <w:rStyle w:val="Strong"/>
        </w:rPr>
        <w:t xml:space="preserve">Why is so much focus placed on polio, but not on other diseases? </w:t>
      </w:r>
    </w:p>
    <w:p w14:paraId="32123081" w14:textId="77777777" w:rsidR="005C253B" w:rsidRDefault="005C253B" w:rsidP="005C253B">
      <w:pPr>
        <w:pStyle w:val="NormalWeb"/>
        <w:spacing w:before="0" w:beforeAutospacing="0" w:after="0" w:afterAutospacing="0"/>
        <w:contextualSpacing/>
      </w:pPr>
      <w:r w:rsidRPr="005C253B">
        <w:t xml:space="preserve">Polio is one of only a few diseases which can be completely eradicated, such as was the case with smallpox. There are 3 strains of wild poliovirus, none of which can survive for long periods outside of the human body. If the virus cannot find an unvaccinated person to infect, it will die out. Polio eradication infrastructures are also used for the provision of other health services such as deworming tablets, vitamin A and </w:t>
      </w:r>
      <w:proofErr w:type="spellStart"/>
      <w:r w:rsidRPr="005C253B">
        <w:t>bednets</w:t>
      </w:r>
      <w:proofErr w:type="spellEnd"/>
      <w:r w:rsidRPr="005C253B">
        <w:t>.</w:t>
      </w:r>
      <w:r w:rsidRPr="005C253B">
        <w:br/>
      </w:r>
      <w:r>
        <w:br/>
      </w:r>
      <w:r>
        <w:rPr>
          <w:rStyle w:val="Strong"/>
        </w:rPr>
        <w:t>How far have we come in the process of eradicating polio?</w:t>
      </w:r>
      <w:r>
        <w:br/>
        <w:t xml:space="preserve">In 1988, when the Global Polio Eradication Initiative was formed, polio </w:t>
      </w:r>
      <w:proofErr w:type="spellStart"/>
      <w:r>
        <w:t>paralysed</w:t>
      </w:r>
      <w:proofErr w:type="spellEnd"/>
      <w:r>
        <w:t xml:space="preserve"> more than 350,000 people a year. In 2013, only 416 polio cases reported. We are 99% of the way to eradicating polio globally. The world can be freed of the threat of polio - with everyone's commitment to overcome the last 1%.</w:t>
      </w:r>
    </w:p>
    <w:p w14:paraId="7EDB98DB" w14:textId="77777777" w:rsidR="005C253B" w:rsidRDefault="005C253B" w:rsidP="005C253B">
      <w:pPr>
        <w:pStyle w:val="NormalWeb"/>
        <w:spacing w:before="0" w:beforeAutospacing="0" w:after="0" w:afterAutospacing="0"/>
        <w:contextualSpacing/>
      </w:pPr>
      <w:r>
        <w:t xml:space="preserve">  </w:t>
      </w:r>
    </w:p>
    <w:p w14:paraId="4983FB26" w14:textId="77777777" w:rsidR="005C253B" w:rsidRDefault="005C253B" w:rsidP="005C253B">
      <w:pPr>
        <w:pStyle w:val="NormalWeb"/>
        <w:spacing w:before="0" w:beforeAutospacing="0" w:after="0" w:afterAutospacing="0"/>
        <w:contextualSpacing/>
      </w:pPr>
      <w:r>
        <w:rPr>
          <w:rStyle w:val="Strong"/>
        </w:rPr>
        <w:t>Is the quest to eradicate polio worth all the money invested in it?</w:t>
      </w:r>
      <w:r>
        <w:t> </w:t>
      </w:r>
    </w:p>
    <w:p w14:paraId="6746C8BA" w14:textId="77777777" w:rsidR="005C253B" w:rsidRDefault="005C253B" w:rsidP="005C253B">
      <w:pPr>
        <w:pStyle w:val="NormalWeb"/>
        <w:spacing w:before="0" w:beforeAutospacing="0" w:after="0" w:afterAutospacing="0"/>
        <w:contextualSpacing/>
      </w:pPr>
      <w:r>
        <w:t>Yes, at least according to economists evaluating these efforts. The following is part of a summary from a scientific paper examining that very question:</w:t>
      </w:r>
    </w:p>
    <w:p w14:paraId="218F854D" w14:textId="77777777" w:rsidR="005C253B" w:rsidRDefault="005C253B" w:rsidP="005C253B">
      <w:pPr>
        <w:pStyle w:val="NormalWeb"/>
        <w:spacing w:before="0" w:beforeAutospacing="0" w:after="0" w:afterAutospacing="0"/>
        <w:contextualSpacing/>
      </w:pPr>
      <w:r>
        <w:t> </w:t>
      </w:r>
    </w:p>
    <w:p w14:paraId="19F9ACDF" w14:textId="77777777" w:rsidR="005C253B" w:rsidRDefault="005C253B" w:rsidP="005C253B">
      <w:pPr>
        <w:pStyle w:val="NormalWeb"/>
        <w:spacing w:before="0" w:beforeAutospacing="0" w:after="0" w:afterAutospacing="0"/>
        <w:contextualSpacing/>
      </w:pPr>
      <w:r>
        <w:t>"We estimate incremental net benefits of the GPEI [global polio eradication initiative] between 1988 and 2035 of approximately 40–50 billion dollars (2008 US dollars; 1988 net present values). […] The total economic costs saved per prevented paralytic poliomyelitis case drive t</w:t>
      </w:r>
      <w:r w:rsidR="008C063B">
        <w:t>he incremental net benefits […]</w:t>
      </w:r>
      <w:r>
        <w:t xml:space="preserve"> This study finds a strong economic justification for the GPEI despite the rising costs of the initiative”.</w:t>
      </w:r>
    </w:p>
    <w:p w14:paraId="1A69AEF2" w14:textId="77777777" w:rsidR="005C253B" w:rsidRDefault="005C253B" w:rsidP="005C253B">
      <w:pPr>
        <w:contextualSpacing/>
        <w:rPr>
          <w:rFonts w:eastAsia="Times New Roman"/>
          <w:b/>
          <w:bCs/>
          <w:color w:val="A6A6A6" w:themeColor="background1" w:themeShade="A6"/>
        </w:rPr>
      </w:pPr>
    </w:p>
    <w:p w14:paraId="63693BC6" w14:textId="77777777" w:rsidR="005C253B" w:rsidRDefault="005C253B" w:rsidP="005C253B">
      <w:pPr>
        <w:contextualSpacing/>
        <w:rPr>
          <w:rFonts w:eastAsia="Times New Roman"/>
          <w:b/>
          <w:bCs/>
          <w:color w:val="A6A6A6" w:themeColor="background1" w:themeShade="A6"/>
        </w:rPr>
      </w:pPr>
    </w:p>
    <w:p w14:paraId="57270E2B" w14:textId="77777777" w:rsidR="005C253B" w:rsidRDefault="005C253B" w:rsidP="005C253B">
      <w:pPr>
        <w:contextualSpacing/>
        <w:rPr>
          <w:rFonts w:eastAsia="Times New Roman"/>
          <w:b/>
          <w:bCs/>
          <w:color w:val="A6A6A6" w:themeColor="background1" w:themeShade="A6"/>
        </w:rPr>
      </w:pPr>
    </w:p>
    <w:p w14:paraId="10576F66" w14:textId="77777777" w:rsidR="005C253B" w:rsidRDefault="005C253B">
      <w:pPr>
        <w:rPr>
          <w:rFonts w:eastAsia="Times New Roman"/>
          <w:b/>
          <w:bCs/>
          <w:color w:val="A6A6A6" w:themeColor="background1" w:themeShade="A6"/>
        </w:rPr>
      </w:pPr>
      <w:r>
        <w:rPr>
          <w:rFonts w:eastAsia="Times New Roman"/>
          <w:b/>
          <w:bCs/>
          <w:color w:val="A6A6A6" w:themeColor="background1" w:themeShade="A6"/>
        </w:rPr>
        <w:br w:type="page"/>
      </w:r>
    </w:p>
    <w:p w14:paraId="0559657D" w14:textId="77777777" w:rsidR="008C063B" w:rsidRDefault="007B4AF5" w:rsidP="008C063B">
      <w:pPr>
        <w:pStyle w:val="NormalWeb"/>
        <w:spacing w:before="0" w:beforeAutospacing="0" w:after="0" w:afterAutospacing="0"/>
        <w:contextualSpacing/>
        <w:jc w:val="center"/>
        <w:rPr>
          <w:rStyle w:val="Strong"/>
        </w:rPr>
      </w:pPr>
      <w:r>
        <w:rPr>
          <w:rStyle w:val="Strong"/>
        </w:rPr>
        <w:lastRenderedPageBreak/>
        <w:t>Control condition</w:t>
      </w:r>
      <w:r w:rsidR="008C063B">
        <w:rPr>
          <w:rStyle w:val="Strong"/>
        </w:rPr>
        <w:t>, Study 5</w:t>
      </w:r>
    </w:p>
    <w:p w14:paraId="5197202F" w14:textId="77777777" w:rsidR="007B4AF5" w:rsidRDefault="007B4AF5" w:rsidP="005C253B">
      <w:pPr>
        <w:contextualSpacing/>
        <w:rPr>
          <w:rFonts w:eastAsia="Times New Roman"/>
          <w:b/>
          <w:bCs/>
          <w:color w:val="A6A6A6" w:themeColor="background1" w:themeShade="A6"/>
        </w:rPr>
      </w:pPr>
    </w:p>
    <w:p w14:paraId="2DBA989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What is polio? </w:t>
      </w:r>
    </w:p>
    <w:p w14:paraId="6A7DD4AA"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Poliomyelitis (polio) is a highly infectious disease caused by the polio virus. It invades the nervous system, and can cause paralysis or even death in a matter of hours.</w:t>
      </w:r>
    </w:p>
    <w:p w14:paraId="785473D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5AED097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Who is at risk of catching polio? </w:t>
      </w:r>
    </w:p>
    <w:p w14:paraId="529239DB"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xml:space="preserve">Polio mainly affects children under 5 years of age. </w:t>
      </w:r>
    </w:p>
    <w:p w14:paraId="4EC275E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1531F59D"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What are the effects of polio?</w:t>
      </w:r>
    </w:p>
    <w:p w14:paraId="38A84195"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xml:space="preserve">One in every 200 persons infected with polio leads to irreversible paralysis (usually in the legs). Among those </w:t>
      </w:r>
      <w:proofErr w:type="spellStart"/>
      <w:r w:rsidRPr="005C253B">
        <w:rPr>
          <w:rFonts w:eastAsia="Times New Roman"/>
          <w:color w:val="A6A6A6" w:themeColor="background1" w:themeShade="A6"/>
        </w:rPr>
        <w:t>paralysed</w:t>
      </w:r>
      <w:proofErr w:type="spellEnd"/>
      <w:r w:rsidRPr="005C253B">
        <w:rPr>
          <w:rFonts w:eastAsia="Times New Roman"/>
          <w:color w:val="A6A6A6" w:themeColor="background1" w:themeShade="A6"/>
        </w:rPr>
        <w:t>, 5%-10% die when their breathing muscles are immobilized by the virus.</w:t>
      </w:r>
    </w:p>
    <w:p w14:paraId="29E8B7C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5FDF7ED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Is there a cure for polio?</w:t>
      </w:r>
    </w:p>
    <w:p w14:paraId="1C131D96"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Once contracted there is no cure for polio.</w:t>
      </w:r>
    </w:p>
    <w:p w14:paraId="2462BE8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7B346CB3" w14:textId="77777777" w:rsidR="005C253B" w:rsidRPr="005C253B" w:rsidRDefault="005C253B" w:rsidP="005C253B">
      <w:pPr>
        <w:contextualSpacing/>
        <w:rPr>
          <w:rFonts w:eastAsia="Times New Roman"/>
        </w:rPr>
      </w:pPr>
      <w:r w:rsidRPr="005C253B">
        <w:rPr>
          <w:rFonts w:eastAsia="Times New Roman"/>
          <w:b/>
          <w:bCs/>
        </w:rPr>
        <w:t>How does Polio spread?</w:t>
      </w:r>
    </w:p>
    <w:p w14:paraId="253B148D" w14:textId="77777777" w:rsidR="005C253B" w:rsidRPr="005C253B" w:rsidRDefault="005C253B" w:rsidP="005C253B">
      <w:pPr>
        <w:contextualSpacing/>
        <w:rPr>
          <w:rFonts w:eastAsia="Times New Roman"/>
        </w:rPr>
      </w:pPr>
      <w:r w:rsidRPr="005C253B">
        <w:rPr>
          <w:rFonts w:eastAsia="Times New Roman"/>
        </w:rPr>
        <w:t xml:space="preserve">Polio is spread through person-to-person contact. When a child is infected with wild poliovirus, the virus enters the body through the mouth and multiplies in the intestine. It is then shed into the environment through the </w:t>
      </w:r>
      <w:proofErr w:type="spellStart"/>
      <w:r w:rsidRPr="005C253B">
        <w:rPr>
          <w:rFonts w:eastAsia="Times New Roman"/>
        </w:rPr>
        <w:t>faeces</w:t>
      </w:r>
      <w:proofErr w:type="spellEnd"/>
      <w:r w:rsidRPr="005C253B">
        <w:rPr>
          <w:rFonts w:eastAsia="Times New Roman"/>
        </w:rPr>
        <w:t xml:space="preserve"> where it can spread rapidly through a community, especially in situations of poor hygiene and sanitation. </w:t>
      </w:r>
    </w:p>
    <w:p w14:paraId="66903312" w14:textId="77777777" w:rsidR="005C253B" w:rsidRPr="005C253B" w:rsidRDefault="005C253B" w:rsidP="005C253B">
      <w:pPr>
        <w:contextualSpacing/>
        <w:rPr>
          <w:rFonts w:eastAsia="Times New Roman"/>
        </w:rPr>
      </w:pPr>
      <w:r w:rsidRPr="005C253B">
        <w:rPr>
          <w:rFonts w:eastAsia="Times New Roman"/>
        </w:rPr>
        <w:br/>
        <w:t xml:space="preserve">Young children who are not yet toilet-trained are a ready source of transmission, regardless of their environment. Polio can be spread when food or drink is contaminated by </w:t>
      </w:r>
      <w:proofErr w:type="spellStart"/>
      <w:r w:rsidRPr="005C253B">
        <w:rPr>
          <w:rFonts w:eastAsia="Times New Roman"/>
        </w:rPr>
        <w:t>faeces</w:t>
      </w:r>
      <w:proofErr w:type="spellEnd"/>
      <w:r w:rsidRPr="005C253B">
        <w:rPr>
          <w:rFonts w:eastAsia="Times New Roman"/>
        </w:rPr>
        <w:t xml:space="preserve">. There is also evidence that flies can passively transfer poliovirus from </w:t>
      </w:r>
      <w:proofErr w:type="spellStart"/>
      <w:r w:rsidRPr="005C253B">
        <w:rPr>
          <w:rFonts w:eastAsia="Times New Roman"/>
        </w:rPr>
        <w:t>faeces</w:t>
      </w:r>
      <w:proofErr w:type="spellEnd"/>
      <w:r w:rsidRPr="005C253B">
        <w:rPr>
          <w:rFonts w:eastAsia="Times New Roman"/>
        </w:rPr>
        <w:t xml:space="preserve"> to food.</w:t>
      </w:r>
      <w:r w:rsidRPr="005C253B">
        <w:rPr>
          <w:rFonts w:eastAsia="Times New Roman"/>
        </w:rPr>
        <w:br/>
      </w:r>
      <w:r w:rsidRPr="005C253B">
        <w:rPr>
          <w:rFonts w:eastAsia="Times New Roman"/>
        </w:rPr>
        <w:br/>
        <w:t>Even symptomless people carry the virus in their intestines and can “silently” spread the infection to thousands of others before the first case of polio paralysis emerges. For this reason, WHO considers a single confirmed case of polio paralysis to be evidence of an epidemic – particularly in countries where very few cases occur.</w:t>
      </w:r>
    </w:p>
    <w:p w14:paraId="45042F2D" w14:textId="77777777" w:rsidR="005C253B" w:rsidRPr="005C253B" w:rsidRDefault="005C253B" w:rsidP="005C253B">
      <w:pPr>
        <w:contextualSpacing/>
        <w:rPr>
          <w:rFonts w:eastAsia="Times New Roman"/>
        </w:rPr>
      </w:pPr>
      <w:r w:rsidRPr="005C253B">
        <w:rPr>
          <w:rFonts w:eastAsia="Times New Roman"/>
        </w:rPr>
        <w:t> </w:t>
      </w:r>
    </w:p>
    <w:p w14:paraId="4C92B1EE" w14:textId="77777777" w:rsidR="005C253B" w:rsidRPr="005C253B" w:rsidRDefault="005C253B" w:rsidP="005C253B">
      <w:pPr>
        <w:contextualSpacing/>
        <w:rPr>
          <w:rFonts w:eastAsia="Times New Roman"/>
        </w:rPr>
      </w:pPr>
      <w:r w:rsidRPr="005C253B">
        <w:rPr>
          <w:rFonts w:eastAsia="Times New Roman"/>
          <w:b/>
          <w:bCs/>
        </w:rPr>
        <w:t>What are the standards for detecting a circulation of poliovirus?</w:t>
      </w:r>
    </w:p>
    <w:p w14:paraId="32C0D679" w14:textId="77777777" w:rsidR="005C253B" w:rsidRPr="005C253B" w:rsidRDefault="005C253B" w:rsidP="005C253B">
      <w:pPr>
        <w:contextualSpacing/>
        <w:rPr>
          <w:rFonts w:eastAsia="Times New Roman"/>
        </w:rPr>
      </w:pPr>
      <w:r w:rsidRPr="005C253B">
        <w:rPr>
          <w:rFonts w:eastAsia="Times New Roman"/>
        </w:rPr>
        <w:t>Among other things, all acute flaccid paralysis (AFP) cases under 15 years of age or with paralytic illness at an age where polio is suspected should be reported immediately and investigated within 48 hours, and two stool specimens should be collected 24-48 hours apart and within 14 days of the onset of paralysis.</w:t>
      </w:r>
    </w:p>
    <w:p w14:paraId="2AF09FB9" w14:textId="77777777" w:rsidR="005C253B" w:rsidRPr="005C253B" w:rsidRDefault="005C253B" w:rsidP="005C253B">
      <w:pPr>
        <w:contextualSpacing/>
        <w:rPr>
          <w:rFonts w:eastAsia="Times New Roman"/>
        </w:rPr>
      </w:pPr>
      <w:r w:rsidRPr="005C253B">
        <w:rPr>
          <w:rFonts w:eastAsia="Times New Roman"/>
        </w:rPr>
        <w:t> </w:t>
      </w:r>
    </w:p>
    <w:p w14:paraId="6C2C45C9" w14:textId="77777777" w:rsidR="005C253B" w:rsidRPr="005C253B" w:rsidRDefault="005C253B" w:rsidP="005C253B">
      <w:pPr>
        <w:contextualSpacing/>
        <w:rPr>
          <w:rFonts w:eastAsia="Times New Roman"/>
        </w:rPr>
      </w:pPr>
      <w:r w:rsidRPr="005C253B">
        <w:rPr>
          <w:rFonts w:eastAsia="Times New Roman"/>
          <w:b/>
          <w:bCs/>
        </w:rPr>
        <w:t>What can be done in terms of basic hygiene to avoid polio?</w:t>
      </w:r>
    </w:p>
    <w:p w14:paraId="797E1817" w14:textId="77777777" w:rsidR="008A564C" w:rsidRDefault="005C253B" w:rsidP="005C253B">
      <w:pPr>
        <w:contextualSpacing/>
        <w:rPr>
          <w:rFonts w:eastAsia="Times New Roman"/>
        </w:rPr>
      </w:pPr>
      <w:r w:rsidRPr="005C253B">
        <w:rPr>
          <w:rFonts w:eastAsia="Times New Roman"/>
        </w:rPr>
        <w:t>Wash your hands often.</w:t>
      </w:r>
      <w:r w:rsidR="008C063B">
        <w:rPr>
          <w:rFonts w:eastAsia="Times New Roman"/>
        </w:rPr>
        <w:t xml:space="preserve"> </w:t>
      </w:r>
      <w:r w:rsidRPr="005C253B">
        <w:rPr>
          <w:rFonts w:eastAsia="Times New Roman"/>
        </w:rPr>
        <w:t>If soap and water aren’t available, clean hands with hand sanitizer (containing at least 60% alcohol).</w:t>
      </w:r>
      <w:r>
        <w:rPr>
          <w:rFonts w:eastAsia="Times New Roman"/>
        </w:rPr>
        <w:t xml:space="preserve"> </w:t>
      </w:r>
      <w:r w:rsidRPr="005C253B">
        <w:rPr>
          <w:rFonts w:eastAsia="Times New Roman"/>
        </w:rPr>
        <w:t>Don’t touch your eyes, nose, or mouth. If you need to touch your face, make sure your hands are clean.</w:t>
      </w:r>
    </w:p>
    <w:p w14:paraId="756F3618" w14:textId="77777777" w:rsidR="00036F4E" w:rsidRDefault="00036F4E" w:rsidP="005C253B">
      <w:pPr>
        <w:contextualSpacing/>
        <w:rPr>
          <w:rFonts w:eastAsia="Times New Roman"/>
        </w:rPr>
      </w:pPr>
    </w:p>
    <w:p w14:paraId="467B2DC8" w14:textId="77777777" w:rsidR="00036F4E" w:rsidRDefault="00036F4E">
      <w:pPr>
        <w:rPr>
          <w:rFonts w:eastAsia="Times New Roman"/>
        </w:rPr>
      </w:pPr>
      <w:r>
        <w:rPr>
          <w:rFonts w:eastAsia="Times New Roman"/>
        </w:rPr>
        <w:br w:type="page"/>
      </w:r>
    </w:p>
    <w:p w14:paraId="7625AD4A" w14:textId="30D69029" w:rsidR="00565AC2" w:rsidRPr="00200037" w:rsidRDefault="00565AC2" w:rsidP="00200037">
      <w:pPr>
        <w:pStyle w:val="Heading1"/>
        <w:jc w:val="center"/>
        <w:rPr>
          <w:rStyle w:val="Strong"/>
          <w:rFonts w:ascii="Times New Roman" w:hAnsi="Times New Roman" w:cs="Times New Roman"/>
          <w:color w:val="auto"/>
          <w:sz w:val="24"/>
          <w:szCs w:val="24"/>
        </w:rPr>
      </w:pPr>
      <w:r w:rsidRPr="00200037">
        <w:rPr>
          <w:rStyle w:val="Strong"/>
          <w:rFonts w:ascii="Times New Roman" w:hAnsi="Times New Roman" w:cs="Times New Roman"/>
          <w:color w:val="auto"/>
          <w:sz w:val="24"/>
          <w:szCs w:val="24"/>
        </w:rPr>
        <w:lastRenderedPageBreak/>
        <w:t>Effectiveness manipulation</w:t>
      </w:r>
      <w:r w:rsidR="00200037">
        <w:rPr>
          <w:rStyle w:val="Strong"/>
          <w:rFonts w:ascii="Times New Roman" w:hAnsi="Times New Roman" w:cs="Times New Roman"/>
          <w:color w:val="auto"/>
          <w:sz w:val="24"/>
          <w:szCs w:val="24"/>
        </w:rPr>
        <w:t>,</w:t>
      </w:r>
      <w:r w:rsidRPr="00200037">
        <w:rPr>
          <w:rStyle w:val="Strong"/>
          <w:rFonts w:ascii="Times New Roman" w:hAnsi="Times New Roman" w:cs="Times New Roman"/>
          <w:color w:val="auto"/>
          <w:sz w:val="24"/>
          <w:szCs w:val="24"/>
        </w:rPr>
        <w:t xml:space="preserve"> Study 6</w:t>
      </w:r>
    </w:p>
    <w:p w14:paraId="16F62700" w14:textId="77777777" w:rsidR="00416D80" w:rsidRDefault="00416D80" w:rsidP="00565AC2">
      <w:pPr>
        <w:pStyle w:val="NormalWeb"/>
        <w:spacing w:before="0" w:beforeAutospacing="0" w:after="0" w:afterAutospacing="0"/>
        <w:contextualSpacing/>
        <w:jc w:val="center"/>
        <w:rPr>
          <w:rStyle w:val="Strong"/>
        </w:rPr>
      </w:pPr>
    </w:p>
    <w:p w14:paraId="174D9913" w14:textId="67C6AD8A" w:rsidR="00416D80" w:rsidRDefault="0016134E" w:rsidP="0016134E">
      <w:pPr>
        <w:pBdr>
          <w:bottom w:val="single" w:sz="6" w:space="1" w:color="auto"/>
        </w:pBdr>
        <w:spacing w:after="200" w:line="276" w:lineRule="auto"/>
        <w:jc w:val="center"/>
        <w:rPr>
          <w:noProof/>
        </w:rPr>
      </w:pPr>
      <w:r w:rsidRPr="00565AC2">
        <w:rPr>
          <w:rFonts w:eastAsia="Times New Roman"/>
          <w:noProof/>
        </w:rPr>
        <w:drawing>
          <wp:inline distT="0" distB="0" distL="0" distR="0" wp14:anchorId="153E5F87" wp14:editId="07E498CD">
            <wp:extent cx="5676258" cy="49279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3121" cy="4933908"/>
                    </a:xfrm>
                    <a:prstGeom prst="rect">
                      <a:avLst/>
                    </a:prstGeom>
                  </pic:spPr>
                </pic:pic>
              </a:graphicData>
            </a:graphic>
          </wp:inline>
        </w:drawing>
      </w:r>
    </w:p>
    <w:p w14:paraId="3AB65122" w14:textId="0D670DE7" w:rsidR="0016134E" w:rsidRDefault="0016134E" w:rsidP="0016134E">
      <w:pPr>
        <w:pBdr>
          <w:bottom w:val="single" w:sz="6" w:space="1" w:color="auto"/>
        </w:pBdr>
        <w:spacing w:after="200" w:line="276" w:lineRule="auto"/>
        <w:rPr>
          <w:noProof/>
        </w:rPr>
      </w:pPr>
      <w:r>
        <w:rPr>
          <w:noProof/>
        </w:rPr>
        <w:t>The Control screen was similar, but the last two sentences of each paragraph  (</w:t>
      </w:r>
      <w:r w:rsidR="00842F58">
        <w:rPr>
          <w:noProof/>
        </w:rPr>
        <w:t xml:space="preserve">indicated above in blue pen; </w:t>
      </w:r>
      <w:r>
        <w:rPr>
          <w:noProof/>
        </w:rPr>
        <w:t>starting with ‘It costs roughly £5 per day’ and with ‘In mass drug administration campaigns’) were not shown in the Control versions.</w:t>
      </w:r>
    </w:p>
    <w:p w14:paraId="0F36250A" w14:textId="3752694A" w:rsidR="00565AC2" w:rsidRDefault="00565AC2">
      <w:pPr>
        <w:spacing w:after="200" w:line="276" w:lineRule="auto"/>
        <w:rPr>
          <w:rFonts w:eastAsia="Times New Roman"/>
        </w:rPr>
      </w:pPr>
      <w:r>
        <w:rPr>
          <w:rFonts w:eastAsia="Times New Roman"/>
        </w:rPr>
        <w:br w:type="page"/>
      </w:r>
    </w:p>
    <w:p w14:paraId="1BA1E34B" w14:textId="77777777" w:rsidR="00915CE0" w:rsidRPr="004D1F7F" w:rsidRDefault="00915CE0" w:rsidP="00915CE0">
      <w:pPr>
        <w:jc w:val="center"/>
        <w:rPr>
          <w:b/>
        </w:rPr>
      </w:pPr>
      <w:r w:rsidRPr="004D1F7F">
        <w:rPr>
          <w:b/>
        </w:rPr>
        <w:lastRenderedPageBreak/>
        <w:t>Donation questions</w:t>
      </w:r>
    </w:p>
    <w:p w14:paraId="2C99652D" w14:textId="77777777" w:rsidR="00915CE0" w:rsidRDefault="00915CE0" w:rsidP="00915CE0"/>
    <w:p w14:paraId="13CB3A47" w14:textId="77777777" w:rsidR="00915CE0" w:rsidRDefault="00915CE0" w:rsidP="00915CE0">
      <w:pPr>
        <w:rPr>
          <w:rFonts w:eastAsia="Times New Roman"/>
        </w:rPr>
      </w:pPr>
      <w:r>
        <w:rPr>
          <w:rFonts w:eastAsia="Times New Roman"/>
        </w:rPr>
        <w:t>In all studies, except the last one, participants were asked if they would be willing to donate (yes/no) before being asked about amounts to donate. For each study, participants in all conditions were asked the same questions. The studies varied in terms of whether donations were made from a bonus (study 1,2, and 5) or prospective raffle winnings (study 3,4, and 6). The amounts and odds of winning the raffle also varied, as well as the particular cause the participants could support (see manuscript for more information).</w:t>
      </w:r>
    </w:p>
    <w:p w14:paraId="768781D8" w14:textId="77777777" w:rsidR="00915CE0" w:rsidRDefault="00915CE0" w:rsidP="00915CE0">
      <w:pPr>
        <w:rPr>
          <w:rFonts w:eastAsia="Times New Roman"/>
        </w:rPr>
      </w:pPr>
    </w:p>
    <w:p w14:paraId="478D2352" w14:textId="77777777" w:rsidR="00915CE0" w:rsidRDefault="00915CE0" w:rsidP="00915CE0">
      <w:pPr>
        <w:rPr>
          <w:rFonts w:eastAsia="Times New Roman"/>
        </w:rPr>
      </w:pPr>
      <w:r>
        <w:rPr>
          <w:rFonts w:eastAsia="Times New Roman"/>
        </w:rPr>
        <w:t xml:space="preserve">Below is an example from study 3. </w:t>
      </w:r>
    </w:p>
    <w:p w14:paraId="0C90D131" w14:textId="77777777" w:rsidR="00915CE0" w:rsidRDefault="00915CE0" w:rsidP="00915CE0">
      <w:pPr>
        <w:rPr>
          <w:rFonts w:eastAsia="Times New Roman"/>
        </w:rPr>
      </w:pPr>
    </w:p>
    <w:p w14:paraId="2AB5F475" w14:textId="77777777" w:rsidR="00915CE0" w:rsidRPr="004D1F7F" w:rsidRDefault="00915CE0" w:rsidP="00915CE0">
      <w:pPr>
        <w:rPr>
          <w:rFonts w:eastAsia="Times New Roman"/>
        </w:rPr>
      </w:pPr>
      <w:r>
        <w:rPr>
          <w:rFonts w:eastAsia="Times New Roman"/>
          <w:noProof/>
        </w:rPr>
        <w:drawing>
          <wp:inline distT="0" distB="0" distL="0" distR="0" wp14:anchorId="381DA9D8" wp14:editId="65099E81">
            <wp:extent cx="5972810" cy="3726815"/>
            <wp:effectExtent l="0" t="0" r="8890" b="698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ion ask1.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3726815"/>
                    </a:xfrm>
                    <a:prstGeom prst="rect">
                      <a:avLst/>
                    </a:prstGeom>
                  </pic:spPr>
                </pic:pic>
              </a:graphicData>
            </a:graphic>
          </wp:inline>
        </w:drawing>
      </w:r>
      <w:r>
        <w:rPr>
          <w:rFonts w:eastAsia="Times New Roman"/>
        </w:rPr>
        <w:t xml:space="preserve"> </w:t>
      </w:r>
    </w:p>
    <w:p w14:paraId="216FF410" w14:textId="77777777" w:rsidR="00915CE0" w:rsidRDefault="00915CE0" w:rsidP="00915CE0">
      <w:pPr>
        <w:pStyle w:val="NormalWeb"/>
        <w:spacing w:before="0" w:beforeAutospacing="0" w:after="0" w:afterAutospacing="0"/>
        <w:contextualSpacing/>
        <w:rPr>
          <w:b/>
        </w:rPr>
      </w:pPr>
    </w:p>
    <w:p w14:paraId="5EF2CF32" w14:textId="77777777" w:rsidR="00915CE0" w:rsidRDefault="00915CE0" w:rsidP="00915CE0">
      <w:pPr>
        <w:pStyle w:val="NormalWeb"/>
        <w:spacing w:before="0" w:beforeAutospacing="0" w:after="0" w:afterAutospacing="0"/>
        <w:contextualSpacing/>
        <w:rPr>
          <w:b/>
        </w:rPr>
      </w:pPr>
    </w:p>
    <w:p w14:paraId="78FCF723" w14:textId="63250963" w:rsidR="00915CE0" w:rsidRDefault="00915CE0">
      <w:pPr>
        <w:spacing w:after="200" w:line="276" w:lineRule="auto"/>
        <w:rPr>
          <w:b/>
          <w:sz w:val="28"/>
          <w:szCs w:val="28"/>
        </w:rPr>
      </w:pPr>
      <w:r>
        <w:rPr>
          <w:b/>
        </w:rPr>
        <w:br w:type="page"/>
      </w:r>
    </w:p>
    <w:p w14:paraId="66A0934B" w14:textId="6525DF86" w:rsidR="00B07844" w:rsidRPr="00CE3777" w:rsidRDefault="00CE3777" w:rsidP="00CE3777">
      <w:pPr>
        <w:contextualSpacing/>
        <w:jc w:val="center"/>
        <w:rPr>
          <w:b/>
          <w:sz w:val="28"/>
          <w:szCs w:val="28"/>
        </w:rPr>
      </w:pPr>
      <w:r>
        <w:rPr>
          <w:b/>
          <w:sz w:val="28"/>
          <w:szCs w:val="28"/>
        </w:rPr>
        <w:lastRenderedPageBreak/>
        <w:t>Additional Results</w:t>
      </w:r>
    </w:p>
    <w:p w14:paraId="393F879A" w14:textId="77777777" w:rsidR="00B07844" w:rsidRDefault="00B07844" w:rsidP="00B07844">
      <w:pPr>
        <w:contextualSpacing/>
        <w:jc w:val="center"/>
        <w:rPr>
          <w:b/>
        </w:rPr>
      </w:pPr>
    </w:p>
    <w:p w14:paraId="5E1D5243" w14:textId="464369D5" w:rsidR="00B07844" w:rsidRDefault="00B07844" w:rsidP="00CE3777">
      <w:pPr>
        <w:contextualSpacing/>
        <w:jc w:val="center"/>
        <w:rPr>
          <w:b/>
        </w:rPr>
      </w:pPr>
      <w:r w:rsidRPr="00467279">
        <w:rPr>
          <w:b/>
        </w:rPr>
        <w:t>Results including inattentive participants</w:t>
      </w:r>
    </w:p>
    <w:p w14:paraId="25E9ABC8" w14:textId="77777777" w:rsidR="00B07844" w:rsidRDefault="00B07844" w:rsidP="00B07844">
      <w:pPr>
        <w:ind w:firstLine="709"/>
        <w:contextualSpacing/>
      </w:pPr>
      <w:r>
        <w:t>W</w:t>
      </w:r>
      <w:r w:rsidRPr="00CB77EB">
        <w:t xml:space="preserve">e </w:t>
      </w:r>
      <w:r>
        <w:t xml:space="preserve">also </w:t>
      </w:r>
      <w:r w:rsidRPr="00CB77EB">
        <w:t xml:space="preserve">reran the </w:t>
      </w:r>
      <w:r>
        <w:t>analyses</w:t>
      </w:r>
      <w:r w:rsidRPr="00CB77EB">
        <w:t xml:space="preserve"> based on data from all participants</w:t>
      </w:r>
      <w:r>
        <w:t xml:space="preserve"> </w:t>
      </w:r>
      <w:r w:rsidRPr="00CB77EB">
        <w:t>who completed any of the measures in the study</w:t>
      </w:r>
      <w:r>
        <w:t xml:space="preserve"> (i.e. i</w:t>
      </w:r>
      <w:r w:rsidRPr="00CB77EB">
        <w:t>ncluding the participants who failed the attention checks</w:t>
      </w:r>
      <w:r>
        <w:t>).</w:t>
      </w:r>
    </w:p>
    <w:p w14:paraId="72318C02" w14:textId="3A82C81A" w:rsidR="00B07844" w:rsidRPr="00CB77EB" w:rsidRDefault="00B07844" w:rsidP="00CE3777">
      <w:pPr>
        <w:contextualSpacing/>
      </w:pPr>
    </w:p>
    <w:p w14:paraId="71D51871" w14:textId="77777777" w:rsidR="00B07844" w:rsidRDefault="00B07844" w:rsidP="00B07844">
      <w:bookmarkStart w:id="102" w:name="OLE_LINK30"/>
      <w:bookmarkStart w:id="103" w:name="OLE_LINK31"/>
      <w:r w:rsidRPr="00CB77EB">
        <w:rPr>
          <w:i/>
        </w:rPr>
        <w:t>Table S1</w:t>
      </w:r>
      <w:bookmarkEnd w:id="102"/>
      <w:bookmarkEnd w:id="103"/>
      <w:r w:rsidRPr="00CB77EB">
        <w:rPr>
          <w:i/>
        </w:rPr>
        <w:t>.</w:t>
      </w:r>
      <w:r w:rsidRPr="00CB77EB">
        <w:t xml:space="preserve"> </w:t>
      </w:r>
      <w:r>
        <w:t>R</w:t>
      </w:r>
      <w:r w:rsidRPr="00CB77EB">
        <w:t>egression coefficients for experimental manipulations</w:t>
      </w:r>
      <w:r>
        <w:t xml:space="preserve"> in Study 1 </w:t>
      </w:r>
      <w:r w:rsidRPr="00CB77EB">
        <w:t>(</w:t>
      </w:r>
      <w:r w:rsidRPr="00CB77EB">
        <w:rPr>
          <w:i/>
        </w:rPr>
        <w:t>N</w:t>
      </w:r>
      <w:r w:rsidRPr="00CB77EB">
        <w:t xml:space="preserve"> = 438).</w:t>
      </w:r>
    </w:p>
    <w:p w14:paraId="1717A0AA" w14:textId="77777777" w:rsidR="00B07844" w:rsidRPr="00763769" w:rsidRDefault="00B07844" w:rsidP="00B07844">
      <w:pPr>
        <w:rPr>
          <w:i/>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CB77EB" w14:paraId="142F5568" w14:textId="77777777" w:rsidTr="003D486D">
        <w:trPr>
          <w:trHeight w:val="300"/>
        </w:trPr>
        <w:tc>
          <w:tcPr>
            <w:tcW w:w="9229" w:type="dxa"/>
            <w:gridSpan w:val="10"/>
            <w:tcBorders>
              <w:top w:val="nil"/>
              <w:left w:val="nil"/>
              <w:bottom w:val="nil"/>
              <w:right w:val="nil"/>
            </w:tcBorders>
            <w:shd w:val="clear" w:color="auto" w:fill="auto"/>
            <w:noWrap/>
            <w:vAlign w:val="center"/>
          </w:tcPr>
          <w:p w14:paraId="007B45BF" w14:textId="77777777" w:rsidR="00B07844" w:rsidRPr="00CB77EB" w:rsidRDefault="00B07844" w:rsidP="003D486D">
            <w:pPr>
              <w:rPr>
                <w:rFonts w:eastAsia="Times New Roman"/>
                <w:b/>
                <w:color w:val="000000"/>
                <w:sz w:val="20"/>
                <w:szCs w:val="20"/>
              </w:rPr>
            </w:pPr>
            <w:r w:rsidRPr="00CB77EB">
              <w:rPr>
                <w:rFonts w:eastAsia="Times New Roman"/>
                <w:b/>
                <w:color w:val="000000"/>
                <w:sz w:val="20"/>
                <w:szCs w:val="20"/>
              </w:rPr>
              <w:t>Unstandardized results</w:t>
            </w:r>
          </w:p>
        </w:tc>
      </w:tr>
      <w:tr w:rsidR="00B07844" w:rsidRPr="00CB77EB" w14:paraId="34148FBB" w14:textId="77777777" w:rsidTr="003D486D">
        <w:trPr>
          <w:trHeight w:val="300"/>
        </w:trPr>
        <w:tc>
          <w:tcPr>
            <w:tcW w:w="1433" w:type="dxa"/>
            <w:tcBorders>
              <w:top w:val="nil"/>
              <w:left w:val="nil"/>
              <w:bottom w:val="nil"/>
              <w:right w:val="nil"/>
            </w:tcBorders>
            <w:shd w:val="clear" w:color="auto" w:fill="auto"/>
            <w:noWrap/>
            <w:vAlign w:val="center"/>
          </w:tcPr>
          <w:p w14:paraId="76EC1FEA" w14:textId="77777777" w:rsidR="00B07844" w:rsidRPr="00763769"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5B9154FF" w14:textId="77777777" w:rsidR="00B07844" w:rsidRPr="00CB77EB"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1769BF7" w14:textId="77777777" w:rsidR="00B07844" w:rsidRPr="00CB77EB"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E4A510F" w14:textId="77777777" w:rsidR="00B07844" w:rsidRPr="00CB77EB"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CB77EB" w14:paraId="01196083" w14:textId="77777777" w:rsidTr="003D486D">
        <w:trPr>
          <w:trHeight w:val="300"/>
        </w:trPr>
        <w:tc>
          <w:tcPr>
            <w:tcW w:w="1433" w:type="dxa"/>
            <w:tcBorders>
              <w:top w:val="nil"/>
              <w:left w:val="nil"/>
              <w:bottom w:val="nil"/>
              <w:right w:val="nil"/>
            </w:tcBorders>
            <w:shd w:val="clear" w:color="auto" w:fill="auto"/>
            <w:noWrap/>
            <w:vAlign w:val="center"/>
          </w:tcPr>
          <w:p w14:paraId="13DAC656" w14:textId="77777777" w:rsidR="00B07844" w:rsidRPr="00763769" w:rsidRDefault="00B07844" w:rsidP="003D486D">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4AF79D12" w14:textId="77777777" w:rsidR="00B07844" w:rsidRPr="00CB77EB" w:rsidRDefault="00B07844" w:rsidP="003D486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18518E7D" w14:textId="77777777" w:rsidR="00B07844" w:rsidRPr="00CB77EB" w:rsidRDefault="00B07844" w:rsidP="003D486D">
            <w:pPr>
              <w:jc w:val="center"/>
              <w:rPr>
                <w:rFonts w:eastAsia="Times New Roman"/>
                <w:color w:val="000000"/>
                <w:sz w:val="20"/>
                <w:szCs w:val="20"/>
              </w:rPr>
            </w:pPr>
            <w:r w:rsidRPr="00CB77EB">
              <w:rPr>
                <w:b/>
                <w:sz w:val="20"/>
                <w:szCs w:val="20"/>
              </w:rPr>
              <w:t>S.E.</w:t>
            </w:r>
          </w:p>
        </w:tc>
        <w:tc>
          <w:tcPr>
            <w:tcW w:w="1114" w:type="dxa"/>
            <w:gridSpan w:val="2"/>
            <w:tcBorders>
              <w:top w:val="nil"/>
              <w:left w:val="nil"/>
              <w:bottom w:val="nil"/>
              <w:right w:val="nil"/>
            </w:tcBorders>
            <w:shd w:val="clear" w:color="auto" w:fill="auto"/>
            <w:noWrap/>
            <w:vAlign w:val="bottom"/>
          </w:tcPr>
          <w:p w14:paraId="0BD407D0" w14:textId="77777777" w:rsidR="00B07844" w:rsidRPr="00CB77EB" w:rsidRDefault="00B07844" w:rsidP="003D486D">
            <w:pPr>
              <w:jc w:val="center"/>
              <w:rPr>
                <w:rFonts w:eastAsia="Times New Roman"/>
                <w:color w:val="000000"/>
                <w:sz w:val="20"/>
                <w:szCs w:val="20"/>
              </w:rPr>
            </w:pPr>
            <w:r w:rsidRPr="00CB77EB">
              <w:rPr>
                <w:b/>
                <w:i/>
                <w:sz w:val="20"/>
                <w:szCs w:val="20"/>
              </w:rPr>
              <w:t>P</w:t>
            </w:r>
          </w:p>
        </w:tc>
        <w:tc>
          <w:tcPr>
            <w:tcW w:w="1113" w:type="dxa"/>
            <w:gridSpan w:val="2"/>
            <w:tcBorders>
              <w:top w:val="nil"/>
              <w:left w:val="nil"/>
              <w:bottom w:val="nil"/>
              <w:right w:val="nil"/>
            </w:tcBorders>
            <w:shd w:val="clear" w:color="auto" w:fill="auto"/>
            <w:noWrap/>
            <w:vAlign w:val="bottom"/>
          </w:tcPr>
          <w:p w14:paraId="603C6517" w14:textId="77777777" w:rsidR="00B07844" w:rsidRPr="00CB77EB"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7FF1BD8" w14:textId="77777777" w:rsidR="00B07844" w:rsidRPr="00CB77EB" w:rsidRDefault="00B07844" w:rsidP="003D486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60DBE3F1" w14:textId="77777777" w:rsidR="00B07844" w:rsidRPr="00CB77EB" w:rsidRDefault="00B07844" w:rsidP="003D486D">
            <w:pPr>
              <w:jc w:val="center"/>
              <w:rPr>
                <w:rFonts w:eastAsia="Times New Roman"/>
                <w:color w:val="000000"/>
                <w:sz w:val="20"/>
                <w:szCs w:val="20"/>
              </w:rPr>
            </w:pPr>
            <w:r w:rsidRPr="00CB77EB">
              <w:rPr>
                <w:b/>
                <w:sz w:val="20"/>
                <w:szCs w:val="20"/>
              </w:rPr>
              <w:t>S.E.</w:t>
            </w:r>
          </w:p>
        </w:tc>
        <w:tc>
          <w:tcPr>
            <w:tcW w:w="1114" w:type="dxa"/>
            <w:tcBorders>
              <w:top w:val="nil"/>
              <w:left w:val="nil"/>
              <w:bottom w:val="nil"/>
              <w:right w:val="nil"/>
            </w:tcBorders>
            <w:shd w:val="clear" w:color="auto" w:fill="auto"/>
            <w:noWrap/>
            <w:vAlign w:val="bottom"/>
          </w:tcPr>
          <w:p w14:paraId="6EC47069" w14:textId="77777777" w:rsidR="00B07844" w:rsidRPr="00CB77EB" w:rsidRDefault="00B07844" w:rsidP="003D486D">
            <w:pPr>
              <w:jc w:val="center"/>
              <w:rPr>
                <w:rFonts w:eastAsia="Times New Roman"/>
                <w:color w:val="000000"/>
                <w:sz w:val="20"/>
                <w:szCs w:val="20"/>
              </w:rPr>
            </w:pPr>
            <w:r w:rsidRPr="00CB77EB">
              <w:rPr>
                <w:b/>
                <w:i/>
                <w:sz w:val="20"/>
                <w:szCs w:val="20"/>
              </w:rPr>
              <w:t>p</w:t>
            </w:r>
          </w:p>
        </w:tc>
      </w:tr>
      <w:tr w:rsidR="00200037" w:rsidRPr="00CB77EB" w14:paraId="17142104" w14:textId="77777777" w:rsidTr="003D486D">
        <w:trPr>
          <w:trHeight w:val="300"/>
        </w:trPr>
        <w:tc>
          <w:tcPr>
            <w:tcW w:w="1433" w:type="dxa"/>
            <w:tcBorders>
              <w:top w:val="nil"/>
              <w:left w:val="nil"/>
              <w:bottom w:val="nil"/>
              <w:right w:val="nil"/>
            </w:tcBorders>
            <w:shd w:val="clear" w:color="auto" w:fill="auto"/>
            <w:noWrap/>
          </w:tcPr>
          <w:p w14:paraId="4929E486" w14:textId="1CF9D24D" w:rsidR="00200037" w:rsidRPr="00CB77EB" w:rsidRDefault="00200037" w:rsidP="003D486D">
            <w:pPr>
              <w:contextualSpacing/>
              <w:rPr>
                <w:sz w:val="20"/>
                <w:szCs w:val="20"/>
              </w:rPr>
            </w:pPr>
            <w:bookmarkStart w:id="104" w:name="OLE_LINK27"/>
            <w:bookmarkStart w:id="105" w:name="OLE_LINK28"/>
            <w:r w:rsidRPr="00CB77EB">
              <w:rPr>
                <w:sz w:val="20"/>
                <w:szCs w:val="20"/>
              </w:rPr>
              <w:t>IM05</w:t>
            </w:r>
            <w:bookmarkEnd w:id="104"/>
            <w:bookmarkEnd w:id="105"/>
          </w:p>
        </w:tc>
        <w:tc>
          <w:tcPr>
            <w:tcW w:w="1113" w:type="dxa"/>
            <w:tcBorders>
              <w:top w:val="nil"/>
              <w:left w:val="nil"/>
              <w:bottom w:val="nil"/>
              <w:right w:val="nil"/>
            </w:tcBorders>
            <w:shd w:val="clear" w:color="auto" w:fill="auto"/>
            <w:noWrap/>
            <w:vAlign w:val="center"/>
          </w:tcPr>
          <w:p w14:paraId="6730CA9C" w14:textId="3705A725"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0.406</w:t>
            </w:r>
          </w:p>
        </w:tc>
        <w:tc>
          <w:tcPr>
            <w:tcW w:w="1114" w:type="dxa"/>
            <w:tcBorders>
              <w:top w:val="nil"/>
              <w:left w:val="nil"/>
              <w:bottom w:val="nil"/>
              <w:right w:val="nil"/>
            </w:tcBorders>
            <w:shd w:val="clear" w:color="auto" w:fill="auto"/>
            <w:noWrap/>
            <w:vAlign w:val="center"/>
          </w:tcPr>
          <w:p w14:paraId="55D9AC05" w14:textId="6EEA01BE"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tcPr>
          <w:p w14:paraId="1AA9247E" w14:textId="2251C4EB"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0.042</w:t>
            </w:r>
          </w:p>
        </w:tc>
        <w:tc>
          <w:tcPr>
            <w:tcW w:w="1113" w:type="dxa"/>
            <w:gridSpan w:val="2"/>
            <w:tcBorders>
              <w:top w:val="nil"/>
              <w:left w:val="nil"/>
              <w:bottom w:val="nil"/>
              <w:right w:val="nil"/>
            </w:tcBorders>
            <w:shd w:val="clear" w:color="auto" w:fill="auto"/>
            <w:noWrap/>
          </w:tcPr>
          <w:p w14:paraId="65E9C618" w14:textId="77777777" w:rsidR="00200037" w:rsidRPr="00CB77EB" w:rsidRDefault="00200037" w:rsidP="003D486D">
            <w:pPr>
              <w:contextualSpacing/>
              <w:jc w:val="center"/>
              <w:rPr>
                <w:sz w:val="20"/>
                <w:szCs w:val="20"/>
              </w:rPr>
            </w:pPr>
          </w:p>
        </w:tc>
        <w:tc>
          <w:tcPr>
            <w:tcW w:w="1114" w:type="dxa"/>
            <w:tcBorders>
              <w:top w:val="nil"/>
              <w:left w:val="nil"/>
              <w:bottom w:val="nil"/>
              <w:right w:val="nil"/>
            </w:tcBorders>
            <w:shd w:val="clear" w:color="auto" w:fill="auto"/>
            <w:noWrap/>
            <w:vAlign w:val="center"/>
          </w:tcPr>
          <w:p w14:paraId="54617C21" w14:textId="35FC3E9E"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0.203</w:t>
            </w:r>
          </w:p>
        </w:tc>
        <w:tc>
          <w:tcPr>
            <w:tcW w:w="1114" w:type="dxa"/>
            <w:tcBorders>
              <w:top w:val="nil"/>
              <w:left w:val="nil"/>
              <w:bottom w:val="nil"/>
              <w:right w:val="nil"/>
            </w:tcBorders>
            <w:shd w:val="clear" w:color="auto" w:fill="auto"/>
            <w:noWrap/>
            <w:vAlign w:val="center"/>
          </w:tcPr>
          <w:p w14:paraId="3AE3F008" w14:textId="28FB05AC"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tcPr>
          <w:p w14:paraId="557C27EA" w14:textId="41155BE5" w:rsidR="00200037" w:rsidRPr="00CB77EB" w:rsidRDefault="00200037" w:rsidP="003D486D">
            <w:pPr>
              <w:jc w:val="center"/>
              <w:rPr>
                <w:rFonts w:eastAsia="Times New Roman"/>
                <w:color w:val="000000"/>
                <w:sz w:val="20"/>
                <w:szCs w:val="20"/>
              </w:rPr>
            </w:pPr>
            <w:r w:rsidRPr="00CB77EB">
              <w:rPr>
                <w:rFonts w:eastAsia="Times New Roman"/>
                <w:color w:val="000000"/>
                <w:sz w:val="20"/>
                <w:szCs w:val="20"/>
              </w:rPr>
              <w:t>0.082</w:t>
            </w:r>
          </w:p>
        </w:tc>
      </w:tr>
      <w:tr w:rsidR="00B07844" w:rsidRPr="00CB77EB" w14:paraId="118B9E73" w14:textId="77777777" w:rsidTr="003D486D">
        <w:trPr>
          <w:trHeight w:val="300"/>
        </w:trPr>
        <w:tc>
          <w:tcPr>
            <w:tcW w:w="1433" w:type="dxa"/>
            <w:tcBorders>
              <w:top w:val="nil"/>
              <w:left w:val="nil"/>
              <w:bottom w:val="nil"/>
              <w:right w:val="nil"/>
            </w:tcBorders>
            <w:shd w:val="clear" w:color="auto" w:fill="auto"/>
            <w:noWrap/>
            <w:hideMark/>
          </w:tcPr>
          <w:p w14:paraId="45983883" w14:textId="77777777" w:rsidR="00B07844" w:rsidRPr="00CB77EB" w:rsidRDefault="00B07844" w:rsidP="003D486D">
            <w:pPr>
              <w:contextualSpacing/>
              <w:rPr>
                <w:sz w:val="20"/>
                <w:szCs w:val="20"/>
              </w:rPr>
            </w:pPr>
            <w:r w:rsidRPr="00CB77EB">
              <w:rPr>
                <w:sz w:val="20"/>
                <w:szCs w:val="20"/>
              </w:rPr>
              <w:t>EFF05</w:t>
            </w:r>
          </w:p>
        </w:tc>
        <w:tc>
          <w:tcPr>
            <w:tcW w:w="1113" w:type="dxa"/>
            <w:tcBorders>
              <w:top w:val="nil"/>
              <w:left w:val="nil"/>
              <w:bottom w:val="nil"/>
              <w:right w:val="nil"/>
            </w:tcBorders>
            <w:shd w:val="clear" w:color="auto" w:fill="auto"/>
            <w:noWrap/>
            <w:vAlign w:val="center"/>
            <w:hideMark/>
          </w:tcPr>
          <w:p w14:paraId="7BBCD8E5"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-0.190</w:t>
            </w:r>
          </w:p>
        </w:tc>
        <w:tc>
          <w:tcPr>
            <w:tcW w:w="1114" w:type="dxa"/>
            <w:tcBorders>
              <w:top w:val="nil"/>
              <w:left w:val="nil"/>
              <w:bottom w:val="nil"/>
              <w:right w:val="nil"/>
            </w:tcBorders>
            <w:shd w:val="clear" w:color="auto" w:fill="auto"/>
            <w:noWrap/>
            <w:vAlign w:val="center"/>
            <w:hideMark/>
          </w:tcPr>
          <w:p w14:paraId="16D9D6A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hideMark/>
          </w:tcPr>
          <w:p w14:paraId="3E0CC279"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0.343</w:t>
            </w:r>
          </w:p>
        </w:tc>
        <w:tc>
          <w:tcPr>
            <w:tcW w:w="1113" w:type="dxa"/>
            <w:gridSpan w:val="2"/>
            <w:tcBorders>
              <w:top w:val="nil"/>
              <w:left w:val="nil"/>
              <w:bottom w:val="nil"/>
              <w:right w:val="nil"/>
            </w:tcBorders>
            <w:shd w:val="clear" w:color="auto" w:fill="auto"/>
            <w:noWrap/>
            <w:hideMark/>
          </w:tcPr>
          <w:p w14:paraId="0A8D74D3" w14:textId="77777777" w:rsidR="00B07844" w:rsidRPr="00CB77EB" w:rsidRDefault="00B07844" w:rsidP="003D486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6FC78676"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0.089</w:t>
            </w:r>
          </w:p>
        </w:tc>
        <w:tc>
          <w:tcPr>
            <w:tcW w:w="1114" w:type="dxa"/>
            <w:tcBorders>
              <w:top w:val="nil"/>
              <w:left w:val="nil"/>
              <w:bottom w:val="nil"/>
              <w:right w:val="nil"/>
            </w:tcBorders>
            <w:shd w:val="clear" w:color="auto" w:fill="auto"/>
            <w:noWrap/>
            <w:vAlign w:val="center"/>
            <w:hideMark/>
          </w:tcPr>
          <w:p w14:paraId="547E4577"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0B3BD5F4"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0.445</w:t>
            </w:r>
          </w:p>
        </w:tc>
      </w:tr>
      <w:tr w:rsidR="00B07844" w:rsidRPr="00CB77EB" w14:paraId="75F3782D" w14:textId="77777777" w:rsidTr="003D486D">
        <w:trPr>
          <w:trHeight w:val="300"/>
        </w:trPr>
        <w:tc>
          <w:tcPr>
            <w:tcW w:w="1433" w:type="dxa"/>
            <w:tcBorders>
              <w:top w:val="nil"/>
              <w:left w:val="nil"/>
              <w:bottom w:val="nil"/>
              <w:right w:val="nil"/>
            </w:tcBorders>
            <w:shd w:val="clear" w:color="auto" w:fill="auto"/>
            <w:noWrap/>
            <w:hideMark/>
          </w:tcPr>
          <w:p w14:paraId="779B8C97" w14:textId="77777777" w:rsidR="00B07844" w:rsidRPr="00CB77EB" w:rsidRDefault="00B07844" w:rsidP="003D486D">
            <w:pPr>
              <w:contextualSpacing/>
              <w:rPr>
                <w:sz w:val="20"/>
                <w:szCs w:val="20"/>
              </w:rPr>
            </w:pPr>
            <w:r w:rsidRPr="00CB77EB">
              <w:rPr>
                <w:sz w:val="20"/>
                <w:szCs w:val="20"/>
              </w:rPr>
              <w:t>IMXEFF</w:t>
            </w:r>
          </w:p>
        </w:tc>
        <w:tc>
          <w:tcPr>
            <w:tcW w:w="1113" w:type="dxa"/>
            <w:tcBorders>
              <w:top w:val="nil"/>
              <w:left w:val="nil"/>
              <w:bottom w:val="nil"/>
              <w:right w:val="nil"/>
            </w:tcBorders>
            <w:shd w:val="clear" w:color="auto" w:fill="auto"/>
            <w:noWrap/>
            <w:vAlign w:val="center"/>
            <w:hideMark/>
          </w:tcPr>
          <w:p w14:paraId="256D8574"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-0.242</w:t>
            </w:r>
          </w:p>
        </w:tc>
        <w:tc>
          <w:tcPr>
            <w:tcW w:w="1114" w:type="dxa"/>
            <w:tcBorders>
              <w:top w:val="nil"/>
              <w:left w:val="nil"/>
              <w:bottom w:val="nil"/>
              <w:right w:val="nil"/>
            </w:tcBorders>
            <w:shd w:val="clear" w:color="auto" w:fill="auto"/>
            <w:noWrap/>
            <w:vAlign w:val="center"/>
            <w:hideMark/>
          </w:tcPr>
          <w:p w14:paraId="75A56BB5"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0.400</w:t>
            </w:r>
          </w:p>
        </w:tc>
        <w:tc>
          <w:tcPr>
            <w:tcW w:w="1114" w:type="dxa"/>
            <w:gridSpan w:val="2"/>
            <w:tcBorders>
              <w:top w:val="nil"/>
              <w:left w:val="nil"/>
              <w:bottom w:val="nil"/>
              <w:right w:val="nil"/>
            </w:tcBorders>
            <w:shd w:val="clear" w:color="auto" w:fill="auto"/>
            <w:noWrap/>
            <w:vAlign w:val="center"/>
            <w:hideMark/>
          </w:tcPr>
          <w:p w14:paraId="66220446"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0.545</w:t>
            </w:r>
          </w:p>
        </w:tc>
        <w:tc>
          <w:tcPr>
            <w:tcW w:w="1113" w:type="dxa"/>
            <w:gridSpan w:val="2"/>
            <w:tcBorders>
              <w:top w:val="nil"/>
              <w:left w:val="nil"/>
              <w:bottom w:val="nil"/>
              <w:right w:val="nil"/>
            </w:tcBorders>
            <w:shd w:val="clear" w:color="auto" w:fill="auto"/>
            <w:noWrap/>
            <w:hideMark/>
          </w:tcPr>
          <w:p w14:paraId="420AE57E" w14:textId="77777777" w:rsidR="00B07844" w:rsidRPr="00CB77EB" w:rsidRDefault="00B07844" w:rsidP="003D486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3712FA7A"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-0.325</w:t>
            </w:r>
          </w:p>
        </w:tc>
        <w:tc>
          <w:tcPr>
            <w:tcW w:w="1114" w:type="dxa"/>
            <w:tcBorders>
              <w:top w:val="nil"/>
              <w:left w:val="nil"/>
              <w:bottom w:val="nil"/>
              <w:right w:val="nil"/>
            </w:tcBorders>
            <w:shd w:val="clear" w:color="auto" w:fill="auto"/>
            <w:noWrap/>
            <w:vAlign w:val="center"/>
            <w:hideMark/>
          </w:tcPr>
          <w:p w14:paraId="6E1FDCC7"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0.233</w:t>
            </w:r>
          </w:p>
        </w:tc>
        <w:tc>
          <w:tcPr>
            <w:tcW w:w="1114" w:type="dxa"/>
            <w:tcBorders>
              <w:top w:val="nil"/>
              <w:left w:val="nil"/>
              <w:bottom w:val="nil"/>
              <w:right w:val="nil"/>
            </w:tcBorders>
            <w:shd w:val="clear" w:color="auto" w:fill="auto"/>
            <w:noWrap/>
            <w:vAlign w:val="center"/>
            <w:hideMark/>
          </w:tcPr>
          <w:p w14:paraId="5765C2EA" w14:textId="77777777" w:rsidR="00B07844" w:rsidRPr="00CB77EB" w:rsidRDefault="00B07844" w:rsidP="003D486D">
            <w:pPr>
              <w:jc w:val="center"/>
              <w:rPr>
                <w:rFonts w:eastAsia="Times New Roman"/>
                <w:color w:val="000000"/>
                <w:sz w:val="20"/>
                <w:szCs w:val="20"/>
              </w:rPr>
            </w:pPr>
            <w:r w:rsidRPr="00CB77EB">
              <w:rPr>
                <w:rFonts w:eastAsia="Times New Roman"/>
                <w:color w:val="000000"/>
                <w:sz w:val="20"/>
                <w:szCs w:val="20"/>
              </w:rPr>
              <w:t>0.164</w:t>
            </w:r>
          </w:p>
        </w:tc>
      </w:tr>
    </w:tbl>
    <w:p w14:paraId="4140A80B" w14:textId="77777777" w:rsidR="00B07844" w:rsidRPr="00B1319A" w:rsidRDefault="00B07844" w:rsidP="00B07844">
      <w:pPr>
        <w:contextualSpacing/>
        <w:rPr>
          <w:sz w:val="20"/>
          <w:szCs w:val="20"/>
        </w:rPr>
      </w:pPr>
      <w:bookmarkStart w:id="106" w:name="OLE_LINK34"/>
      <w:bookmarkStart w:id="107" w:name="OLE_LINK35"/>
      <w:r w:rsidRPr="00B1319A">
        <w:rPr>
          <w:i/>
          <w:sz w:val="20"/>
          <w:szCs w:val="20"/>
        </w:rPr>
        <w:t>Note</w:t>
      </w:r>
      <w:r w:rsidRPr="00B1319A">
        <w:rPr>
          <w:sz w:val="20"/>
          <w:szCs w:val="20"/>
        </w:rPr>
        <w:t xml:space="preserve">. </w:t>
      </w:r>
      <w:bookmarkStart w:id="108" w:name="OLE_LINK32"/>
      <w:bookmarkStart w:id="109" w:name="OLE_LINK33"/>
      <w:r w:rsidRPr="00B1319A">
        <w:rPr>
          <w:sz w:val="20"/>
          <w:szCs w:val="20"/>
        </w:rPr>
        <w:t xml:space="preserve">EFF05 = Efficiency information manipulation (effect </w:t>
      </w:r>
      <w:r>
        <w:rPr>
          <w:sz w:val="20"/>
          <w:szCs w:val="20"/>
        </w:rPr>
        <w:t xml:space="preserve">coded: +/-0.5), IM05 = Image </w:t>
      </w:r>
      <w:r w:rsidRPr="00B1319A">
        <w:rPr>
          <w:sz w:val="20"/>
          <w:szCs w:val="20"/>
        </w:rPr>
        <w:t xml:space="preserve">manipulation (effect coded: +/-0.5), IMXEFF = </w:t>
      </w:r>
      <w:r>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Efficiency information.</w:t>
      </w:r>
    </w:p>
    <w:bookmarkEnd w:id="106"/>
    <w:bookmarkEnd w:id="107"/>
    <w:bookmarkEnd w:id="108"/>
    <w:bookmarkEnd w:id="109"/>
    <w:p w14:paraId="4E2ED949" w14:textId="30DD729D" w:rsidR="00B07844" w:rsidRPr="00FD289F" w:rsidRDefault="00B07844" w:rsidP="00B07844"/>
    <w:p w14:paraId="7652B05D" w14:textId="77777777" w:rsidR="00B07844" w:rsidRDefault="00B07844" w:rsidP="00B07844">
      <w:r>
        <w:rPr>
          <w:i/>
        </w:rPr>
        <w:t>Table S2</w:t>
      </w:r>
      <w:r w:rsidRPr="00FD289F">
        <w:rPr>
          <w:i/>
        </w:rPr>
        <w:t>.</w:t>
      </w:r>
      <w:r w:rsidRPr="00FD289F">
        <w:t xml:space="preserve"> </w:t>
      </w:r>
      <w:r>
        <w:t>R</w:t>
      </w:r>
      <w:r w:rsidRPr="00FD289F">
        <w:t xml:space="preserve">egression coefficients </w:t>
      </w:r>
      <w:r>
        <w:t xml:space="preserve">for experimental manipulations in </w:t>
      </w:r>
      <w:r w:rsidRPr="00CB77EB">
        <w:t>study</w:t>
      </w:r>
      <w:r>
        <w:t xml:space="preserve"> 2 </w:t>
      </w:r>
      <w:r w:rsidRPr="00FD289F">
        <w:t>(</w:t>
      </w:r>
      <w:r w:rsidRPr="00FD289F">
        <w:rPr>
          <w:i/>
        </w:rPr>
        <w:t>N</w:t>
      </w:r>
      <w:r w:rsidRPr="00FD289F">
        <w:t xml:space="preserve"> = </w:t>
      </w:r>
      <w:r>
        <w:t>668)</w:t>
      </w:r>
      <w:r w:rsidRPr="00CB77EB">
        <w:t>.</w:t>
      </w:r>
    </w:p>
    <w:p w14:paraId="5D44E0BC" w14:textId="77777777" w:rsidR="00B07844" w:rsidRPr="00FD289F" w:rsidRDefault="00B07844" w:rsidP="00B07844"/>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203292AA" w14:textId="77777777" w:rsidTr="003D486D">
        <w:trPr>
          <w:trHeight w:val="300"/>
        </w:trPr>
        <w:tc>
          <w:tcPr>
            <w:tcW w:w="1433" w:type="dxa"/>
            <w:tcBorders>
              <w:top w:val="nil"/>
              <w:left w:val="nil"/>
              <w:bottom w:val="nil"/>
              <w:right w:val="nil"/>
            </w:tcBorders>
            <w:shd w:val="clear" w:color="auto" w:fill="auto"/>
            <w:noWrap/>
            <w:vAlign w:val="center"/>
          </w:tcPr>
          <w:p w14:paraId="366E7D5D"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CC364C"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004BCF77" w14:textId="77777777" w:rsidR="00B07844" w:rsidRPr="00FD289F"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7762B123"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78CE8497" w14:textId="77777777" w:rsidTr="003D486D">
        <w:trPr>
          <w:trHeight w:val="300"/>
        </w:trPr>
        <w:tc>
          <w:tcPr>
            <w:tcW w:w="1433" w:type="dxa"/>
            <w:tcBorders>
              <w:top w:val="nil"/>
              <w:left w:val="nil"/>
              <w:bottom w:val="nil"/>
              <w:right w:val="nil"/>
            </w:tcBorders>
            <w:shd w:val="clear" w:color="auto" w:fill="auto"/>
            <w:noWrap/>
            <w:vAlign w:val="center"/>
          </w:tcPr>
          <w:p w14:paraId="4F314AB7" w14:textId="77777777" w:rsidR="00B07844" w:rsidRPr="00FD289F"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310C28D8"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A87C28E"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53FA47F" w14:textId="77777777" w:rsidR="00B07844" w:rsidRPr="00FD289F" w:rsidRDefault="00B07844" w:rsidP="003D486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7596469E"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1201B3A"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67C15543"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7EF0D955" w14:textId="77777777" w:rsidR="00B07844" w:rsidRPr="00FD289F" w:rsidRDefault="00B07844" w:rsidP="003D486D">
            <w:pPr>
              <w:jc w:val="center"/>
              <w:rPr>
                <w:rFonts w:eastAsia="Times New Roman"/>
                <w:color w:val="000000"/>
                <w:sz w:val="20"/>
                <w:szCs w:val="20"/>
              </w:rPr>
            </w:pPr>
            <w:r w:rsidRPr="00FD289F">
              <w:rPr>
                <w:b/>
                <w:i/>
                <w:sz w:val="20"/>
                <w:szCs w:val="20"/>
              </w:rPr>
              <w:t>p</w:t>
            </w:r>
          </w:p>
        </w:tc>
      </w:tr>
      <w:tr w:rsidR="00200037" w:rsidRPr="00FD289F" w14:paraId="3430E335" w14:textId="77777777" w:rsidTr="003D486D">
        <w:trPr>
          <w:trHeight w:val="300"/>
        </w:trPr>
        <w:tc>
          <w:tcPr>
            <w:tcW w:w="1433" w:type="dxa"/>
            <w:tcBorders>
              <w:top w:val="nil"/>
              <w:left w:val="nil"/>
              <w:bottom w:val="nil"/>
              <w:right w:val="nil"/>
            </w:tcBorders>
            <w:shd w:val="clear" w:color="auto" w:fill="auto"/>
            <w:noWrap/>
            <w:vAlign w:val="center"/>
          </w:tcPr>
          <w:p w14:paraId="4140327E" w14:textId="65A314E9" w:rsidR="00200037" w:rsidRPr="00FD289F" w:rsidRDefault="00200037" w:rsidP="003D486D">
            <w:pPr>
              <w:rPr>
                <w:rFonts w:eastAsia="Times New Roman"/>
                <w:color w:val="000000"/>
                <w:sz w:val="20"/>
                <w:szCs w:val="20"/>
              </w:rPr>
            </w:pPr>
            <w:r w:rsidRPr="00FD289F">
              <w:rPr>
                <w:rFonts w:eastAsia="Times New Roman"/>
                <w:color w:val="000000"/>
                <w:sz w:val="20"/>
                <w:szCs w:val="20"/>
              </w:rPr>
              <w:t>IM05</w:t>
            </w:r>
          </w:p>
        </w:tc>
        <w:tc>
          <w:tcPr>
            <w:tcW w:w="1113" w:type="dxa"/>
            <w:tcBorders>
              <w:top w:val="nil"/>
              <w:left w:val="nil"/>
              <w:bottom w:val="nil"/>
              <w:right w:val="nil"/>
            </w:tcBorders>
            <w:shd w:val="clear" w:color="auto" w:fill="auto"/>
            <w:noWrap/>
            <w:vAlign w:val="center"/>
          </w:tcPr>
          <w:p w14:paraId="56DDDDE5" w14:textId="3C661765"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0.129</w:t>
            </w:r>
          </w:p>
        </w:tc>
        <w:tc>
          <w:tcPr>
            <w:tcW w:w="1114" w:type="dxa"/>
            <w:tcBorders>
              <w:top w:val="nil"/>
              <w:left w:val="nil"/>
              <w:bottom w:val="nil"/>
              <w:right w:val="nil"/>
            </w:tcBorders>
            <w:shd w:val="clear" w:color="auto" w:fill="auto"/>
            <w:noWrap/>
            <w:vAlign w:val="center"/>
          </w:tcPr>
          <w:p w14:paraId="18967708" w14:textId="339C54FC"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0.161</w:t>
            </w:r>
          </w:p>
        </w:tc>
        <w:tc>
          <w:tcPr>
            <w:tcW w:w="1114" w:type="dxa"/>
            <w:gridSpan w:val="2"/>
            <w:tcBorders>
              <w:top w:val="nil"/>
              <w:left w:val="nil"/>
              <w:bottom w:val="nil"/>
              <w:right w:val="nil"/>
            </w:tcBorders>
            <w:shd w:val="clear" w:color="auto" w:fill="auto"/>
            <w:noWrap/>
            <w:vAlign w:val="center"/>
          </w:tcPr>
          <w:p w14:paraId="5F612367" w14:textId="0F75127A"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tcPr>
          <w:p w14:paraId="2C981AC8" w14:textId="77777777" w:rsidR="00200037" w:rsidRPr="00FD289F"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24847DE" w14:textId="19529E60"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0.118</w:t>
            </w:r>
          </w:p>
        </w:tc>
        <w:tc>
          <w:tcPr>
            <w:tcW w:w="1114" w:type="dxa"/>
            <w:tcBorders>
              <w:top w:val="nil"/>
              <w:left w:val="nil"/>
              <w:bottom w:val="nil"/>
              <w:right w:val="nil"/>
            </w:tcBorders>
            <w:shd w:val="clear" w:color="auto" w:fill="auto"/>
            <w:noWrap/>
            <w:vAlign w:val="center"/>
          </w:tcPr>
          <w:p w14:paraId="09F9E7FE" w14:textId="11928A5E"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0.090</w:t>
            </w:r>
          </w:p>
        </w:tc>
        <w:tc>
          <w:tcPr>
            <w:tcW w:w="1114" w:type="dxa"/>
            <w:tcBorders>
              <w:top w:val="nil"/>
              <w:left w:val="nil"/>
              <w:bottom w:val="nil"/>
              <w:right w:val="nil"/>
            </w:tcBorders>
            <w:shd w:val="clear" w:color="auto" w:fill="auto"/>
            <w:noWrap/>
            <w:vAlign w:val="center"/>
          </w:tcPr>
          <w:p w14:paraId="5345B4AB" w14:textId="3DD2E22F"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0.189</w:t>
            </w:r>
          </w:p>
        </w:tc>
      </w:tr>
      <w:tr w:rsidR="00B07844" w:rsidRPr="00FD289F" w14:paraId="023FEE15" w14:textId="77777777" w:rsidTr="003D486D">
        <w:trPr>
          <w:trHeight w:val="300"/>
        </w:trPr>
        <w:tc>
          <w:tcPr>
            <w:tcW w:w="1433" w:type="dxa"/>
            <w:tcBorders>
              <w:top w:val="nil"/>
              <w:left w:val="nil"/>
              <w:bottom w:val="nil"/>
              <w:right w:val="nil"/>
            </w:tcBorders>
            <w:shd w:val="clear" w:color="auto" w:fill="auto"/>
            <w:noWrap/>
            <w:vAlign w:val="center"/>
            <w:hideMark/>
          </w:tcPr>
          <w:p w14:paraId="25C198A8"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EFF105</w:t>
            </w:r>
          </w:p>
        </w:tc>
        <w:tc>
          <w:tcPr>
            <w:tcW w:w="1113" w:type="dxa"/>
            <w:tcBorders>
              <w:top w:val="nil"/>
              <w:left w:val="nil"/>
              <w:bottom w:val="nil"/>
              <w:right w:val="nil"/>
            </w:tcBorders>
            <w:shd w:val="clear" w:color="auto" w:fill="auto"/>
            <w:noWrap/>
            <w:vAlign w:val="center"/>
            <w:hideMark/>
          </w:tcPr>
          <w:p w14:paraId="0F0A2BFE"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-0.175</w:t>
            </w:r>
          </w:p>
        </w:tc>
        <w:tc>
          <w:tcPr>
            <w:tcW w:w="1114" w:type="dxa"/>
            <w:tcBorders>
              <w:top w:val="nil"/>
              <w:left w:val="nil"/>
              <w:bottom w:val="nil"/>
              <w:right w:val="nil"/>
            </w:tcBorders>
            <w:shd w:val="clear" w:color="auto" w:fill="auto"/>
            <w:noWrap/>
            <w:vAlign w:val="center"/>
            <w:hideMark/>
          </w:tcPr>
          <w:p w14:paraId="1446634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0.226</w:t>
            </w:r>
          </w:p>
        </w:tc>
        <w:tc>
          <w:tcPr>
            <w:tcW w:w="1114" w:type="dxa"/>
            <w:gridSpan w:val="2"/>
            <w:tcBorders>
              <w:top w:val="nil"/>
              <w:left w:val="nil"/>
              <w:bottom w:val="nil"/>
              <w:right w:val="nil"/>
            </w:tcBorders>
            <w:shd w:val="clear" w:color="auto" w:fill="auto"/>
            <w:noWrap/>
            <w:vAlign w:val="center"/>
            <w:hideMark/>
          </w:tcPr>
          <w:p w14:paraId="6B5B508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0.441</w:t>
            </w:r>
          </w:p>
        </w:tc>
        <w:tc>
          <w:tcPr>
            <w:tcW w:w="1113" w:type="dxa"/>
            <w:gridSpan w:val="2"/>
            <w:tcBorders>
              <w:top w:val="nil"/>
              <w:left w:val="nil"/>
              <w:bottom w:val="nil"/>
              <w:right w:val="nil"/>
            </w:tcBorders>
            <w:shd w:val="clear" w:color="auto" w:fill="auto"/>
            <w:noWrap/>
            <w:vAlign w:val="bottom"/>
            <w:hideMark/>
          </w:tcPr>
          <w:p w14:paraId="292CBADC"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4095AC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0.026</w:t>
            </w:r>
          </w:p>
        </w:tc>
        <w:tc>
          <w:tcPr>
            <w:tcW w:w="1114" w:type="dxa"/>
            <w:tcBorders>
              <w:top w:val="nil"/>
              <w:left w:val="nil"/>
              <w:bottom w:val="nil"/>
              <w:right w:val="nil"/>
            </w:tcBorders>
            <w:shd w:val="clear" w:color="auto" w:fill="auto"/>
            <w:noWrap/>
            <w:vAlign w:val="center"/>
            <w:hideMark/>
          </w:tcPr>
          <w:p w14:paraId="65EC110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0.128</w:t>
            </w:r>
          </w:p>
        </w:tc>
        <w:tc>
          <w:tcPr>
            <w:tcW w:w="1114" w:type="dxa"/>
            <w:tcBorders>
              <w:top w:val="nil"/>
              <w:left w:val="nil"/>
              <w:bottom w:val="nil"/>
              <w:right w:val="nil"/>
            </w:tcBorders>
            <w:shd w:val="clear" w:color="auto" w:fill="auto"/>
            <w:noWrap/>
            <w:vAlign w:val="center"/>
            <w:hideMark/>
          </w:tcPr>
          <w:p w14:paraId="2C56351A"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0.840</w:t>
            </w:r>
          </w:p>
        </w:tc>
      </w:tr>
      <w:tr w:rsidR="00B07844" w:rsidRPr="00FD289F" w14:paraId="52AC2837" w14:textId="77777777" w:rsidTr="003D486D">
        <w:trPr>
          <w:trHeight w:val="300"/>
        </w:trPr>
        <w:tc>
          <w:tcPr>
            <w:tcW w:w="1433" w:type="dxa"/>
            <w:tcBorders>
              <w:top w:val="nil"/>
              <w:left w:val="nil"/>
              <w:bottom w:val="nil"/>
              <w:right w:val="nil"/>
            </w:tcBorders>
            <w:shd w:val="clear" w:color="auto" w:fill="auto"/>
            <w:noWrap/>
            <w:vAlign w:val="center"/>
            <w:hideMark/>
          </w:tcPr>
          <w:p w14:paraId="699D419E"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EFF205</w:t>
            </w:r>
          </w:p>
        </w:tc>
        <w:tc>
          <w:tcPr>
            <w:tcW w:w="1113" w:type="dxa"/>
            <w:tcBorders>
              <w:top w:val="nil"/>
              <w:left w:val="nil"/>
              <w:bottom w:val="nil"/>
              <w:right w:val="nil"/>
            </w:tcBorders>
            <w:shd w:val="clear" w:color="auto" w:fill="auto"/>
            <w:noWrap/>
            <w:vAlign w:val="center"/>
            <w:hideMark/>
          </w:tcPr>
          <w:p w14:paraId="50EB27C3"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68613AC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0.227</w:t>
            </w:r>
          </w:p>
        </w:tc>
        <w:tc>
          <w:tcPr>
            <w:tcW w:w="1114" w:type="dxa"/>
            <w:gridSpan w:val="2"/>
            <w:tcBorders>
              <w:top w:val="nil"/>
              <w:left w:val="nil"/>
              <w:bottom w:val="nil"/>
              <w:right w:val="nil"/>
            </w:tcBorders>
            <w:shd w:val="clear" w:color="auto" w:fill="auto"/>
            <w:noWrap/>
            <w:vAlign w:val="center"/>
            <w:hideMark/>
          </w:tcPr>
          <w:p w14:paraId="7517F2E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hideMark/>
          </w:tcPr>
          <w:p w14:paraId="32CF4EC2"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60D281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0.014</w:t>
            </w:r>
          </w:p>
        </w:tc>
        <w:tc>
          <w:tcPr>
            <w:tcW w:w="1114" w:type="dxa"/>
            <w:tcBorders>
              <w:top w:val="nil"/>
              <w:left w:val="nil"/>
              <w:bottom w:val="nil"/>
              <w:right w:val="nil"/>
            </w:tcBorders>
            <w:shd w:val="clear" w:color="auto" w:fill="auto"/>
            <w:noWrap/>
            <w:vAlign w:val="center"/>
            <w:hideMark/>
          </w:tcPr>
          <w:p w14:paraId="51C7DC5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0.132</w:t>
            </w:r>
          </w:p>
        </w:tc>
        <w:tc>
          <w:tcPr>
            <w:tcW w:w="1114" w:type="dxa"/>
            <w:tcBorders>
              <w:top w:val="nil"/>
              <w:left w:val="nil"/>
              <w:bottom w:val="nil"/>
              <w:right w:val="nil"/>
            </w:tcBorders>
            <w:shd w:val="clear" w:color="auto" w:fill="auto"/>
            <w:noWrap/>
            <w:vAlign w:val="center"/>
            <w:hideMark/>
          </w:tcPr>
          <w:p w14:paraId="7B5DA5B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0.915</w:t>
            </w:r>
          </w:p>
        </w:tc>
      </w:tr>
      <w:tr w:rsidR="00B07844" w:rsidRPr="00FD289F" w14:paraId="5D7CD54E" w14:textId="77777777" w:rsidTr="003D486D">
        <w:trPr>
          <w:trHeight w:val="300"/>
        </w:trPr>
        <w:tc>
          <w:tcPr>
            <w:tcW w:w="1433" w:type="dxa"/>
            <w:tcBorders>
              <w:top w:val="nil"/>
              <w:left w:val="nil"/>
              <w:bottom w:val="nil"/>
              <w:right w:val="nil"/>
            </w:tcBorders>
            <w:shd w:val="clear" w:color="auto" w:fill="auto"/>
            <w:noWrap/>
            <w:vAlign w:val="center"/>
            <w:hideMark/>
          </w:tcPr>
          <w:p w14:paraId="7E838A9D"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hideMark/>
          </w:tcPr>
          <w:p w14:paraId="1769B66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0.137</w:t>
            </w:r>
          </w:p>
        </w:tc>
        <w:tc>
          <w:tcPr>
            <w:tcW w:w="1114" w:type="dxa"/>
            <w:tcBorders>
              <w:top w:val="nil"/>
              <w:left w:val="nil"/>
              <w:bottom w:val="nil"/>
              <w:right w:val="nil"/>
            </w:tcBorders>
            <w:shd w:val="clear" w:color="auto" w:fill="auto"/>
            <w:noWrap/>
            <w:vAlign w:val="center"/>
            <w:hideMark/>
          </w:tcPr>
          <w:p w14:paraId="4D88442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0.453</w:t>
            </w:r>
          </w:p>
        </w:tc>
        <w:tc>
          <w:tcPr>
            <w:tcW w:w="1114" w:type="dxa"/>
            <w:gridSpan w:val="2"/>
            <w:tcBorders>
              <w:top w:val="nil"/>
              <w:left w:val="nil"/>
              <w:bottom w:val="nil"/>
              <w:right w:val="nil"/>
            </w:tcBorders>
            <w:shd w:val="clear" w:color="auto" w:fill="auto"/>
            <w:noWrap/>
            <w:vAlign w:val="center"/>
            <w:hideMark/>
          </w:tcPr>
          <w:p w14:paraId="7FAB236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0.762</w:t>
            </w:r>
          </w:p>
        </w:tc>
        <w:tc>
          <w:tcPr>
            <w:tcW w:w="1113" w:type="dxa"/>
            <w:gridSpan w:val="2"/>
            <w:tcBorders>
              <w:top w:val="nil"/>
              <w:left w:val="nil"/>
              <w:bottom w:val="nil"/>
              <w:right w:val="nil"/>
            </w:tcBorders>
            <w:shd w:val="clear" w:color="auto" w:fill="auto"/>
            <w:noWrap/>
            <w:vAlign w:val="bottom"/>
            <w:hideMark/>
          </w:tcPr>
          <w:p w14:paraId="6379BF5E"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0AF65B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-0.527</w:t>
            </w:r>
          </w:p>
        </w:tc>
        <w:tc>
          <w:tcPr>
            <w:tcW w:w="1114" w:type="dxa"/>
            <w:tcBorders>
              <w:top w:val="nil"/>
              <w:left w:val="nil"/>
              <w:bottom w:val="nil"/>
              <w:right w:val="nil"/>
            </w:tcBorders>
            <w:shd w:val="clear" w:color="auto" w:fill="auto"/>
            <w:noWrap/>
            <w:vAlign w:val="center"/>
            <w:hideMark/>
          </w:tcPr>
          <w:p w14:paraId="73DE253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0.257</w:t>
            </w:r>
          </w:p>
        </w:tc>
        <w:tc>
          <w:tcPr>
            <w:tcW w:w="1114" w:type="dxa"/>
            <w:tcBorders>
              <w:top w:val="nil"/>
              <w:left w:val="nil"/>
              <w:bottom w:val="nil"/>
              <w:right w:val="nil"/>
            </w:tcBorders>
            <w:shd w:val="clear" w:color="auto" w:fill="auto"/>
            <w:noWrap/>
            <w:vAlign w:val="center"/>
            <w:hideMark/>
          </w:tcPr>
          <w:p w14:paraId="2C47E730"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0.040</w:t>
            </w:r>
          </w:p>
        </w:tc>
      </w:tr>
      <w:tr w:rsidR="00B07844" w:rsidRPr="00FD289F" w14:paraId="0483238A" w14:textId="77777777" w:rsidTr="003D486D">
        <w:trPr>
          <w:trHeight w:val="300"/>
        </w:trPr>
        <w:tc>
          <w:tcPr>
            <w:tcW w:w="1433" w:type="dxa"/>
            <w:tcBorders>
              <w:top w:val="nil"/>
              <w:left w:val="nil"/>
              <w:bottom w:val="nil"/>
              <w:right w:val="nil"/>
            </w:tcBorders>
            <w:shd w:val="clear" w:color="auto" w:fill="auto"/>
            <w:noWrap/>
            <w:vAlign w:val="center"/>
          </w:tcPr>
          <w:p w14:paraId="19100C5F"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rPr>
              <w:t>IMXEFF2</w:t>
            </w:r>
          </w:p>
        </w:tc>
        <w:tc>
          <w:tcPr>
            <w:tcW w:w="1113" w:type="dxa"/>
            <w:tcBorders>
              <w:top w:val="nil"/>
              <w:left w:val="nil"/>
              <w:bottom w:val="nil"/>
              <w:right w:val="nil"/>
            </w:tcBorders>
            <w:shd w:val="clear" w:color="auto" w:fill="auto"/>
            <w:noWrap/>
            <w:vAlign w:val="center"/>
          </w:tcPr>
          <w:p w14:paraId="17B755B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0.095</w:t>
            </w:r>
          </w:p>
        </w:tc>
        <w:tc>
          <w:tcPr>
            <w:tcW w:w="1114" w:type="dxa"/>
            <w:tcBorders>
              <w:top w:val="nil"/>
              <w:left w:val="nil"/>
              <w:bottom w:val="nil"/>
              <w:right w:val="nil"/>
            </w:tcBorders>
            <w:shd w:val="clear" w:color="auto" w:fill="auto"/>
            <w:noWrap/>
            <w:vAlign w:val="center"/>
          </w:tcPr>
          <w:p w14:paraId="6F60A9C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0.454</w:t>
            </w:r>
          </w:p>
        </w:tc>
        <w:tc>
          <w:tcPr>
            <w:tcW w:w="1114" w:type="dxa"/>
            <w:gridSpan w:val="2"/>
            <w:tcBorders>
              <w:top w:val="nil"/>
              <w:left w:val="nil"/>
              <w:bottom w:val="nil"/>
              <w:right w:val="nil"/>
            </w:tcBorders>
            <w:shd w:val="clear" w:color="auto" w:fill="auto"/>
            <w:noWrap/>
            <w:vAlign w:val="center"/>
          </w:tcPr>
          <w:p w14:paraId="6A5DC54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0.835</w:t>
            </w:r>
          </w:p>
        </w:tc>
        <w:tc>
          <w:tcPr>
            <w:tcW w:w="1113" w:type="dxa"/>
            <w:gridSpan w:val="2"/>
            <w:tcBorders>
              <w:top w:val="nil"/>
              <w:left w:val="nil"/>
              <w:bottom w:val="nil"/>
              <w:right w:val="nil"/>
            </w:tcBorders>
            <w:shd w:val="clear" w:color="auto" w:fill="auto"/>
            <w:noWrap/>
            <w:vAlign w:val="bottom"/>
          </w:tcPr>
          <w:p w14:paraId="2A6719FA"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05C6117"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-0.306</w:t>
            </w:r>
          </w:p>
        </w:tc>
        <w:tc>
          <w:tcPr>
            <w:tcW w:w="1114" w:type="dxa"/>
            <w:tcBorders>
              <w:top w:val="nil"/>
              <w:left w:val="nil"/>
              <w:bottom w:val="nil"/>
              <w:right w:val="nil"/>
            </w:tcBorders>
            <w:shd w:val="clear" w:color="auto" w:fill="auto"/>
            <w:noWrap/>
            <w:vAlign w:val="center"/>
          </w:tcPr>
          <w:p w14:paraId="03057DF6"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0.263</w:t>
            </w:r>
          </w:p>
        </w:tc>
        <w:tc>
          <w:tcPr>
            <w:tcW w:w="1114" w:type="dxa"/>
            <w:tcBorders>
              <w:top w:val="nil"/>
              <w:left w:val="nil"/>
              <w:bottom w:val="nil"/>
              <w:right w:val="nil"/>
            </w:tcBorders>
            <w:shd w:val="clear" w:color="auto" w:fill="auto"/>
            <w:noWrap/>
            <w:vAlign w:val="center"/>
          </w:tcPr>
          <w:p w14:paraId="04BDE83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0.245</w:t>
            </w:r>
          </w:p>
        </w:tc>
      </w:tr>
    </w:tbl>
    <w:p w14:paraId="62808779" w14:textId="3CA5C214" w:rsidR="00B07844" w:rsidRPr="00B1319A" w:rsidRDefault="00B07844" w:rsidP="00B07844">
      <w:pPr>
        <w:contextualSpacing/>
        <w:rPr>
          <w:sz w:val="20"/>
          <w:szCs w:val="20"/>
        </w:rPr>
      </w:pPr>
      <w:r w:rsidRPr="00B1319A">
        <w:rPr>
          <w:i/>
          <w:sz w:val="20"/>
          <w:szCs w:val="20"/>
        </w:rPr>
        <w:t>Note.</w:t>
      </w:r>
      <w:r w:rsidRPr="00B1319A">
        <w:rPr>
          <w:sz w:val="20"/>
          <w:szCs w:val="20"/>
        </w:rPr>
        <w:t xml:space="preserve"> EFF105 = Positive efficiency information manipulation (effect coded: +/-0.5), EFF205 = Negative efficiency information manipulation (effect coded: +/-0.5), IM05 = </w:t>
      </w:r>
      <w:del w:id="110" w:author="Author">
        <w:r w:rsidRPr="00B1319A" w:rsidDel="00AE2369">
          <w:rPr>
            <w:sz w:val="20"/>
            <w:szCs w:val="20"/>
          </w:rPr>
          <w:delText>Imagery</w:delText>
        </w:r>
      </w:del>
      <w:ins w:id="111" w:author="Author">
        <w:r w:rsidR="00AE2369">
          <w:rPr>
            <w:sz w:val="20"/>
            <w:szCs w:val="20"/>
          </w:rPr>
          <w:t>Image</w:t>
        </w:r>
      </w:ins>
      <w:r w:rsidRPr="00B1319A">
        <w:rPr>
          <w:sz w:val="20"/>
          <w:szCs w:val="20"/>
        </w:rPr>
        <w:t xml:space="preserve"> manipulation (effect coded: +/-0.5), IMXEFF = </w:t>
      </w:r>
      <w:del w:id="112" w:author="Author">
        <w:r w:rsidRPr="00B1319A" w:rsidDel="00AE2369">
          <w:rPr>
            <w:rFonts w:eastAsia="Times New Roman"/>
            <w:color w:val="000000"/>
            <w:sz w:val="20"/>
            <w:szCs w:val="20"/>
          </w:rPr>
          <w:delText>Imagery</w:delText>
        </w:r>
      </w:del>
      <w:ins w:id="113" w:author="Author">
        <w:r w:rsidR="00AE2369">
          <w:rPr>
            <w:rFonts w:eastAsia="Times New Roman"/>
            <w:color w:val="000000"/>
            <w:sz w:val="20"/>
            <w:szCs w:val="20"/>
          </w:rPr>
          <w:t>Image</w:t>
        </w:r>
      </w:ins>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Positive efficiency information, </w:t>
      </w:r>
      <w:r w:rsidRPr="00B1319A">
        <w:rPr>
          <w:sz w:val="20"/>
          <w:szCs w:val="20"/>
        </w:rPr>
        <w:t xml:space="preserve">IMXEFF2 = </w:t>
      </w:r>
      <w:del w:id="114" w:author="Author">
        <w:r w:rsidRPr="00B1319A" w:rsidDel="00AE2369">
          <w:rPr>
            <w:rFonts w:eastAsia="Times New Roman"/>
            <w:color w:val="000000"/>
            <w:sz w:val="20"/>
            <w:szCs w:val="20"/>
          </w:rPr>
          <w:delText>Imagery</w:delText>
        </w:r>
      </w:del>
      <w:ins w:id="115" w:author="Author">
        <w:r w:rsidR="00AE2369">
          <w:rPr>
            <w:rFonts w:eastAsia="Times New Roman"/>
            <w:color w:val="000000"/>
            <w:sz w:val="20"/>
            <w:szCs w:val="20"/>
          </w:rPr>
          <w:t>Image</w:t>
        </w:r>
      </w:ins>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Negative efficiency information</w:t>
      </w:r>
      <w:r>
        <w:rPr>
          <w:rFonts w:eastAsia="Times New Roman"/>
          <w:color w:val="000000"/>
          <w:sz w:val="20"/>
          <w:szCs w:val="20"/>
        </w:rPr>
        <w:t>.</w:t>
      </w:r>
    </w:p>
    <w:p w14:paraId="1EE8EC13" w14:textId="391406D5" w:rsidR="00B07844" w:rsidRPr="00FD289F" w:rsidRDefault="00B07844" w:rsidP="00B07844"/>
    <w:p w14:paraId="68B561DA" w14:textId="77777777" w:rsidR="00B07844" w:rsidRPr="00FD289F" w:rsidRDefault="00B07844" w:rsidP="00B07844">
      <w:pPr>
        <w:contextualSpacing/>
      </w:pPr>
      <w:r>
        <w:rPr>
          <w:i/>
        </w:rPr>
        <w:t>Table S3</w:t>
      </w:r>
      <w:r w:rsidRPr="00FD289F">
        <w:rPr>
          <w:i/>
        </w:rPr>
        <w:t>.</w:t>
      </w:r>
      <w:r w:rsidRPr="00FD289F">
        <w:t xml:space="preserve"> </w:t>
      </w:r>
      <w:r>
        <w:t>R</w:t>
      </w:r>
      <w:r w:rsidRPr="00FD289F">
        <w:t>egression coefficients</w:t>
      </w:r>
      <w:r>
        <w:t xml:space="preserve"> for experimental manipulations </w:t>
      </w:r>
      <w:r w:rsidRPr="00CB77EB">
        <w:t>in study</w:t>
      </w:r>
      <w:r>
        <w:t xml:space="preserve"> 3 </w:t>
      </w:r>
      <w:r w:rsidRPr="00FD289F">
        <w:t>(</w:t>
      </w:r>
      <w:r w:rsidRPr="00FD289F">
        <w:rPr>
          <w:i/>
        </w:rPr>
        <w:t>N</w:t>
      </w:r>
      <w:r w:rsidRPr="00FD289F">
        <w:t xml:space="preserve"> = 681)</w:t>
      </w:r>
      <w:r w:rsidRPr="00CB77EB">
        <w:t>.</w:t>
      </w:r>
    </w:p>
    <w:p w14:paraId="1177E272" w14:textId="77777777" w:rsidR="00B07844" w:rsidRPr="00FD289F"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7AEBA80E" w14:textId="77777777" w:rsidTr="003D486D">
        <w:trPr>
          <w:trHeight w:val="300"/>
        </w:trPr>
        <w:tc>
          <w:tcPr>
            <w:tcW w:w="1433" w:type="dxa"/>
            <w:tcBorders>
              <w:top w:val="nil"/>
              <w:left w:val="nil"/>
              <w:bottom w:val="nil"/>
              <w:right w:val="nil"/>
            </w:tcBorders>
            <w:shd w:val="clear" w:color="auto" w:fill="auto"/>
            <w:noWrap/>
            <w:vAlign w:val="center"/>
          </w:tcPr>
          <w:p w14:paraId="3F36DD0C"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36CAE097"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016C26C" w14:textId="77777777" w:rsidR="00B07844" w:rsidRPr="00FD289F"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42D5A3D" w14:textId="77777777" w:rsidR="00B07844" w:rsidRPr="00FD289F"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0B44F25F" w14:textId="77777777" w:rsidTr="003D486D">
        <w:trPr>
          <w:trHeight w:val="300"/>
        </w:trPr>
        <w:tc>
          <w:tcPr>
            <w:tcW w:w="1433" w:type="dxa"/>
            <w:tcBorders>
              <w:top w:val="nil"/>
              <w:left w:val="nil"/>
              <w:bottom w:val="nil"/>
              <w:right w:val="nil"/>
            </w:tcBorders>
            <w:shd w:val="clear" w:color="auto" w:fill="auto"/>
            <w:noWrap/>
            <w:vAlign w:val="center"/>
          </w:tcPr>
          <w:p w14:paraId="3D9B0F61" w14:textId="77777777" w:rsidR="00B07844" w:rsidRPr="00FD289F"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00A9E478"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10AE761C"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FF5D197" w14:textId="77777777" w:rsidR="00B07844" w:rsidRPr="00FD289F" w:rsidRDefault="00B07844" w:rsidP="003D486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64763C6C"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6F8E406" w14:textId="77777777" w:rsidR="00B07844" w:rsidRPr="00FD289F" w:rsidRDefault="00B07844" w:rsidP="003D486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55081D0" w14:textId="77777777" w:rsidR="00B07844" w:rsidRPr="00FD289F" w:rsidRDefault="00B07844" w:rsidP="003D486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6C90D4E9" w14:textId="77777777" w:rsidR="00B07844" w:rsidRPr="00FD289F" w:rsidRDefault="00B07844" w:rsidP="003D486D">
            <w:pPr>
              <w:jc w:val="center"/>
              <w:rPr>
                <w:rFonts w:eastAsia="Times New Roman"/>
                <w:color w:val="000000"/>
                <w:sz w:val="20"/>
                <w:szCs w:val="20"/>
              </w:rPr>
            </w:pPr>
            <w:r w:rsidRPr="00FD289F">
              <w:rPr>
                <w:b/>
                <w:i/>
                <w:sz w:val="20"/>
                <w:szCs w:val="20"/>
              </w:rPr>
              <w:t>p</w:t>
            </w:r>
          </w:p>
        </w:tc>
      </w:tr>
      <w:tr w:rsidR="00200037" w:rsidRPr="00FD289F" w14:paraId="4FBEC00E" w14:textId="77777777" w:rsidTr="003D486D">
        <w:trPr>
          <w:trHeight w:val="300"/>
        </w:trPr>
        <w:tc>
          <w:tcPr>
            <w:tcW w:w="1433" w:type="dxa"/>
            <w:tcBorders>
              <w:top w:val="nil"/>
              <w:left w:val="nil"/>
              <w:bottom w:val="nil"/>
              <w:right w:val="nil"/>
            </w:tcBorders>
            <w:shd w:val="clear" w:color="auto" w:fill="auto"/>
            <w:noWrap/>
            <w:vAlign w:val="center"/>
          </w:tcPr>
          <w:p w14:paraId="6BB3BDE6" w14:textId="5E226DCD" w:rsidR="00200037" w:rsidRPr="00FD289F" w:rsidRDefault="00200037" w:rsidP="003D486D">
            <w:pPr>
              <w:rPr>
                <w:rFonts w:eastAsia="Times New Roman"/>
                <w:color w:val="000000"/>
                <w:sz w:val="20"/>
                <w:szCs w:val="20"/>
                <w:lang w:val="de-DE"/>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69890C30" w14:textId="69DB34AD"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tcPr>
          <w:p w14:paraId="49A5779C" w14:textId="1980BD92"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tcPr>
          <w:p w14:paraId="6BEA8445" w14:textId="7AF55304"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tcPr>
          <w:p w14:paraId="1EE13AC9" w14:textId="77777777" w:rsidR="00200037" w:rsidRPr="00FD289F"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1990444" w14:textId="307EBD82"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tcPr>
          <w:p w14:paraId="264576FA" w14:textId="09390437"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tcPr>
          <w:p w14:paraId="51F2193B" w14:textId="6B63593E" w:rsidR="00200037" w:rsidRPr="00FD289F" w:rsidRDefault="00200037" w:rsidP="003D486D">
            <w:pPr>
              <w:jc w:val="center"/>
              <w:rPr>
                <w:rFonts w:eastAsia="Times New Roman"/>
                <w:color w:val="000000"/>
                <w:sz w:val="20"/>
                <w:szCs w:val="20"/>
              </w:rPr>
            </w:pPr>
            <w:r w:rsidRPr="00FD289F">
              <w:rPr>
                <w:rFonts w:eastAsia="Times New Roman"/>
                <w:color w:val="000000"/>
                <w:sz w:val="20"/>
                <w:szCs w:val="20"/>
              </w:rPr>
              <w:t>0.028</w:t>
            </w:r>
          </w:p>
        </w:tc>
      </w:tr>
      <w:tr w:rsidR="00B07844" w:rsidRPr="00FD289F" w14:paraId="690556FA" w14:textId="77777777" w:rsidTr="003D486D">
        <w:trPr>
          <w:trHeight w:val="300"/>
        </w:trPr>
        <w:tc>
          <w:tcPr>
            <w:tcW w:w="1433" w:type="dxa"/>
            <w:tcBorders>
              <w:top w:val="nil"/>
              <w:left w:val="nil"/>
              <w:bottom w:val="nil"/>
              <w:right w:val="nil"/>
            </w:tcBorders>
            <w:shd w:val="clear" w:color="auto" w:fill="auto"/>
            <w:noWrap/>
            <w:vAlign w:val="center"/>
            <w:hideMark/>
          </w:tcPr>
          <w:p w14:paraId="6F12E66C"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EFF105</w:t>
            </w:r>
          </w:p>
        </w:tc>
        <w:tc>
          <w:tcPr>
            <w:tcW w:w="1113" w:type="dxa"/>
            <w:tcBorders>
              <w:top w:val="nil"/>
              <w:left w:val="nil"/>
              <w:bottom w:val="nil"/>
              <w:right w:val="nil"/>
            </w:tcBorders>
            <w:shd w:val="clear" w:color="auto" w:fill="auto"/>
            <w:noWrap/>
            <w:vAlign w:val="center"/>
            <w:hideMark/>
          </w:tcPr>
          <w:p w14:paraId="431EBB1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-0.304</w:t>
            </w:r>
          </w:p>
        </w:tc>
        <w:tc>
          <w:tcPr>
            <w:tcW w:w="1114" w:type="dxa"/>
            <w:tcBorders>
              <w:top w:val="nil"/>
              <w:left w:val="nil"/>
              <w:bottom w:val="nil"/>
              <w:right w:val="nil"/>
            </w:tcBorders>
            <w:shd w:val="clear" w:color="auto" w:fill="auto"/>
            <w:noWrap/>
            <w:vAlign w:val="center"/>
            <w:hideMark/>
          </w:tcPr>
          <w:p w14:paraId="0CFD275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0.261</w:t>
            </w:r>
          </w:p>
        </w:tc>
        <w:tc>
          <w:tcPr>
            <w:tcW w:w="1114" w:type="dxa"/>
            <w:gridSpan w:val="2"/>
            <w:tcBorders>
              <w:top w:val="nil"/>
              <w:left w:val="nil"/>
              <w:bottom w:val="nil"/>
              <w:right w:val="nil"/>
            </w:tcBorders>
            <w:shd w:val="clear" w:color="auto" w:fill="auto"/>
            <w:noWrap/>
            <w:vAlign w:val="center"/>
            <w:hideMark/>
          </w:tcPr>
          <w:p w14:paraId="66DC2733"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0.245</w:t>
            </w:r>
          </w:p>
        </w:tc>
        <w:tc>
          <w:tcPr>
            <w:tcW w:w="1113" w:type="dxa"/>
            <w:gridSpan w:val="2"/>
            <w:tcBorders>
              <w:top w:val="nil"/>
              <w:left w:val="nil"/>
              <w:bottom w:val="nil"/>
              <w:right w:val="nil"/>
            </w:tcBorders>
            <w:shd w:val="clear" w:color="auto" w:fill="auto"/>
            <w:noWrap/>
            <w:vAlign w:val="bottom"/>
            <w:hideMark/>
          </w:tcPr>
          <w:p w14:paraId="26D8B881"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32AF2B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1.106</w:t>
            </w:r>
          </w:p>
        </w:tc>
        <w:tc>
          <w:tcPr>
            <w:tcW w:w="1114" w:type="dxa"/>
            <w:tcBorders>
              <w:top w:val="nil"/>
              <w:left w:val="nil"/>
              <w:bottom w:val="nil"/>
              <w:right w:val="nil"/>
            </w:tcBorders>
            <w:shd w:val="clear" w:color="auto" w:fill="auto"/>
            <w:noWrap/>
            <w:vAlign w:val="center"/>
            <w:hideMark/>
          </w:tcPr>
          <w:p w14:paraId="01AD7B99"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1.880</w:t>
            </w:r>
          </w:p>
        </w:tc>
        <w:tc>
          <w:tcPr>
            <w:tcW w:w="1114" w:type="dxa"/>
            <w:tcBorders>
              <w:top w:val="nil"/>
              <w:left w:val="nil"/>
              <w:bottom w:val="nil"/>
              <w:right w:val="nil"/>
            </w:tcBorders>
            <w:shd w:val="clear" w:color="auto" w:fill="auto"/>
            <w:noWrap/>
            <w:vAlign w:val="center"/>
            <w:hideMark/>
          </w:tcPr>
          <w:p w14:paraId="776B436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0.556</w:t>
            </w:r>
          </w:p>
        </w:tc>
      </w:tr>
      <w:tr w:rsidR="00B07844" w:rsidRPr="00FD289F" w14:paraId="4D120FC1" w14:textId="77777777" w:rsidTr="003D486D">
        <w:trPr>
          <w:trHeight w:val="300"/>
        </w:trPr>
        <w:tc>
          <w:tcPr>
            <w:tcW w:w="1433" w:type="dxa"/>
            <w:tcBorders>
              <w:top w:val="nil"/>
              <w:left w:val="nil"/>
              <w:bottom w:val="nil"/>
              <w:right w:val="nil"/>
            </w:tcBorders>
            <w:shd w:val="clear" w:color="auto" w:fill="auto"/>
            <w:noWrap/>
            <w:vAlign w:val="center"/>
            <w:hideMark/>
          </w:tcPr>
          <w:p w14:paraId="0CE6AB23"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EFF205</w:t>
            </w:r>
          </w:p>
        </w:tc>
        <w:tc>
          <w:tcPr>
            <w:tcW w:w="1113" w:type="dxa"/>
            <w:tcBorders>
              <w:top w:val="nil"/>
              <w:left w:val="nil"/>
              <w:bottom w:val="nil"/>
              <w:right w:val="nil"/>
            </w:tcBorders>
            <w:shd w:val="clear" w:color="auto" w:fill="auto"/>
            <w:noWrap/>
            <w:vAlign w:val="center"/>
            <w:hideMark/>
          </w:tcPr>
          <w:p w14:paraId="084009E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-0.054</w:t>
            </w:r>
          </w:p>
        </w:tc>
        <w:tc>
          <w:tcPr>
            <w:tcW w:w="1114" w:type="dxa"/>
            <w:tcBorders>
              <w:top w:val="nil"/>
              <w:left w:val="nil"/>
              <w:bottom w:val="nil"/>
              <w:right w:val="nil"/>
            </w:tcBorders>
            <w:shd w:val="clear" w:color="auto" w:fill="auto"/>
            <w:noWrap/>
            <w:vAlign w:val="center"/>
            <w:hideMark/>
          </w:tcPr>
          <w:p w14:paraId="1BC98305"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1CB419F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0.839</w:t>
            </w:r>
          </w:p>
        </w:tc>
        <w:tc>
          <w:tcPr>
            <w:tcW w:w="1113" w:type="dxa"/>
            <w:gridSpan w:val="2"/>
            <w:tcBorders>
              <w:top w:val="nil"/>
              <w:left w:val="nil"/>
              <w:bottom w:val="nil"/>
              <w:right w:val="nil"/>
            </w:tcBorders>
            <w:shd w:val="clear" w:color="auto" w:fill="auto"/>
            <w:noWrap/>
            <w:vAlign w:val="bottom"/>
            <w:hideMark/>
          </w:tcPr>
          <w:p w14:paraId="445475E4"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73B73E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-1.473</w:t>
            </w:r>
          </w:p>
        </w:tc>
        <w:tc>
          <w:tcPr>
            <w:tcW w:w="1114" w:type="dxa"/>
            <w:tcBorders>
              <w:top w:val="nil"/>
              <w:left w:val="nil"/>
              <w:bottom w:val="nil"/>
              <w:right w:val="nil"/>
            </w:tcBorders>
            <w:shd w:val="clear" w:color="auto" w:fill="auto"/>
            <w:noWrap/>
            <w:vAlign w:val="center"/>
            <w:hideMark/>
          </w:tcPr>
          <w:p w14:paraId="3EDA817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1.787</w:t>
            </w:r>
          </w:p>
        </w:tc>
        <w:tc>
          <w:tcPr>
            <w:tcW w:w="1114" w:type="dxa"/>
            <w:tcBorders>
              <w:top w:val="nil"/>
              <w:left w:val="nil"/>
              <w:bottom w:val="nil"/>
              <w:right w:val="nil"/>
            </w:tcBorders>
            <w:shd w:val="clear" w:color="auto" w:fill="auto"/>
            <w:noWrap/>
            <w:vAlign w:val="center"/>
            <w:hideMark/>
          </w:tcPr>
          <w:p w14:paraId="5FA4B71F"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0.410</w:t>
            </w:r>
          </w:p>
        </w:tc>
      </w:tr>
      <w:tr w:rsidR="00B07844" w:rsidRPr="00FD289F" w14:paraId="1424B8C5" w14:textId="77777777" w:rsidTr="003D486D">
        <w:trPr>
          <w:trHeight w:val="300"/>
        </w:trPr>
        <w:tc>
          <w:tcPr>
            <w:tcW w:w="1433" w:type="dxa"/>
            <w:tcBorders>
              <w:top w:val="nil"/>
              <w:left w:val="nil"/>
              <w:bottom w:val="nil"/>
              <w:right w:val="nil"/>
            </w:tcBorders>
            <w:shd w:val="clear" w:color="auto" w:fill="auto"/>
            <w:noWrap/>
            <w:vAlign w:val="center"/>
            <w:hideMark/>
          </w:tcPr>
          <w:p w14:paraId="48F343BE"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377AA7B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hideMark/>
          </w:tcPr>
          <w:p w14:paraId="777FF8B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hideMark/>
          </w:tcPr>
          <w:p w14:paraId="0375159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hideMark/>
          </w:tcPr>
          <w:p w14:paraId="3DC91F09"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7B8816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hideMark/>
          </w:tcPr>
          <w:p w14:paraId="2C49EE5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hideMark/>
          </w:tcPr>
          <w:p w14:paraId="2B486A5A"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0.028</w:t>
            </w:r>
          </w:p>
        </w:tc>
      </w:tr>
      <w:tr w:rsidR="00B07844" w:rsidRPr="00FD289F" w14:paraId="3CE6955E" w14:textId="77777777" w:rsidTr="003D486D">
        <w:trPr>
          <w:trHeight w:val="300"/>
        </w:trPr>
        <w:tc>
          <w:tcPr>
            <w:tcW w:w="1433" w:type="dxa"/>
            <w:tcBorders>
              <w:top w:val="nil"/>
              <w:left w:val="nil"/>
              <w:bottom w:val="nil"/>
              <w:right w:val="nil"/>
            </w:tcBorders>
            <w:shd w:val="clear" w:color="auto" w:fill="auto"/>
            <w:noWrap/>
            <w:vAlign w:val="center"/>
            <w:hideMark/>
          </w:tcPr>
          <w:p w14:paraId="5FD10846"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IMXEFF</w:t>
            </w:r>
          </w:p>
        </w:tc>
        <w:tc>
          <w:tcPr>
            <w:tcW w:w="1113" w:type="dxa"/>
            <w:tcBorders>
              <w:top w:val="nil"/>
              <w:left w:val="nil"/>
              <w:bottom w:val="nil"/>
              <w:right w:val="nil"/>
            </w:tcBorders>
            <w:shd w:val="clear" w:color="auto" w:fill="auto"/>
            <w:noWrap/>
            <w:vAlign w:val="center"/>
            <w:hideMark/>
          </w:tcPr>
          <w:p w14:paraId="713753C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-0.151</w:t>
            </w:r>
          </w:p>
        </w:tc>
        <w:tc>
          <w:tcPr>
            <w:tcW w:w="1114" w:type="dxa"/>
            <w:tcBorders>
              <w:top w:val="nil"/>
              <w:left w:val="nil"/>
              <w:bottom w:val="nil"/>
              <w:right w:val="nil"/>
            </w:tcBorders>
            <w:shd w:val="clear" w:color="auto" w:fill="auto"/>
            <w:noWrap/>
            <w:vAlign w:val="center"/>
            <w:hideMark/>
          </w:tcPr>
          <w:p w14:paraId="7296A84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0.523</w:t>
            </w:r>
          </w:p>
        </w:tc>
        <w:tc>
          <w:tcPr>
            <w:tcW w:w="1114" w:type="dxa"/>
            <w:gridSpan w:val="2"/>
            <w:tcBorders>
              <w:top w:val="nil"/>
              <w:left w:val="nil"/>
              <w:bottom w:val="nil"/>
              <w:right w:val="nil"/>
            </w:tcBorders>
            <w:shd w:val="clear" w:color="auto" w:fill="auto"/>
            <w:noWrap/>
            <w:vAlign w:val="center"/>
            <w:hideMark/>
          </w:tcPr>
          <w:p w14:paraId="18C38118"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0.773</w:t>
            </w:r>
          </w:p>
        </w:tc>
        <w:tc>
          <w:tcPr>
            <w:tcW w:w="1113" w:type="dxa"/>
            <w:gridSpan w:val="2"/>
            <w:tcBorders>
              <w:top w:val="nil"/>
              <w:left w:val="nil"/>
              <w:bottom w:val="nil"/>
              <w:right w:val="nil"/>
            </w:tcBorders>
            <w:shd w:val="clear" w:color="auto" w:fill="auto"/>
            <w:noWrap/>
            <w:vAlign w:val="bottom"/>
            <w:hideMark/>
          </w:tcPr>
          <w:p w14:paraId="1F3C3795"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42D1C0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-0.344</w:t>
            </w:r>
          </w:p>
        </w:tc>
        <w:tc>
          <w:tcPr>
            <w:tcW w:w="1114" w:type="dxa"/>
            <w:tcBorders>
              <w:top w:val="nil"/>
              <w:left w:val="nil"/>
              <w:bottom w:val="nil"/>
              <w:right w:val="nil"/>
            </w:tcBorders>
            <w:shd w:val="clear" w:color="auto" w:fill="auto"/>
            <w:noWrap/>
            <w:vAlign w:val="center"/>
            <w:hideMark/>
          </w:tcPr>
          <w:p w14:paraId="31983A24"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3.760</w:t>
            </w:r>
          </w:p>
        </w:tc>
        <w:tc>
          <w:tcPr>
            <w:tcW w:w="1114" w:type="dxa"/>
            <w:tcBorders>
              <w:top w:val="nil"/>
              <w:left w:val="nil"/>
              <w:bottom w:val="nil"/>
              <w:right w:val="nil"/>
            </w:tcBorders>
            <w:shd w:val="clear" w:color="auto" w:fill="auto"/>
            <w:noWrap/>
            <w:vAlign w:val="center"/>
            <w:hideMark/>
          </w:tcPr>
          <w:p w14:paraId="37FB4082"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0.927</w:t>
            </w:r>
          </w:p>
        </w:tc>
      </w:tr>
      <w:tr w:rsidR="00B07844" w:rsidRPr="00FD289F" w14:paraId="5E82784F" w14:textId="77777777" w:rsidTr="003D486D">
        <w:trPr>
          <w:trHeight w:val="300"/>
        </w:trPr>
        <w:tc>
          <w:tcPr>
            <w:tcW w:w="1433" w:type="dxa"/>
            <w:tcBorders>
              <w:top w:val="nil"/>
              <w:left w:val="nil"/>
              <w:bottom w:val="nil"/>
              <w:right w:val="nil"/>
            </w:tcBorders>
            <w:shd w:val="clear" w:color="auto" w:fill="auto"/>
            <w:noWrap/>
            <w:vAlign w:val="center"/>
          </w:tcPr>
          <w:p w14:paraId="74FCFE54" w14:textId="77777777" w:rsidR="00B07844" w:rsidRPr="00FD289F" w:rsidRDefault="00B07844" w:rsidP="003D486D">
            <w:pPr>
              <w:rPr>
                <w:rFonts w:eastAsia="Times New Roman"/>
                <w:color w:val="000000"/>
                <w:sz w:val="20"/>
                <w:szCs w:val="20"/>
              </w:rPr>
            </w:pPr>
            <w:r w:rsidRPr="00FD289F">
              <w:rPr>
                <w:rFonts w:eastAsia="Times New Roman"/>
                <w:color w:val="000000"/>
                <w:sz w:val="20"/>
                <w:szCs w:val="20"/>
                <w:lang w:val="de-DE"/>
              </w:rPr>
              <w:t>IMXEFF2</w:t>
            </w:r>
          </w:p>
        </w:tc>
        <w:tc>
          <w:tcPr>
            <w:tcW w:w="1113" w:type="dxa"/>
            <w:tcBorders>
              <w:top w:val="nil"/>
              <w:left w:val="nil"/>
              <w:bottom w:val="nil"/>
              <w:right w:val="nil"/>
            </w:tcBorders>
            <w:shd w:val="clear" w:color="auto" w:fill="auto"/>
            <w:noWrap/>
            <w:vAlign w:val="center"/>
          </w:tcPr>
          <w:p w14:paraId="28B5CBC9"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0.488</w:t>
            </w:r>
          </w:p>
        </w:tc>
        <w:tc>
          <w:tcPr>
            <w:tcW w:w="1114" w:type="dxa"/>
            <w:tcBorders>
              <w:top w:val="nil"/>
              <w:left w:val="nil"/>
              <w:bottom w:val="nil"/>
              <w:right w:val="nil"/>
            </w:tcBorders>
            <w:shd w:val="clear" w:color="auto" w:fill="auto"/>
            <w:noWrap/>
            <w:vAlign w:val="center"/>
          </w:tcPr>
          <w:p w14:paraId="6157ADD1"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7BB415EC"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0.362</w:t>
            </w:r>
          </w:p>
        </w:tc>
        <w:tc>
          <w:tcPr>
            <w:tcW w:w="1113" w:type="dxa"/>
            <w:gridSpan w:val="2"/>
            <w:tcBorders>
              <w:top w:val="nil"/>
              <w:left w:val="nil"/>
              <w:bottom w:val="nil"/>
              <w:right w:val="nil"/>
            </w:tcBorders>
            <w:shd w:val="clear" w:color="auto" w:fill="auto"/>
            <w:noWrap/>
            <w:vAlign w:val="bottom"/>
          </w:tcPr>
          <w:p w14:paraId="46B9E742" w14:textId="77777777" w:rsidR="00B07844" w:rsidRPr="00FD289F"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4E9B7CD"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-0.557</w:t>
            </w:r>
          </w:p>
        </w:tc>
        <w:tc>
          <w:tcPr>
            <w:tcW w:w="1114" w:type="dxa"/>
            <w:tcBorders>
              <w:top w:val="nil"/>
              <w:left w:val="nil"/>
              <w:bottom w:val="nil"/>
              <w:right w:val="nil"/>
            </w:tcBorders>
            <w:shd w:val="clear" w:color="auto" w:fill="auto"/>
            <w:noWrap/>
            <w:vAlign w:val="center"/>
          </w:tcPr>
          <w:p w14:paraId="753D11B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3.575</w:t>
            </w:r>
          </w:p>
        </w:tc>
        <w:tc>
          <w:tcPr>
            <w:tcW w:w="1114" w:type="dxa"/>
            <w:tcBorders>
              <w:top w:val="nil"/>
              <w:left w:val="nil"/>
              <w:bottom w:val="nil"/>
              <w:right w:val="nil"/>
            </w:tcBorders>
            <w:shd w:val="clear" w:color="auto" w:fill="auto"/>
            <w:noWrap/>
            <w:vAlign w:val="center"/>
          </w:tcPr>
          <w:p w14:paraId="42DE201B" w14:textId="77777777" w:rsidR="00B07844" w:rsidRPr="00FD289F" w:rsidRDefault="00B07844" w:rsidP="003D486D">
            <w:pPr>
              <w:jc w:val="center"/>
              <w:rPr>
                <w:rFonts w:eastAsia="Times New Roman"/>
                <w:color w:val="000000"/>
                <w:sz w:val="20"/>
                <w:szCs w:val="20"/>
              </w:rPr>
            </w:pPr>
            <w:r w:rsidRPr="00FD289F">
              <w:rPr>
                <w:rFonts w:eastAsia="Times New Roman"/>
                <w:color w:val="000000"/>
                <w:sz w:val="20"/>
                <w:szCs w:val="20"/>
              </w:rPr>
              <w:t>0.876</w:t>
            </w:r>
          </w:p>
        </w:tc>
      </w:tr>
    </w:tbl>
    <w:p w14:paraId="2EDF69AC" w14:textId="4BA207B0" w:rsidR="00B07844" w:rsidRPr="00F124A8" w:rsidRDefault="00B07844" w:rsidP="00B07844">
      <w:pPr>
        <w:contextualSpacing/>
        <w:rPr>
          <w:sz w:val="20"/>
          <w:szCs w:val="20"/>
        </w:rPr>
      </w:pPr>
      <w:r w:rsidRPr="00F124A8">
        <w:rPr>
          <w:i/>
          <w:sz w:val="20"/>
          <w:szCs w:val="20"/>
        </w:rPr>
        <w:t>Note.</w:t>
      </w:r>
      <w:r w:rsidRPr="00F124A8">
        <w:rPr>
          <w:sz w:val="20"/>
          <w:szCs w:val="20"/>
        </w:rPr>
        <w:t xml:space="preserve"> EFF105 = Positive efficiency information manipulation (effect coded: +/-0.5), EFF205 = Negative efficiency information manipulation (effect coded: +/-0.5), IM05 = </w:t>
      </w:r>
      <w:del w:id="116" w:author="Author">
        <w:r w:rsidRPr="00F124A8" w:rsidDel="00AE2369">
          <w:rPr>
            <w:sz w:val="20"/>
            <w:szCs w:val="20"/>
          </w:rPr>
          <w:delText>Imagery</w:delText>
        </w:r>
      </w:del>
      <w:ins w:id="117" w:author="Author">
        <w:r w:rsidR="00AE2369">
          <w:rPr>
            <w:sz w:val="20"/>
            <w:szCs w:val="20"/>
          </w:rPr>
          <w:t>Image</w:t>
        </w:r>
      </w:ins>
      <w:r w:rsidRPr="00F124A8">
        <w:rPr>
          <w:sz w:val="20"/>
          <w:szCs w:val="20"/>
        </w:rPr>
        <w:t xml:space="preserve"> manipulation (effect coded: +/-0.5), IMXEFF = </w:t>
      </w:r>
      <w:del w:id="118" w:author="Author">
        <w:r w:rsidRPr="00F124A8" w:rsidDel="00AE2369">
          <w:rPr>
            <w:rFonts w:eastAsia="Times New Roman"/>
            <w:color w:val="000000"/>
            <w:sz w:val="20"/>
            <w:szCs w:val="20"/>
          </w:rPr>
          <w:delText>Imagery</w:delText>
        </w:r>
      </w:del>
      <w:ins w:id="119" w:author="Author">
        <w:r w:rsidR="00AE2369">
          <w:rPr>
            <w:rFonts w:eastAsia="Times New Roman"/>
            <w:color w:val="000000"/>
            <w:sz w:val="20"/>
            <w:szCs w:val="20"/>
          </w:rPr>
          <w:t>Image</w:t>
        </w:r>
      </w:ins>
      <w:r w:rsidRPr="00F124A8">
        <w:rPr>
          <w:rFonts w:eastAsia="Times New Roman"/>
          <w:color w:val="000000"/>
          <w:sz w:val="20"/>
          <w:szCs w:val="20"/>
        </w:rPr>
        <w:t xml:space="preserve"> </w:t>
      </w:r>
      <w:r w:rsidRPr="00F124A8">
        <w:rPr>
          <w:sz w:val="20"/>
          <w:szCs w:val="20"/>
        </w:rPr>
        <w:t>×</w:t>
      </w:r>
      <w:r w:rsidRPr="00F124A8">
        <w:rPr>
          <w:rFonts w:eastAsia="Times New Roman"/>
          <w:color w:val="000000"/>
          <w:sz w:val="20"/>
          <w:szCs w:val="20"/>
        </w:rPr>
        <w:t xml:space="preserve"> Positive efficiency information, </w:t>
      </w:r>
      <w:r w:rsidRPr="00F124A8">
        <w:rPr>
          <w:sz w:val="20"/>
          <w:szCs w:val="20"/>
        </w:rPr>
        <w:t xml:space="preserve">IMXEFF2 = </w:t>
      </w:r>
      <w:del w:id="120" w:author="Author">
        <w:r w:rsidRPr="00F124A8" w:rsidDel="00AE2369">
          <w:rPr>
            <w:rFonts w:eastAsia="Times New Roman"/>
            <w:color w:val="000000"/>
            <w:sz w:val="20"/>
            <w:szCs w:val="20"/>
          </w:rPr>
          <w:delText>Imagery</w:delText>
        </w:r>
      </w:del>
      <w:ins w:id="121" w:author="Author">
        <w:r w:rsidR="00AE2369">
          <w:rPr>
            <w:rFonts w:eastAsia="Times New Roman"/>
            <w:color w:val="000000"/>
            <w:sz w:val="20"/>
            <w:szCs w:val="20"/>
          </w:rPr>
          <w:t>Image</w:t>
        </w:r>
      </w:ins>
      <w:r w:rsidRPr="00F124A8">
        <w:rPr>
          <w:rFonts w:eastAsia="Times New Roman"/>
          <w:color w:val="000000"/>
          <w:sz w:val="20"/>
          <w:szCs w:val="20"/>
        </w:rPr>
        <w:t xml:space="preserve"> </w:t>
      </w:r>
      <w:r w:rsidRPr="00F124A8">
        <w:rPr>
          <w:sz w:val="20"/>
          <w:szCs w:val="20"/>
        </w:rPr>
        <w:t>×</w:t>
      </w:r>
      <w:r w:rsidRPr="00F124A8">
        <w:rPr>
          <w:rFonts w:eastAsia="Times New Roman"/>
          <w:color w:val="000000"/>
          <w:sz w:val="20"/>
          <w:szCs w:val="20"/>
        </w:rPr>
        <w:t xml:space="preserve"> Negative efficiency information</w:t>
      </w:r>
      <w:r>
        <w:rPr>
          <w:rFonts w:eastAsia="Times New Roman"/>
          <w:color w:val="000000"/>
          <w:sz w:val="20"/>
          <w:szCs w:val="20"/>
        </w:rPr>
        <w:t>.</w:t>
      </w:r>
    </w:p>
    <w:p w14:paraId="15F959F7" w14:textId="7B7BEE52" w:rsidR="00B07844" w:rsidRPr="00CE3777" w:rsidRDefault="00B07844" w:rsidP="00B07844">
      <w:pPr>
        <w:rPr>
          <w:i/>
        </w:rPr>
      </w:pPr>
    </w:p>
    <w:p w14:paraId="19FD21B7" w14:textId="77777777" w:rsidR="00B07844" w:rsidRPr="00675150" w:rsidRDefault="00B07844" w:rsidP="00B07844">
      <w:pPr>
        <w:contextualSpacing/>
      </w:pPr>
      <w:r>
        <w:rPr>
          <w:i/>
        </w:rPr>
        <w:lastRenderedPageBreak/>
        <w:t>Table S4</w:t>
      </w:r>
      <w:r w:rsidRPr="00675150">
        <w:rPr>
          <w:i/>
        </w:rPr>
        <w:t>.</w:t>
      </w:r>
      <w:r w:rsidRPr="00675150">
        <w:t xml:space="preserve"> </w:t>
      </w:r>
      <w:r>
        <w:t>R</w:t>
      </w:r>
      <w:r w:rsidRPr="00675150">
        <w:t>egression coefficients</w:t>
      </w:r>
      <w:r>
        <w:t xml:space="preserve"> for experimental manipulations </w:t>
      </w:r>
      <w:r w:rsidRPr="00CB77EB">
        <w:t>in study</w:t>
      </w:r>
      <w:r>
        <w:t xml:space="preserve"> 4 </w:t>
      </w:r>
      <w:r w:rsidRPr="00675150">
        <w:t>(</w:t>
      </w:r>
      <w:r w:rsidRPr="00675150">
        <w:rPr>
          <w:i/>
        </w:rPr>
        <w:t>N</w:t>
      </w:r>
      <w:r w:rsidRPr="00675150">
        <w:t xml:space="preserve"> = 657)</w:t>
      </w:r>
      <w:r w:rsidRPr="00CB77EB">
        <w:t>.</w:t>
      </w:r>
    </w:p>
    <w:p w14:paraId="1F0319D0" w14:textId="77777777" w:rsidR="00B07844" w:rsidRPr="00675150"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675150" w14:paraId="5F40B5C0" w14:textId="77777777" w:rsidTr="003D486D">
        <w:trPr>
          <w:trHeight w:val="300"/>
        </w:trPr>
        <w:tc>
          <w:tcPr>
            <w:tcW w:w="1433" w:type="dxa"/>
            <w:tcBorders>
              <w:top w:val="nil"/>
              <w:left w:val="nil"/>
              <w:bottom w:val="nil"/>
              <w:right w:val="nil"/>
            </w:tcBorders>
            <w:shd w:val="clear" w:color="auto" w:fill="auto"/>
            <w:noWrap/>
            <w:vAlign w:val="center"/>
          </w:tcPr>
          <w:p w14:paraId="5501FA1B"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E4CAD4" w14:textId="77777777" w:rsidR="00B07844" w:rsidRPr="00675150"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F460BDF" w14:textId="77777777" w:rsidR="00B07844" w:rsidRPr="00675150"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D423039" w14:textId="77777777" w:rsidR="00B07844" w:rsidRPr="00675150"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675150" w14:paraId="541BF5A4" w14:textId="77777777" w:rsidTr="003D486D">
        <w:trPr>
          <w:trHeight w:val="300"/>
        </w:trPr>
        <w:tc>
          <w:tcPr>
            <w:tcW w:w="1433" w:type="dxa"/>
            <w:tcBorders>
              <w:top w:val="nil"/>
              <w:left w:val="nil"/>
              <w:bottom w:val="nil"/>
              <w:right w:val="nil"/>
            </w:tcBorders>
            <w:shd w:val="clear" w:color="auto" w:fill="auto"/>
            <w:noWrap/>
            <w:vAlign w:val="center"/>
          </w:tcPr>
          <w:p w14:paraId="508965AF" w14:textId="77777777" w:rsidR="00B07844" w:rsidRPr="00675150"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420EC9BC" w14:textId="77777777" w:rsidR="00B07844" w:rsidRPr="00675150" w:rsidRDefault="00B07844" w:rsidP="003D486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4C5DFEFF" w14:textId="77777777" w:rsidR="00B07844" w:rsidRPr="00675150" w:rsidRDefault="00B07844" w:rsidP="003D486D">
            <w:pPr>
              <w:jc w:val="center"/>
              <w:rPr>
                <w:rFonts w:eastAsia="Times New Roman"/>
                <w:color w:val="000000"/>
                <w:sz w:val="20"/>
                <w:szCs w:val="20"/>
              </w:rPr>
            </w:pPr>
            <w:r w:rsidRPr="00675150">
              <w:rPr>
                <w:b/>
                <w:sz w:val="20"/>
                <w:szCs w:val="20"/>
              </w:rPr>
              <w:t>S.E.</w:t>
            </w:r>
          </w:p>
        </w:tc>
        <w:tc>
          <w:tcPr>
            <w:tcW w:w="1114" w:type="dxa"/>
            <w:gridSpan w:val="2"/>
            <w:tcBorders>
              <w:top w:val="nil"/>
              <w:left w:val="nil"/>
              <w:bottom w:val="nil"/>
              <w:right w:val="nil"/>
            </w:tcBorders>
            <w:shd w:val="clear" w:color="auto" w:fill="auto"/>
            <w:noWrap/>
            <w:vAlign w:val="bottom"/>
          </w:tcPr>
          <w:p w14:paraId="4D0C6456" w14:textId="77777777" w:rsidR="00B07844" w:rsidRPr="00675150" w:rsidRDefault="00B07844" w:rsidP="003D486D">
            <w:pPr>
              <w:jc w:val="center"/>
              <w:rPr>
                <w:rFonts w:eastAsia="Times New Roman"/>
                <w:color w:val="000000"/>
                <w:sz w:val="20"/>
                <w:szCs w:val="20"/>
              </w:rPr>
            </w:pPr>
            <w:r w:rsidRPr="00675150">
              <w:rPr>
                <w:b/>
                <w:i/>
                <w:sz w:val="20"/>
                <w:szCs w:val="20"/>
              </w:rPr>
              <w:t>p</w:t>
            </w:r>
          </w:p>
        </w:tc>
        <w:tc>
          <w:tcPr>
            <w:tcW w:w="1113" w:type="dxa"/>
            <w:gridSpan w:val="2"/>
            <w:tcBorders>
              <w:top w:val="nil"/>
              <w:left w:val="nil"/>
              <w:bottom w:val="nil"/>
              <w:right w:val="nil"/>
            </w:tcBorders>
            <w:shd w:val="clear" w:color="auto" w:fill="auto"/>
            <w:noWrap/>
            <w:vAlign w:val="bottom"/>
          </w:tcPr>
          <w:p w14:paraId="6F722010"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8450A70" w14:textId="77777777" w:rsidR="00B07844" w:rsidRPr="00675150" w:rsidRDefault="00B07844" w:rsidP="003D486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5BAE317E" w14:textId="77777777" w:rsidR="00B07844" w:rsidRPr="00675150" w:rsidRDefault="00B07844" w:rsidP="003D486D">
            <w:pPr>
              <w:jc w:val="center"/>
              <w:rPr>
                <w:rFonts w:eastAsia="Times New Roman"/>
                <w:color w:val="000000"/>
                <w:sz w:val="20"/>
                <w:szCs w:val="20"/>
              </w:rPr>
            </w:pPr>
            <w:r w:rsidRPr="00675150">
              <w:rPr>
                <w:b/>
                <w:sz w:val="20"/>
                <w:szCs w:val="20"/>
              </w:rPr>
              <w:t>S.E.</w:t>
            </w:r>
          </w:p>
        </w:tc>
        <w:tc>
          <w:tcPr>
            <w:tcW w:w="1114" w:type="dxa"/>
            <w:tcBorders>
              <w:top w:val="nil"/>
              <w:left w:val="nil"/>
              <w:bottom w:val="nil"/>
              <w:right w:val="nil"/>
            </w:tcBorders>
            <w:shd w:val="clear" w:color="auto" w:fill="auto"/>
            <w:noWrap/>
            <w:vAlign w:val="bottom"/>
          </w:tcPr>
          <w:p w14:paraId="44ADA190" w14:textId="77777777" w:rsidR="00B07844" w:rsidRPr="00675150" w:rsidRDefault="00B07844" w:rsidP="003D486D">
            <w:pPr>
              <w:jc w:val="center"/>
              <w:rPr>
                <w:rFonts w:eastAsia="Times New Roman"/>
                <w:color w:val="000000"/>
                <w:sz w:val="20"/>
                <w:szCs w:val="20"/>
              </w:rPr>
            </w:pPr>
            <w:r w:rsidRPr="00675150">
              <w:rPr>
                <w:b/>
                <w:i/>
                <w:sz w:val="20"/>
                <w:szCs w:val="20"/>
              </w:rPr>
              <w:t>p</w:t>
            </w:r>
          </w:p>
        </w:tc>
      </w:tr>
      <w:tr w:rsidR="00200037" w:rsidRPr="00675150" w14:paraId="11E05567" w14:textId="77777777" w:rsidTr="003D486D">
        <w:trPr>
          <w:trHeight w:val="300"/>
        </w:trPr>
        <w:tc>
          <w:tcPr>
            <w:tcW w:w="1433" w:type="dxa"/>
            <w:tcBorders>
              <w:top w:val="nil"/>
              <w:left w:val="nil"/>
              <w:bottom w:val="nil"/>
              <w:right w:val="nil"/>
            </w:tcBorders>
            <w:shd w:val="clear" w:color="auto" w:fill="auto"/>
            <w:noWrap/>
            <w:vAlign w:val="center"/>
          </w:tcPr>
          <w:p w14:paraId="18C7D23D" w14:textId="1D9D1060" w:rsidR="00200037" w:rsidRPr="00675150" w:rsidRDefault="00200037" w:rsidP="003D486D">
            <w:pPr>
              <w:rPr>
                <w:rFonts w:eastAsia="Times New Roman"/>
                <w:color w:val="000000"/>
                <w:sz w:val="20"/>
                <w:szCs w:val="20"/>
                <w:lang w:val="de-DE"/>
              </w:rPr>
            </w:pPr>
            <w:r w:rsidRPr="00675150">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44D9309F" w14:textId="2D8A036D"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0.234</w:t>
            </w:r>
          </w:p>
        </w:tc>
        <w:tc>
          <w:tcPr>
            <w:tcW w:w="1114" w:type="dxa"/>
            <w:tcBorders>
              <w:top w:val="nil"/>
              <w:left w:val="nil"/>
              <w:bottom w:val="nil"/>
              <w:right w:val="nil"/>
            </w:tcBorders>
            <w:shd w:val="clear" w:color="auto" w:fill="auto"/>
            <w:noWrap/>
            <w:vAlign w:val="center"/>
          </w:tcPr>
          <w:p w14:paraId="5B2B2205" w14:textId="22B22A31"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0.193</w:t>
            </w:r>
          </w:p>
        </w:tc>
        <w:tc>
          <w:tcPr>
            <w:tcW w:w="1114" w:type="dxa"/>
            <w:gridSpan w:val="2"/>
            <w:tcBorders>
              <w:top w:val="nil"/>
              <w:left w:val="nil"/>
              <w:bottom w:val="nil"/>
              <w:right w:val="nil"/>
            </w:tcBorders>
            <w:shd w:val="clear" w:color="auto" w:fill="auto"/>
            <w:noWrap/>
            <w:vAlign w:val="center"/>
          </w:tcPr>
          <w:p w14:paraId="20C506FD" w14:textId="2809591E"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0.225</w:t>
            </w:r>
          </w:p>
        </w:tc>
        <w:tc>
          <w:tcPr>
            <w:tcW w:w="1113" w:type="dxa"/>
            <w:gridSpan w:val="2"/>
            <w:tcBorders>
              <w:top w:val="nil"/>
              <w:left w:val="nil"/>
              <w:bottom w:val="nil"/>
              <w:right w:val="nil"/>
            </w:tcBorders>
            <w:shd w:val="clear" w:color="auto" w:fill="auto"/>
            <w:noWrap/>
            <w:vAlign w:val="center"/>
          </w:tcPr>
          <w:p w14:paraId="41A9E456" w14:textId="77777777" w:rsidR="00200037" w:rsidRPr="00675150"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DA99B93" w14:textId="09AC9A09"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4.383</w:t>
            </w:r>
          </w:p>
        </w:tc>
        <w:tc>
          <w:tcPr>
            <w:tcW w:w="1114" w:type="dxa"/>
            <w:tcBorders>
              <w:top w:val="nil"/>
              <w:left w:val="nil"/>
              <w:bottom w:val="nil"/>
              <w:right w:val="nil"/>
            </w:tcBorders>
            <w:shd w:val="clear" w:color="auto" w:fill="auto"/>
            <w:noWrap/>
            <w:vAlign w:val="center"/>
          </w:tcPr>
          <w:p w14:paraId="5EC21232" w14:textId="3D9DFF58"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1.276</w:t>
            </w:r>
          </w:p>
        </w:tc>
        <w:tc>
          <w:tcPr>
            <w:tcW w:w="1114" w:type="dxa"/>
            <w:tcBorders>
              <w:top w:val="nil"/>
              <w:left w:val="nil"/>
              <w:bottom w:val="nil"/>
              <w:right w:val="nil"/>
            </w:tcBorders>
            <w:shd w:val="clear" w:color="auto" w:fill="auto"/>
            <w:noWrap/>
            <w:vAlign w:val="center"/>
          </w:tcPr>
          <w:p w14:paraId="5640E00E" w14:textId="7159B605" w:rsidR="00200037" w:rsidRPr="00675150" w:rsidRDefault="00200037" w:rsidP="003D486D">
            <w:pPr>
              <w:jc w:val="center"/>
              <w:rPr>
                <w:rFonts w:eastAsia="Times New Roman"/>
                <w:color w:val="000000"/>
                <w:sz w:val="20"/>
                <w:szCs w:val="20"/>
              </w:rPr>
            </w:pPr>
            <w:r w:rsidRPr="00675150">
              <w:rPr>
                <w:rFonts w:eastAsia="Times New Roman"/>
                <w:color w:val="000000"/>
                <w:sz w:val="20"/>
                <w:szCs w:val="20"/>
              </w:rPr>
              <w:t>0.001</w:t>
            </w:r>
          </w:p>
        </w:tc>
      </w:tr>
      <w:tr w:rsidR="00B07844" w:rsidRPr="00675150" w14:paraId="16802147" w14:textId="77777777" w:rsidTr="003D486D">
        <w:trPr>
          <w:trHeight w:val="300"/>
        </w:trPr>
        <w:tc>
          <w:tcPr>
            <w:tcW w:w="1433" w:type="dxa"/>
            <w:tcBorders>
              <w:top w:val="nil"/>
              <w:left w:val="nil"/>
              <w:bottom w:val="nil"/>
              <w:right w:val="nil"/>
            </w:tcBorders>
            <w:shd w:val="clear" w:color="auto" w:fill="auto"/>
            <w:noWrap/>
            <w:vAlign w:val="center"/>
            <w:hideMark/>
          </w:tcPr>
          <w:p w14:paraId="4FAB76BC"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EFFI05</w:t>
            </w:r>
          </w:p>
        </w:tc>
        <w:tc>
          <w:tcPr>
            <w:tcW w:w="1113" w:type="dxa"/>
            <w:tcBorders>
              <w:top w:val="nil"/>
              <w:left w:val="nil"/>
              <w:bottom w:val="nil"/>
              <w:right w:val="nil"/>
            </w:tcBorders>
            <w:shd w:val="clear" w:color="auto" w:fill="auto"/>
            <w:noWrap/>
            <w:vAlign w:val="center"/>
            <w:hideMark/>
          </w:tcPr>
          <w:p w14:paraId="7FF6E22F"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3D5027C0"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0.277</w:t>
            </w:r>
          </w:p>
        </w:tc>
        <w:tc>
          <w:tcPr>
            <w:tcW w:w="1114" w:type="dxa"/>
            <w:gridSpan w:val="2"/>
            <w:tcBorders>
              <w:top w:val="nil"/>
              <w:left w:val="nil"/>
              <w:bottom w:val="nil"/>
              <w:right w:val="nil"/>
            </w:tcBorders>
            <w:shd w:val="clear" w:color="auto" w:fill="auto"/>
            <w:noWrap/>
            <w:vAlign w:val="center"/>
            <w:hideMark/>
          </w:tcPr>
          <w:p w14:paraId="4711C232"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0.512</w:t>
            </w:r>
          </w:p>
        </w:tc>
        <w:tc>
          <w:tcPr>
            <w:tcW w:w="1113" w:type="dxa"/>
            <w:gridSpan w:val="2"/>
            <w:tcBorders>
              <w:top w:val="nil"/>
              <w:left w:val="nil"/>
              <w:bottom w:val="nil"/>
              <w:right w:val="nil"/>
            </w:tcBorders>
            <w:shd w:val="clear" w:color="auto" w:fill="auto"/>
            <w:noWrap/>
            <w:vAlign w:val="center"/>
            <w:hideMark/>
          </w:tcPr>
          <w:p w14:paraId="0F53E304"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038C4AE"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-2.435</w:t>
            </w:r>
          </w:p>
        </w:tc>
        <w:tc>
          <w:tcPr>
            <w:tcW w:w="1114" w:type="dxa"/>
            <w:tcBorders>
              <w:top w:val="nil"/>
              <w:left w:val="nil"/>
              <w:bottom w:val="nil"/>
              <w:right w:val="nil"/>
            </w:tcBorders>
            <w:shd w:val="clear" w:color="auto" w:fill="auto"/>
            <w:noWrap/>
            <w:vAlign w:val="center"/>
            <w:hideMark/>
          </w:tcPr>
          <w:p w14:paraId="3CDE11D7"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1.742</w:t>
            </w:r>
          </w:p>
        </w:tc>
        <w:tc>
          <w:tcPr>
            <w:tcW w:w="1114" w:type="dxa"/>
            <w:tcBorders>
              <w:top w:val="nil"/>
              <w:left w:val="nil"/>
              <w:bottom w:val="nil"/>
              <w:right w:val="nil"/>
            </w:tcBorders>
            <w:shd w:val="clear" w:color="auto" w:fill="auto"/>
            <w:noWrap/>
            <w:vAlign w:val="center"/>
            <w:hideMark/>
          </w:tcPr>
          <w:p w14:paraId="2E5F3BA6"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0.162</w:t>
            </w:r>
          </w:p>
        </w:tc>
      </w:tr>
      <w:tr w:rsidR="00B07844" w:rsidRPr="00675150" w14:paraId="6B5085D2" w14:textId="77777777" w:rsidTr="003D486D">
        <w:trPr>
          <w:trHeight w:val="300"/>
        </w:trPr>
        <w:tc>
          <w:tcPr>
            <w:tcW w:w="1433" w:type="dxa"/>
            <w:tcBorders>
              <w:top w:val="nil"/>
              <w:left w:val="nil"/>
              <w:bottom w:val="nil"/>
              <w:right w:val="nil"/>
            </w:tcBorders>
            <w:shd w:val="clear" w:color="auto" w:fill="auto"/>
            <w:noWrap/>
            <w:vAlign w:val="center"/>
            <w:hideMark/>
          </w:tcPr>
          <w:p w14:paraId="4C896FB1"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EFFA05</w:t>
            </w:r>
          </w:p>
        </w:tc>
        <w:tc>
          <w:tcPr>
            <w:tcW w:w="1113" w:type="dxa"/>
            <w:tcBorders>
              <w:top w:val="nil"/>
              <w:left w:val="nil"/>
              <w:bottom w:val="nil"/>
              <w:right w:val="nil"/>
            </w:tcBorders>
            <w:shd w:val="clear" w:color="auto" w:fill="auto"/>
            <w:noWrap/>
            <w:vAlign w:val="center"/>
            <w:hideMark/>
          </w:tcPr>
          <w:p w14:paraId="4F8EBD68"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-0.327</w:t>
            </w:r>
          </w:p>
        </w:tc>
        <w:tc>
          <w:tcPr>
            <w:tcW w:w="1114" w:type="dxa"/>
            <w:tcBorders>
              <w:top w:val="nil"/>
              <w:left w:val="nil"/>
              <w:bottom w:val="nil"/>
              <w:right w:val="nil"/>
            </w:tcBorders>
            <w:shd w:val="clear" w:color="auto" w:fill="auto"/>
            <w:noWrap/>
            <w:vAlign w:val="center"/>
            <w:hideMark/>
          </w:tcPr>
          <w:p w14:paraId="32050C09"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06AB732A"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0.221</w:t>
            </w:r>
          </w:p>
        </w:tc>
        <w:tc>
          <w:tcPr>
            <w:tcW w:w="1113" w:type="dxa"/>
            <w:gridSpan w:val="2"/>
            <w:tcBorders>
              <w:top w:val="nil"/>
              <w:left w:val="nil"/>
              <w:bottom w:val="nil"/>
              <w:right w:val="nil"/>
            </w:tcBorders>
            <w:shd w:val="clear" w:color="auto" w:fill="auto"/>
            <w:noWrap/>
            <w:vAlign w:val="center"/>
            <w:hideMark/>
          </w:tcPr>
          <w:p w14:paraId="7A6DC714"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07B4CA4"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-0.274</w:t>
            </w:r>
          </w:p>
        </w:tc>
        <w:tc>
          <w:tcPr>
            <w:tcW w:w="1114" w:type="dxa"/>
            <w:tcBorders>
              <w:top w:val="nil"/>
              <w:left w:val="nil"/>
              <w:bottom w:val="nil"/>
              <w:right w:val="nil"/>
            </w:tcBorders>
            <w:shd w:val="clear" w:color="auto" w:fill="auto"/>
            <w:noWrap/>
            <w:vAlign w:val="center"/>
            <w:hideMark/>
          </w:tcPr>
          <w:p w14:paraId="75380B83"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1.853</w:t>
            </w:r>
          </w:p>
        </w:tc>
        <w:tc>
          <w:tcPr>
            <w:tcW w:w="1114" w:type="dxa"/>
            <w:tcBorders>
              <w:top w:val="nil"/>
              <w:left w:val="nil"/>
              <w:bottom w:val="nil"/>
              <w:right w:val="nil"/>
            </w:tcBorders>
            <w:shd w:val="clear" w:color="auto" w:fill="auto"/>
            <w:noWrap/>
            <w:vAlign w:val="center"/>
            <w:hideMark/>
          </w:tcPr>
          <w:p w14:paraId="021E9BED"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0.883</w:t>
            </w:r>
          </w:p>
        </w:tc>
      </w:tr>
      <w:tr w:rsidR="00B07844" w:rsidRPr="00675150" w14:paraId="4B7A47EA" w14:textId="77777777" w:rsidTr="003D486D">
        <w:trPr>
          <w:trHeight w:val="300"/>
        </w:trPr>
        <w:tc>
          <w:tcPr>
            <w:tcW w:w="1433" w:type="dxa"/>
            <w:tcBorders>
              <w:top w:val="nil"/>
              <w:left w:val="nil"/>
              <w:bottom w:val="nil"/>
              <w:right w:val="nil"/>
            </w:tcBorders>
            <w:shd w:val="clear" w:color="auto" w:fill="auto"/>
            <w:noWrap/>
            <w:vAlign w:val="center"/>
          </w:tcPr>
          <w:p w14:paraId="63BC1A13"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IMXEFFI</w:t>
            </w:r>
          </w:p>
        </w:tc>
        <w:tc>
          <w:tcPr>
            <w:tcW w:w="1113" w:type="dxa"/>
            <w:tcBorders>
              <w:top w:val="nil"/>
              <w:left w:val="nil"/>
              <w:bottom w:val="nil"/>
              <w:right w:val="nil"/>
            </w:tcBorders>
            <w:shd w:val="clear" w:color="auto" w:fill="auto"/>
            <w:noWrap/>
            <w:vAlign w:val="center"/>
          </w:tcPr>
          <w:p w14:paraId="424125CA"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0.706</w:t>
            </w:r>
          </w:p>
        </w:tc>
        <w:tc>
          <w:tcPr>
            <w:tcW w:w="1114" w:type="dxa"/>
            <w:tcBorders>
              <w:top w:val="nil"/>
              <w:left w:val="nil"/>
              <w:bottom w:val="nil"/>
              <w:right w:val="nil"/>
            </w:tcBorders>
            <w:shd w:val="clear" w:color="auto" w:fill="auto"/>
            <w:noWrap/>
            <w:vAlign w:val="center"/>
          </w:tcPr>
          <w:p w14:paraId="58539CE2"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0.554</w:t>
            </w:r>
          </w:p>
        </w:tc>
        <w:tc>
          <w:tcPr>
            <w:tcW w:w="1114" w:type="dxa"/>
            <w:gridSpan w:val="2"/>
            <w:tcBorders>
              <w:top w:val="nil"/>
              <w:left w:val="nil"/>
              <w:bottom w:val="nil"/>
              <w:right w:val="nil"/>
            </w:tcBorders>
            <w:shd w:val="clear" w:color="auto" w:fill="auto"/>
            <w:noWrap/>
            <w:vAlign w:val="center"/>
          </w:tcPr>
          <w:p w14:paraId="1AB67687"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0.203</w:t>
            </w:r>
          </w:p>
        </w:tc>
        <w:tc>
          <w:tcPr>
            <w:tcW w:w="1113" w:type="dxa"/>
            <w:gridSpan w:val="2"/>
            <w:tcBorders>
              <w:top w:val="nil"/>
              <w:left w:val="nil"/>
              <w:bottom w:val="nil"/>
              <w:right w:val="nil"/>
            </w:tcBorders>
            <w:shd w:val="clear" w:color="auto" w:fill="auto"/>
            <w:noWrap/>
            <w:vAlign w:val="center"/>
          </w:tcPr>
          <w:p w14:paraId="64EDC626"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0D786FC"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-5.431</w:t>
            </w:r>
          </w:p>
        </w:tc>
        <w:tc>
          <w:tcPr>
            <w:tcW w:w="1114" w:type="dxa"/>
            <w:tcBorders>
              <w:top w:val="nil"/>
              <w:left w:val="nil"/>
              <w:bottom w:val="nil"/>
              <w:right w:val="nil"/>
            </w:tcBorders>
            <w:shd w:val="clear" w:color="auto" w:fill="auto"/>
            <w:noWrap/>
            <w:vAlign w:val="center"/>
          </w:tcPr>
          <w:p w14:paraId="37622998"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3.484</w:t>
            </w:r>
          </w:p>
        </w:tc>
        <w:tc>
          <w:tcPr>
            <w:tcW w:w="1114" w:type="dxa"/>
            <w:tcBorders>
              <w:top w:val="nil"/>
              <w:left w:val="nil"/>
              <w:bottom w:val="nil"/>
              <w:right w:val="nil"/>
            </w:tcBorders>
            <w:shd w:val="clear" w:color="auto" w:fill="auto"/>
            <w:noWrap/>
            <w:vAlign w:val="center"/>
          </w:tcPr>
          <w:p w14:paraId="4BE280F6"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0.119</w:t>
            </w:r>
          </w:p>
        </w:tc>
      </w:tr>
      <w:tr w:rsidR="00B07844" w:rsidRPr="00675150" w14:paraId="6A13BF71" w14:textId="77777777" w:rsidTr="003D486D">
        <w:trPr>
          <w:trHeight w:val="300"/>
        </w:trPr>
        <w:tc>
          <w:tcPr>
            <w:tcW w:w="1433" w:type="dxa"/>
            <w:tcBorders>
              <w:top w:val="nil"/>
              <w:left w:val="nil"/>
              <w:bottom w:val="nil"/>
              <w:right w:val="nil"/>
            </w:tcBorders>
            <w:shd w:val="clear" w:color="auto" w:fill="auto"/>
            <w:noWrap/>
            <w:vAlign w:val="center"/>
          </w:tcPr>
          <w:p w14:paraId="2D25C116" w14:textId="77777777" w:rsidR="00B07844" w:rsidRPr="00675150" w:rsidRDefault="00B07844" w:rsidP="003D486D">
            <w:pPr>
              <w:rPr>
                <w:rFonts w:eastAsia="Times New Roman"/>
                <w:color w:val="000000"/>
                <w:sz w:val="20"/>
                <w:szCs w:val="20"/>
              </w:rPr>
            </w:pPr>
            <w:r w:rsidRPr="00675150">
              <w:rPr>
                <w:rFonts w:eastAsia="Times New Roman"/>
                <w:color w:val="000000"/>
                <w:sz w:val="20"/>
                <w:szCs w:val="20"/>
                <w:lang w:val="de-DE"/>
              </w:rPr>
              <w:t>IMXEFFA</w:t>
            </w:r>
          </w:p>
        </w:tc>
        <w:tc>
          <w:tcPr>
            <w:tcW w:w="1113" w:type="dxa"/>
            <w:tcBorders>
              <w:top w:val="nil"/>
              <w:left w:val="nil"/>
              <w:bottom w:val="nil"/>
              <w:right w:val="nil"/>
            </w:tcBorders>
            <w:shd w:val="clear" w:color="auto" w:fill="auto"/>
            <w:noWrap/>
            <w:vAlign w:val="center"/>
          </w:tcPr>
          <w:p w14:paraId="1C6D441C"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-0.464</w:t>
            </w:r>
          </w:p>
        </w:tc>
        <w:tc>
          <w:tcPr>
            <w:tcW w:w="1114" w:type="dxa"/>
            <w:tcBorders>
              <w:top w:val="nil"/>
              <w:left w:val="nil"/>
              <w:bottom w:val="nil"/>
              <w:right w:val="nil"/>
            </w:tcBorders>
            <w:shd w:val="clear" w:color="auto" w:fill="auto"/>
            <w:noWrap/>
            <w:vAlign w:val="center"/>
          </w:tcPr>
          <w:p w14:paraId="26DA94DB"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2A8D4F41"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0.386</w:t>
            </w:r>
          </w:p>
        </w:tc>
        <w:tc>
          <w:tcPr>
            <w:tcW w:w="1113" w:type="dxa"/>
            <w:gridSpan w:val="2"/>
            <w:tcBorders>
              <w:top w:val="nil"/>
              <w:left w:val="nil"/>
              <w:bottom w:val="nil"/>
              <w:right w:val="nil"/>
            </w:tcBorders>
            <w:shd w:val="clear" w:color="auto" w:fill="auto"/>
            <w:noWrap/>
            <w:vAlign w:val="center"/>
          </w:tcPr>
          <w:p w14:paraId="0A264536" w14:textId="77777777" w:rsidR="00B07844" w:rsidRPr="00675150"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939DEDD"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0.819</w:t>
            </w:r>
          </w:p>
        </w:tc>
        <w:tc>
          <w:tcPr>
            <w:tcW w:w="1114" w:type="dxa"/>
            <w:tcBorders>
              <w:top w:val="nil"/>
              <w:left w:val="nil"/>
              <w:bottom w:val="nil"/>
              <w:right w:val="nil"/>
            </w:tcBorders>
            <w:shd w:val="clear" w:color="auto" w:fill="auto"/>
            <w:noWrap/>
            <w:vAlign w:val="center"/>
          </w:tcPr>
          <w:p w14:paraId="3C27B19B"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3.707</w:t>
            </w:r>
          </w:p>
        </w:tc>
        <w:tc>
          <w:tcPr>
            <w:tcW w:w="1114" w:type="dxa"/>
            <w:tcBorders>
              <w:top w:val="nil"/>
              <w:left w:val="nil"/>
              <w:bottom w:val="nil"/>
              <w:right w:val="nil"/>
            </w:tcBorders>
            <w:shd w:val="clear" w:color="auto" w:fill="auto"/>
            <w:noWrap/>
            <w:vAlign w:val="center"/>
          </w:tcPr>
          <w:p w14:paraId="59D561BF" w14:textId="77777777" w:rsidR="00B07844" w:rsidRPr="00675150" w:rsidRDefault="00B07844" w:rsidP="003D486D">
            <w:pPr>
              <w:jc w:val="center"/>
              <w:rPr>
                <w:rFonts w:eastAsia="Times New Roman"/>
                <w:color w:val="000000"/>
                <w:sz w:val="20"/>
                <w:szCs w:val="20"/>
              </w:rPr>
            </w:pPr>
            <w:r w:rsidRPr="00675150">
              <w:rPr>
                <w:rFonts w:eastAsia="Times New Roman"/>
                <w:color w:val="000000"/>
                <w:sz w:val="20"/>
                <w:szCs w:val="20"/>
              </w:rPr>
              <w:t>0.825</w:t>
            </w:r>
          </w:p>
        </w:tc>
      </w:tr>
    </w:tbl>
    <w:p w14:paraId="3FF252F7" w14:textId="3B948D1D" w:rsidR="00B07844" w:rsidRPr="00675150" w:rsidRDefault="00B07844" w:rsidP="00B07844">
      <w:pPr>
        <w:contextualSpacing/>
      </w:pPr>
      <w:r w:rsidRPr="00675150">
        <w:rPr>
          <w:i/>
          <w:sz w:val="20"/>
          <w:szCs w:val="20"/>
        </w:rPr>
        <w:t>Note.</w:t>
      </w:r>
      <w:r w:rsidRPr="00675150">
        <w:rPr>
          <w:sz w:val="20"/>
          <w:szCs w:val="20"/>
        </w:rPr>
        <w:t xml:space="preserve"> EFFI05 = Early efficiency comparison (effect coded: +/-0.5), EFFA05 = Late efficiency comparison (effect coded: +/-0.5), IM05 = </w:t>
      </w:r>
      <w:del w:id="122" w:author="Author">
        <w:r w:rsidRPr="00675150" w:rsidDel="00AE2369">
          <w:rPr>
            <w:sz w:val="20"/>
            <w:szCs w:val="20"/>
          </w:rPr>
          <w:delText>Imagery</w:delText>
        </w:r>
      </w:del>
      <w:ins w:id="123" w:author="Author">
        <w:r w:rsidR="00AE2369">
          <w:rPr>
            <w:sz w:val="20"/>
            <w:szCs w:val="20"/>
          </w:rPr>
          <w:t>Image</w:t>
        </w:r>
      </w:ins>
      <w:r w:rsidRPr="00675150">
        <w:rPr>
          <w:sz w:val="20"/>
          <w:szCs w:val="20"/>
        </w:rPr>
        <w:t xml:space="preserve"> manipulation (effect coded: +/-0.5), IMXEFFA = </w:t>
      </w:r>
      <w:del w:id="124" w:author="Author">
        <w:r w:rsidRPr="00675150" w:rsidDel="00AE2369">
          <w:rPr>
            <w:rFonts w:eastAsia="Times New Roman"/>
            <w:color w:val="000000"/>
            <w:sz w:val="20"/>
            <w:szCs w:val="20"/>
          </w:rPr>
          <w:delText>Imagery</w:delText>
        </w:r>
      </w:del>
      <w:ins w:id="125" w:author="Author">
        <w:r w:rsidR="00AE2369">
          <w:rPr>
            <w:rFonts w:eastAsia="Times New Roman"/>
            <w:color w:val="000000"/>
            <w:sz w:val="20"/>
            <w:szCs w:val="20"/>
          </w:rPr>
          <w:t>Image</w:t>
        </w:r>
      </w:ins>
      <w:r w:rsidRPr="00675150">
        <w:rPr>
          <w:rFonts w:eastAsia="Times New Roman"/>
          <w:color w:val="000000"/>
          <w:sz w:val="20"/>
          <w:szCs w:val="20"/>
        </w:rPr>
        <w:t xml:space="preserve"> </w:t>
      </w:r>
      <w:r w:rsidRPr="00675150">
        <w:rPr>
          <w:sz w:val="20"/>
          <w:szCs w:val="20"/>
        </w:rPr>
        <w:t>×</w:t>
      </w:r>
      <w:r w:rsidRPr="00675150">
        <w:rPr>
          <w:rFonts w:eastAsia="Times New Roman"/>
          <w:color w:val="000000"/>
          <w:sz w:val="20"/>
          <w:szCs w:val="20"/>
        </w:rPr>
        <w:t xml:space="preserve"> </w:t>
      </w:r>
      <w:r w:rsidRPr="00675150">
        <w:rPr>
          <w:sz w:val="20"/>
          <w:szCs w:val="20"/>
        </w:rPr>
        <w:t xml:space="preserve">Late efficiency comparison, IMXEFFI = </w:t>
      </w:r>
      <w:del w:id="126" w:author="Author">
        <w:r w:rsidRPr="00675150" w:rsidDel="00AE2369">
          <w:rPr>
            <w:rFonts w:eastAsia="Times New Roman"/>
            <w:color w:val="000000"/>
            <w:sz w:val="20"/>
            <w:szCs w:val="20"/>
          </w:rPr>
          <w:delText>Imagery</w:delText>
        </w:r>
      </w:del>
      <w:ins w:id="127" w:author="Author">
        <w:r w:rsidR="00AE2369">
          <w:rPr>
            <w:rFonts w:eastAsia="Times New Roman"/>
            <w:color w:val="000000"/>
            <w:sz w:val="20"/>
            <w:szCs w:val="20"/>
          </w:rPr>
          <w:t>Image</w:t>
        </w:r>
      </w:ins>
      <w:r w:rsidRPr="00675150">
        <w:rPr>
          <w:rFonts w:eastAsia="Times New Roman"/>
          <w:color w:val="000000"/>
          <w:sz w:val="20"/>
          <w:szCs w:val="20"/>
        </w:rPr>
        <w:t xml:space="preserve"> </w:t>
      </w:r>
      <w:r w:rsidRPr="00675150">
        <w:rPr>
          <w:sz w:val="20"/>
          <w:szCs w:val="20"/>
        </w:rPr>
        <w:t>×</w:t>
      </w:r>
      <w:r w:rsidRPr="00675150">
        <w:rPr>
          <w:rFonts w:eastAsia="Times New Roman"/>
          <w:color w:val="000000"/>
          <w:sz w:val="20"/>
          <w:szCs w:val="20"/>
        </w:rPr>
        <w:t xml:space="preserve"> </w:t>
      </w:r>
      <w:r w:rsidRPr="00675150">
        <w:rPr>
          <w:sz w:val="20"/>
          <w:szCs w:val="20"/>
        </w:rPr>
        <w:t>Early efficiency comparison</w:t>
      </w:r>
    </w:p>
    <w:p w14:paraId="12E946E9" w14:textId="5375FD7A" w:rsidR="00B07844" w:rsidRDefault="00B07844" w:rsidP="00B07844">
      <w:pPr>
        <w:rPr>
          <w:i/>
        </w:rPr>
      </w:pPr>
    </w:p>
    <w:p w14:paraId="1A521BB5" w14:textId="77777777" w:rsidR="00B07844" w:rsidRPr="006450D6" w:rsidRDefault="00B07844" w:rsidP="00B07844">
      <w:pPr>
        <w:contextualSpacing/>
      </w:pPr>
      <w:r>
        <w:rPr>
          <w:i/>
        </w:rPr>
        <w:t>Table S5</w:t>
      </w:r>
      <w:r w:rsidRPr="006450D6">
        <w:rPr>
          <w:i/>
        </w:rPr>
        <w:t>.</w:t>
      </w:r>
      <w:r w:rsidRPr="006450D6">
        <w:t xml:space="preserve"> </w:t>
      </w:r>
      <w:r>
        <w:t>R</w:t>
      </w:r>
      <w:r w:rsidRPr="006450D6">
        <w:t>egression coefficients for experimental manipulations</w:t>
      </w:r>
      <w:r>
        <w:t xml:space="preserve"> in Study 5 (</w:t>
      </w:r>
      <w:r w:rsidRPr="00036F4E">
        <w:rPr>
          <w:i/>
        </w:rPr>
        <w:t>N</w:t>
      </w:r>
      <w:r>
        <w:t xml:space="preserve"> = 455)</w:t>
      </w:r>
      <w:r w:rsidRPr="006450D6">
        <w:t>.</w:t>
      </w:r>
    </w:p>
    <w:p w14:paraId="5AFDB808" w14:textId="77777777" w:rsidR="00B07844" w:rsidRPr="006450D6"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6450D6" w14:paraId="68A68766" w14:textId="77777777" w:rsidTr="003D486D">
        <w:trPr>
          <w:trHeight w:val="300"/>
        </w:trPr>
        <w:tc>
          <w:tcPr>
            <w:tcW w:w="1433" w:type="dxa"/>
            <w:tcBorders>
              <w:top w:val="nil"/>
              <w:left w:val="nil"/>
              <w:bottom w:val="nil"/>
              <w:right w:val="nil"/>
            </w:tcBorders>
            <w:shd w:val="clear" w:color="auto" w:fill="auto"/>
            <w:noWrap/>
            <w:vAlign w:val="center"/>
          </w:tcPr>
          <w:p w14:paraId="5289FD79" w14:textId="77777777" w:rsidR="00B07844" w:rsidRPr="000828FC" w:rsidRDefault="00B07844" w:rsidP="003D486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12CDDA62" w14:textId="77777777" w:rsidR="00B07844" w:rsidRPr="006450D6" w:rsidRDefault="00B07844" w:rsidP="003D486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E3FA9C1" w14:textId="77777777" w:rsidR="00B07844" w:rsidRPr="006450D6" w:rsidRDefault="00B07844" w:rsidP="003D486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B604E3E" w14:textId="77777777" w:rsidR="00B07844" w:rsidRPr="006450D6" w:rsidRDefault="00B07844" w:rsidP="003D486D">
            <w:pPr>
              <w:jc w:val="center"/>
              <w:rPr>
                <w:rFonts w:eastAsia="Times New Roman"/>
                <w:b/>
                <w:color w:val="000000"/>
                <w:sz w:val="20"/>
                <w:szCs w:val="20"/>
              </w:rPr>
            </w:pPr>
            <w:r>
              <w:rPr>
                <w:rFonts w:eastAsia="Times New Roman"/>
                <w:b/>
                <w:color w:val="000000"/>
                <w:sz w:val="20"/>
                <w:szCs w:val="20"/>
              </w:rPr>
              <w:t>DONATED (NON-ZERO) AMOUNTS</w:t>
            </w:r>
          </w:p>
        </w:tc>
      </w:tr>
      <w:tr w:rsidR="00B07844" w:rsidRPr="006450D6" w14:paraId="1CF66F84" w14:textId="77777777" w:rsidTr="003D486D">
        <w:trPr>
          <w:trHeight w:val="300"/>
        </w:trPr>
        <w:tc>
          <w:tcPr>
            <w:tcW w:w="1433" w:type="dxa"/>
            <w:tcBorders>
              <w:top w:val="nil"/>
              <w:left w:val="nil"/>
              <w:bottom w:val="nil"/>
              <w:right w:val="nil"/>
            </w:tcBorders>
            <w:shd w:val="clear" w:color="auto" w:fill="auto"/>
            <w:noWrap/>
            <w:vAlign w:val="center"/>
          </w:tcPr>
          <w:p w14:paraId="57A53D07" w14:textId="77777777" w:rsidR="00B07844" w:rsidRPr="006450D6" w:rsidRDefault="00B07844" w:rsidP="003D486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792321BC" w14:textId="77777777" w:rsidR="00B07844" w:rsidRPr="006450D6" w:rsidRDefault="00B07844" w:rsidP="003D486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53D23496" w14:textId="77777777" w:rsidR="00B07844" w:rsidRPr="006450D6" w:rsidRDefault="00B07844" w:rsidP="003D486D">
            <w:pPr>
              <w:jc w:val="center"/>
              <w:rPr>
                <w:rFonts w:eastAsia="Times New Roman"/>
                <w:color w:val="000000"/>
                <w:sz w:val="20"/>
                <w:szCs w:val="20"/>
              </w:rPr>
            </w:pPr>
            <w:r w:rsidRPr="006450D6">
              <w:rPr>
                <w:b/>
                <w:sz w:val="20"/>
                <w:szCs w:val="20"/>
              </w:rPr>
              <w:t>S.E.</w:t>
            </w:r>
          </w:p>
        </w:tc>
        <w:tc>
          <w:tcPr>
            <w:tcW w:w="1114" w:type="dxa"/>
            <w:gridSpan w:val="2"/>
            <w:tcBorders>
              <w:top w:val="nil"/>
              <w:left w:val="nil"/>
              <w:bottom w:val="nil"/>
              <w:right w:val="nil"/>
            </w:tcBorders>
            <w:shd w:val="clear" w:color="auto" w:fill="auto"/>
            <w:noWrap/>
            <w:vAlign w:val="bottom"/>
          </w:tcPr>
          <w:p w14:paraId="4238521B" w14:textId="77777777" w:rsidR="00B07844" w:rsidRPr="006450D6" w:rsidRDefault="00B07844" w:rsidP="003D486D">
            <w:pPr>
              <w:jc w:val="center"/>
              <w:rPr>
                <w:rFonts w:eastAsia="Times New Roman"/>
                <w:color w:val="000000"/>
                <w:sz w:val="20"/>
                <w:szCs w:val="20"/>
              </w:rPr>
            </w:pPr>
            <w:r w:rsidRPr="006450D6">
              <w:rPr>
                <w:b/>
                <w:i/>
                <w:sz w:val="20"/>
                <w:szCs w:val="20"/>
              </w:rPr>
              <w:t>p</w:t>
            </w:r>
          </w:p>
        </w:tc>
        <w:tc>
          <w:tcPr>
            <w:tcW w:w="1113" w:type="dxa"/>
            <w:gridSpan w:val="2"/>
            <w:tcBorders>
              <w:top w:val="nil"/>
              <w:left w:val="nil"/>
              <w:bottom w:val="nil"/>
              <w:right w:val="nil"/>
            </w:tcBorders>
            <w:shd w:val="clear" w:color="auto" w:fill="auto"/>
            <w:noWrap/>
            <w:vAlign w:val="bottom"/>
          </w:tcPr>
          <w:p w14:paraId="05B2BA11"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3498D300" w14:textId="77777777" w:rsidR="00B07844" w:rsidRPr="006450D6" w:rsidRDefault="00B07844" w:rsidP="003D486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65E38303" w14:textId="77777777" w:rsidR="00B07844" w:rsidRPr="006450D6" w:rsidRDefault="00B07844" w:rsidP="003D486D">
            <w:pPr>
              <w:jc w:val="center"/>
              <w:rPr>
                <w:rFonts w:eastAsia="Times New Roman"/>
                <w:color w:val="000000"/>
                <w:sz w:val="20"/>
                <w:szCs w:val="20"/>
              </w:rPr>
            </w:pPr>
            <w:r w:rsidRPr="006450D6">
              <w:rPr>
                <w:b/>
                <w:sz w:val="20"/>
                <w:szCs w:val="20"/>
              </w:rPr>
              <w:t>S.E.</w:t>
            </w:r>
          </w:p>
        </w:tc>
        <w:tc>
          <w:tcPr>
            <w:tcW w:w="1114" w:type="dxa"/>
            <w:tcBorders>
              <w:top w:val="nil"/>
              <w:left w:val="nil"/>
              <w:bottom w:val="nil"/>
              <w:right w:val="nil"/>
            </w:tcBorders>
            <w:shd w:val="clear" w:color="auto" w:fill="auto"/>
            <w:noWrap/>
            <w:vAlign w:val="bottom"/>
          </w:tcPr>
          <w:p w14:paraId="6425E606" w14:textId="77777777" w:rsidR="00B07844" w:rsidRPr="006450D6" w:rsidRDefault="00B07844" w:rsidP="003D486D">
            <w:pPr>
              <w:jc w:val="center"/>
              <w:rPr>
                <w:rFonts w:eastAsia="Times New Roman"/>
                <w:color w:val="000000"/>
                <w:sz w:val="20"/>
                <w:szCs w:val="20"/>
              </w:rPr>
            </w:pPr>
            <w:r w:rsidRPr="006450D6">
              <w:rPr>
                <w:b/>
                <w:i/>
                <w:sz w:val="20"/>
                <w:szCs w:val="20"/>
              </w:rPr>
              <w:t>p</w:t>
            </w:r>
          </w:p>
        </w:tc>
      </w:tr>
      <w:tr w:rsidR="00200037" w:rsidRPr="006450D6" w14:paraId="6BF5B7BA" w14:textId="77777777" w:rsidTr="003D486D">
        <w:trPr>
          <w:trHeight w:val="300"/>
        </w:trPr>
        <w:tc>
          <w:tcPr>
            <w:tcW w:w="1433" w:type="dxa"/>
            <w:tcBorders>
              <w:top w:val="nil"/>
              <w:left w:val="nil"/>
              <w:bottom w:val="nil"/>
              <w:right w:val="nil"/>
            </w:tcBorders>
            <w:shd w:val="clear" w:color="auto" w:fill="auto"/>
            <w:noWrap/>
            <w:vAlign w:val="center"/>
          </w:tcPr>
          <w:p w14:paraId="589BD2E9" w14:textId="7E695389" w:rsidR="00200037" w:rsidRPr="006450D6" w:rsidRDefault="00200037" w:rsidP="003D486D">
            <w:pPr>
              <w:rPr>
                <w:rFonts w:eastAsia="Times New Roman"/>
                <w:color w:val="000000"/>
                <w:sz w:val="20"/>
                <w:szCs w:val="20"/>
                <w:lang w:val="de-DE"/>
              </w:rPr>
            </w:pPr>
            <w:r w:rsidRPr="006450D6">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6CF70C62" w14:textId="29B6BC29"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0.515</w:t>
            </w:r>
          </w:p>
        </w:tc>
        <w:tc>
          <w:tcPr>
            <w:tcW w:w="1114" w:type="dxa"/>
            <w:tcBorders>
              <w:top w:val="nil"/>
              <w:left w:val="nil"/>
              <w:bottom w:val="nil"/>
              <w:right w:val="nil"/>
            </w:tcBorders>
            <w:shd w:val="clear" w:color="auto" w:fill="auto"/>
            <w:noWrap/>
            <w:vAlign w:val="center"/>
          </w:tcPr>
          <w:p w14:paraId="5CA30057" w14:textId="625D4171"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7450E34B" w14:textId="2EA47002"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0.007</w:t>
            </w:r>
          </w:p>
        </w:tc>
        <w:tc>
          <w:tcPr>
            <w:tcW w:w="1113" w:type="dxa"/>
            <w:gridSpan w:val="2"/>
            <w:tcBorders>
              <w:top w:val="nil"/>
              <w:left w:val="nil"/>
              <w:bottom w:val="nil"/>
              <w:right w:val="nil"/>
            </w:tcBorders>
            <w:shd w:val="clear" w:color="auto" w:fill="auto"/>
            <w:noWrap/>
            <w:vAlign w:val="center"/>
          </w:tcPr>
          <w:p w14:paraId="5E2C9E58" w14:textId="77777777" w:rsidR="00200037" w:rsidRPr="006450D6" w:rsidRDefault="00200037"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0C37799" w14:textId="7569BC0A"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0.077</w:t>
            </w:r>
          </w:p>
        </w:tc>
        <w:tc>
          <w:tcPr>
            <w:tcW w:w="1114" w:type="dxa"/>
            <w:tcBorders>
              <w:top w:val="nil"/>
              <w:left w:val="nil"/>
              <w:bottom w:val="nil"/>
              <w:right w:val="nil"/>
            </w:tcBorders>
            <w:shd w:val="clear" w:color="auto" w:fill="auto"/>
            <w:noWrap/>
            <w:vAlign w:val="center"/>
          </w:tcPr>
          <w:p w14:paraId="15D01C6D" w14:textId="745FB820"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6BDF2E07" w14:textId="1727A46E" w:rsidR="00200037" w:rsidRPr="006450D6" w:rsidRDefault="00200037" w:rsidP="003D486D">
            <w:pPr>
              <w:jc w:val="center"/>
              <w:rPr>
                <w:rFonts w:eastAsia="Times New Roman"/>
                <w:color w:val="000000"/>
                <w:sz w:val="20"/>
                <w:szCs w:val="20"/>
              </w:rPr>
            </w:pPr>
            <w:r w:rsidRPr="006450D6">
              <w:rPr>
                <w:rFonts w:eastAsia="Times New Roman"/>
                <w:color w:val="000000"/>
                <w:sz w:val="20"/>
                <w:szCs w:val="20"/>
              </w:rPr>
              <w:t>0.693</w:t>
            </w:r>
          </w:p>
        </w:tc>
      </w:tr>
      <w:tr w:rsidR="00B07844" w:rsidRPr="006450D6" w14:paraId="28766DA1" w14:textId="77777777" w:rsidTr="003D486D">
        <w:trPr>
          <w:trHeight w:val="300"/>
        </w:trPr>
        <w:tc>
          <w:tcPr>
            <w:tcW w:w="1433" w:type="dxa"/>
            <w:tcBorders>
              <w:top w:val="nil"/>
              <w:left w:val="nil"/>
              <w:bottom w:val="nil"/>
              <w:right w:val="nil"/>
            </w:tcBorders>
            <w:shd w:val="clear" w:color="auto" w:fill="auto"/>
            <w:noWrap/>
            <w:vAlign w:val="center"/>
            <w:hideMark/>
          </w:tcPr>
          <w:p w14:paraId="3520CDAE" w14:textId="77777777" w:rsidR="00B07844" w:rsidRPr="006450D6" w:rsidRDefault="00B07844" w:rsidP="003D486D">
            <w:pPr>
              <w:rPr>
                <w:rFonts w:eastAsia="Times New Roman"/>
                <w:color w:val="000000"/>
                <w:sz w:val="20"/>
                <w:szCs w:val="20"/>
              </w:rPr>
            </w:pPr>
            <w:r w:rsidRPr="006450D6">
              <w:rPr>
                <w:rFonts w:eastAsia="Times New Roman"/>
                <w:color w:val="000000"/>
                <w:sz w:val="20"/>
                <w:szCs w:val="20"/>
                <w:lang w:val="de-DE"/>
              </w:rPr>
              <w:t>EFF05</w:t>
            </w:r>
          </w:p>
        </w:tc>
        <w:tc>
          <w:tcPr>
            <w:tcW w:w="1113" w:type="dxa"/>
            <w:tcBorders>
              <w:top w:val="nil"/>
              <w:left w:val="nil"/>
              <w:bottom w:val="nil"/>
              <w:right w:val="nil"/>
            </w:tcBorders>
            <w:shd w:val="clear" w:color="auto" w:fill="auto"/>
            <w:noWrap/>
            <w:vAlign w:val="center"/>
          </w:tcPr>
          <w:p w14:paraId="467F64ED"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-0.010</w:t>
            </w:r>
          </w:p>
        </w:tc>
        <w:tc>
          <w:tcPr>
            <w:tcW w:w="1114" w:type="dxa"/>
            <w:tcBorders>
              <w:top w:val="nil"/>
              <w:left w:val="nil"/>
              <w:bottom w:val="nil"/>
              <w:right w:val="nil"/>
            </w:tcBorders>
            <w:shd w:val="clear" w:color="auto" w:fill="auto"/>
            <w:noWrap/>
            <w:vAlign w:val="center"/>
          </w:tcPr>
          <w:p w14:paraId="204FB456"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2CC611B9"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0.959</w:t>
            </w:r>
          </w:p>
        </w:tc>
        <w:tc>
          <w:tcPr>
            <w:tcW w:w="1113" w:type="dxa"/>
            <w:gridSpan w:val="2"/>
            <w:tcBorders>
              <w:top w:val="nil"/>
              <w:left w:val="nil"/>
              <w:bottom w:val="nil"/>
              <w:right w:val="nil"/>
            </w:tcBorders>
            <w:shd w:val="clear" w:color="auto" w:fill="auto"/>
            <w:noWrap/>
            <w:vAlign w:val="center"/>
            <w:hideMark/>
          </w:tcPr>
          <w:p w14:paraId="45A2AED0"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D193BC8"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0.116</w:t>
            </w:r>
          </w:p>
        </w:tc>
        <w:tc>
          <w:tcPr>
            <w:tcW w:w="1114" w:type="dxa"/>
            <w:tcBorders>
              <w:top w:val="nil"/>
              <w:left w:val="nil"/>
              <w:bottom w:val="nil"/>
              <w:right w:val="nil"/>
            </w:tcBorders>
            <w:shd w:val="clear" w:color="auto" w:fill="auto"/>
            <w:noWrap/>
            <w:vAlign w:val="center"/>
          </w:tcPr>
          <w:p w14:paraId="1C170F7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3BB84D33"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0.552</w:t>
            </w:r>
          </w:p>
        </w:tc>
      </w:tr>
      <w:tr w:rsidR="00B07844" w:rsidRPr="006450D6" w14:paraId="7AE51C1E" w14:textId="77777777" w:rsidTr="003D486D">
        <w:trPr>
          <w:trHeight w:val="300"/>
        </w:trPr>
        <w:tc>
          <w:tcPr>
            <w:tcW w:w="1433" w:type="dxa"/>
            <w:tcBorders>
              <w:top w:val="nil"/>
              <w:left w:val="nil"/>
              <w:bottom w:val="nil"/>
              <w:right w:val="nil"/>
            </w:tcBorders>
            <w:shd w:val="clear" w:color="auto" w:fill="auto"/>
            <w:noWrap/>
            <w:vAlign w:val="center"/>
            <w:hideMark/>
          </w:tcPr>
          <w:p w14:paraId="12454799" w14:textId="77777777" w:rsidR="00B07844" w:rsidRPr="006450D6" w:rsidRDefault="00B07844" w:rsidP="003D486D">
            <w:pPr>
              <w:rPr>
                <w:rFonts w:eastAsia="Times New Roman"/>
                <w:color w:val="000000"/>
                <w:sz w:val="20"/>
                <w:szCs w:val="20"/>
              </w:rPr>
            </w:pPr>
            <w:r w:rsidRPr="006450D6">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tcPr>
          <w:p w14:paraId="06D862B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0.339</w:t>
            </w:r>
          </w:p>
        </w:tc>
        <w:tc>
          <w:tcPr>
            <w:tcW w:w="1114" w:type="dxa"/>
            <w:tcBorders>
              <w:top w:val="nil"/>
              <w:left w:val="nil"/>
              <w:bottom w:val="nil"/>
              <w:right w:val="nil"/>
            </w:tcBorders>
            <w:shd w:val="clear" w:color="auto" w:fill="auto"/>
            <w:noWrap/>
            <w:vAlign w:val="center"/>
          </w:tcPr>
          <w:p w14:paraId="364EFD4A"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0.381</w:t>
            </w:r>
          </w:p>
        </w:tc>
        <w:tc>
          <w:tcPr>
            <w:tcW w:w="1114" w:type="dxa"/>
            <w:gridSpan w:val="2"/>
            <w:tcBorders>
              <w:top w:val="nil"/>
              <w:left w:val="nil"/>
              <w:bottom w:val="nil"/>
              <w:right w:val="nil"/>
            </w:tcBorders>
            <w:shd w:val="clear" w:color="auto" w:fill="auto"/>
            <w:noWrap/>
            <w:vAlign w:val="center"/>
          </w:tcPr>
          <w:p w14:paraId="0F57C352"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0.373</w:t>
            </w:r>
          </w:p>
        </w:tc>
        <w:tc>
          <w:tcPr>
            <w:tcW w:w="1113" w:type="dxa"/>
            <w:gridSpan w:val="2"/>
            <w:tcBorders>
              <w:top w:val="nil"/>
              <w:left w:val="nil"/>
              <w:bottom w:val="nil"/>
              <w:right w:val="nil"/>
            </w:tcBorders>
            <w:shd w:val="clear" w:color="auto" w:fill="auto"/>
            <w:noWrap/>
            <w:vAlign w:val="center"/>
            <w:hideMark/>
          </w:tcPr>
          <w:p w14:paraId="34ECE68C" w14:textId="77777777" w:rsidR="00B07844" w:rsidRPr="006450D6" w:rsidRDefault="00B07844" w:rsidP="003D486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F5566D1"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-0.540</w:t>
            </w:r>
          </w:p>
        </w:tc>
        <w:tc>
          <w:tcPr>
            <w:tcW w:w="1114" w:type="dxa"/>
            <w:tcBorders>
              <w:top w:val="nil"/>
              <w:left w:val="nil"/>
              <w:bottom w:val="nil"/>
              <w:right w:val="nil"/>
            </w:tcBorders>
            <w:shd w:val="clear" w:color="auto" w:fill="auto"/>
            <w:noWrap/>
            <w:vAlign w:val="center"/>
          </w:tcPr>
          <w:p w14:paraId="0A565797"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0.391</w:t>
            </w:r>
          </w:p>
        </w:tc>
        <w:tc>
          <w:tcPr>
            <w:tcW w:w="1114" w:type="dxa"/>
            <w:tcBorders>
              <w:top w:val="nil"/>
              <w:left w:val="nil"/>
              <w:bottom w:val="nil"/>
              <w:right w:val="nil"/>
            </w:tcBorders>
            <w:shd w:val="clear" w:color="auto" w:fill="auto"/>
            <w:noWrap/>
            <w:vAlign w:val="center"/>
          </w:tcPr>
          <w:p w14:paraId="2D6AF27B" w14:textId="77777777" w:rsidR="00B07844" w:rsidRPr="006450D6" w:rsidRDefault="00B07844" w:rsidP="003D486D">
            <w:pPr>
              <w:jc w:val="center"/>
              <w:rPr>
                <w:rFonts w:eastAsia="Times New Roman"/>
                <w:color w:val="000000"/>
                <w:sz w:val="20"/>
                <w:szCs w:val="20"/>
              </w:rPr>
            </w:pPr>
            <w:r w:rsidRPr="006450D6">
              <w:rPr>
                <w:rFonts w:eastAsia="Times New Roman"/>
                <w:color w:val="000000"/>
                <w:sz w:val="20"/>
                <w:szCs w:val="20"/>
              </w:rPr>
              <w:t>0.167</w:t>
            </w:r>
          </w:p>
        </w:tc>
      </w:tr>
    </w:tbl>
    <w:p w14:paraId="6DB2C183" w14:textId="237C9652" w:rsidR="00B07844" w:rsidRDefault="00B07844" w:rsidP="00CE3777">
      <w:pPr>
        <w:rPr>
          <w:rFonts w:eastAsia="Times New Roman"/>
          <w:color w:val="000000"/>
          <w:sz w:val="20"/>
          <w:szCs w:val="20"/>
        </w:rPr>
      </w:pPr>
      <w:bookmarkStart w:id="128" w:name="OLE_LINK20"/>
      <w:bookmarkStart w:id="129" w:name="OLE_LINK21"/>
      <w:bookmarkStart w:id="130" w:name="OLE_LINK23"/>
      <w:r w:rsidRPr="00873C91">
        <w:rPr>
          <w:i/>
          <w:sz w:val="20"/>
          <w:szCs w:val="20"/>
        </w:rPr>
        <w:t>Note</w:t>
      </w:r>
      <w:r w:rsidRPr="00873C91">
        <w:rPr>
          <w:sz w:val="20"/>
          <w:szCs w:val="20"/>
        </w:rPr>
        <w:t xml:space="preserve">. </w:t>
      </w:r>
      <w:bookmarkEnd w:id="128"/>
      <w:bookmarkEnd w:id="129"/>
      <w:bookmarkEnd w:id="130"/>
      <w:r w:rsidRPr="00873C91">
        <w:rPr>
          <w:sz w:val="20"/>
          <w:szCs w:val="20"/>
        </w:rPr>
        <w:t xml:space="preserve">EFF05 = Efficiency information manipulation (effect coded: +/-0.5), IM05 = </w:t>
      </w:r>
      <w:del w:id="131" w:author="Author">
        <w:r w:rsidRPr="00873C91" w:rsidDel="00AE2369">
          <w:rPr>
            <w:sz w:val="20"/>
            <w:szCs w:val="20"/>
          </w:rPr>
          <w:delText>Imagery</w:delText>
        </w:r>
      </w:del>
      <w:ins w:id="132" w:author="Author">
        <w:r w:rsidR="00AE2369">
          <w:rPr>
            <w:sz w:val="20"/>
            <w:szCs w:val="20"/>
          </w:rPr>
          <w:t>Image</w:t>
        </w:r>
      </w:ins>
      <w:r w:rsidRPr="00873C91">
        <w:rPr>
          <w:sz w:val="20"/>
          <w:szCs w:val="20"/>
        </w:rPr>
        <w:t xml:space="preserve"> manipulation (effect coded: +/-0.5), IMXEFF = </w:t>
      </w:r>
      <w:del w:id="133" w:author="Author">
        <w:r w:rsidRPr="00873C91" w:rsidDel="00AE2369">
          <w:rPr>
            <w:rFonts w:eastAsia="Times New Roman"/>
            <w:color w:val="000000"/>
            <w:sz w:val="20"/>
            <w:szCs w:val="20"/>
          </w:rPr>
          <w:delText>Imagery</w:delText>
        </w:r>
      </w:del>
      <w:ins w:id="134" w:author="Author">
        <w:r w:rsidR="00AE2369">
          <w:rPr>
            <w:rFonts w:eastAsia="Times New Roman"/>
            <w:color w:val="000000"/>
            <w:sz w:val="20"/>
            <w:szCs w:val="20"/>
          </w:rPr>
          <w:t>Image</w:t>
        </w:r>
      </w:ins>
      <w:r w:rsidRPr="00873C91">
        <w:rPr>
          <w:rFonts w:eastAsia="Times New Roman"/>
          <w:color w:val="000000"/>
          <w:sz w:val="20"/>
          <w:szCs w:val="20"/>
        </w:rPr>
        <w:t xml:space="preserve"> </w:t>
      </w:r>
      <w:r w:rsidRPr="00873C91">
        <w:rPr>
          <w:sz w:val="20"/>
          <w:szCs w:val="20"/>
        </w:rPr>
        <w:t>×</w:t>
      </w:r>
      <w:r w:rsidRPr="00873C91">
        <w:rPr>
          <w:rFonts w:eastAsia="Times New Roman"/>
          <w:color w:val="000000"/>
          <w:sz w:val="20"/>
          <w:szCs w:val="20"/>
        </w:rPr>
        <w:t xml:space="preserve"> Efficiency information.</w:t>
      </w:r>
    </w:p>
    <w:p w14:paraId="5C6A3BC7" w14:textId="77777777" w:rsidR="00CE3777" w:rsidRPr="00CE3777" w:rsidRDefault="00CE3777" w:rsidP="00CE3777">
      <w:pPr>
        <w:rPr>
          <w:rFonts w:eastAsia="Times New Roman"/>
          <w:color w:val="000000"/>
          <w:sz w:val="20"/>
          <w:szCs w:val="20"/>
        </w:rPr>
      </w:pPr>
    </w:p>
    <w:p w14:paraId="7DB6B426" w14:textId="77777777" w:rsidR="00B07844" w:rsidRPr="003F556D" w:rsidRDefault="00B07844" w:rsidP="00B07844">
      <w:pPr>
        <w:contextualSpacing/>
        <w:rPr>
          <w:color w:val="FF0000"/>
        </w:rPr>
      </w:pPr>
      <w:r>
        <w:rPr>
          <w:i/>
        </w:rPr>
        <w:t>Table S6</w:t>
      </w:r>
      <w:r w:rsidRPr="006450D6">
        <w:rPr>
          <w:i/>
        </w:rPr>
        <w:t>.</w:t>
      </w:r>
      <w:r w:rsidRPr="006450D6">
        <w:t xml:space="preserve"> </w:t>
      </w:r>
      <w:r>
        <w:t>R</w:t>
      </w:r>
      <w:r w:rsidRPr="006450D6">
        <w:t>egression coefficients for experimental manipulations</w:t>
      </w:r>
      <w:r>
        <w:t xml:space="preserve"> in Study </w:t>
      </w:r>
      <w:r w:rsidRPr="00597F82">
        <w:t>6 (</w:t>
      </w:r>
      <w:r w:rsidRPr="00597F82">
        <w:rPr>
          <w:i/>
        </w:rPr>
        <w:t>N</w:t>
      </w:r>
      <w:r w:rsidRPr="00597F82">
        <w:t xml:space="preserve"> = 378).</w:t>
      </w:r>
    </w:p>
    <w:p w14:paraId="652A15DB" w14:textId="77777777" w:rsidR="00B07844" w:rsidRPr="003F556D" w:rsidRDefault="00B07844" w:rsidP="00B07844">
      <w:pPr>
        <w:contextualSpacing/>
        <w:rPr>
          <w:color w:val="FF0000"/>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3F556D" w14:paraId="5AAEFE48" w14:textId="77777777" w:rsidTr="003D486D">
        <w:trPr>
          <w:trHeight w:val="300"/>
        </w:trPr>
        <w:tc>
          <w:tcPr>
            <w:tcW w:w="1433" w:type="dxa"/>
            <w:tcBorders>
              <w:top w:val="nil"/>
              <w:left w:val="nil"/>
              <w:bottom w:val="nil"/>
              <w:right w:val="nil"/>
            </w:tcBorders>
            <w:shd w:val="clear" w:color="auto" w:fill="auto"/>
            <w:noWrap/>
            <w:vAlign w:val="center"/>
          </w:tcPr>
          <w:p w14:paraId="1A955CBC" w14:textId="77777777" w:rsidR="00B07844" w:rsidRPr="000828FC" w:rsidRDefault="00B07844" w:rsidP="003D486D">
            <w:pPr>
              <w:rPr>
                <w:rFonts w:eastAsia="Times New Roman"/>
                <w:b/>
                <w:sz w:val="20"/>
                <w:szCs w:val="20"/>
              </w:rPr>
            </w:pPr>
          </w:p>
        </w:tc>
        <w:tc>
          <w:tcPr>
            <w:tcW w:w="3118" w:type="dxa"/>
            <w:gridSpan w:val="3"/>
            <w:tcBorders>
              <w:top w:val="nil"/>
              <w:left w:val="nil"/>
              <w:bottom w:val="nil"/>
              <w:right w:val="nil"/>
            </w:tcBorders>
            <w:shd w:val="clear" w:color="auto" w:fill="auto"/>
            <w:noWrap/>
            <w:vAlign w:val="center"/>
          </w:tcPr>
          <w:p w14:paraId="6F135A88" w14:textId="77777777" w:rsidR="00B07844" w:rsidRPr="00597F82" w:rsidRDefault="00B07844" w:rsidP="003D486D">
            <w:pPr>
              <w:jc w:val="center"/>
              <w:rPr>
                <w:rFonts w:eastAsia="Times New Roman"/>
                <w:b/>
                <w:sz w:val="20"/>
                <w:szCs w:val="20"/>
              </w:rPr>
            </w:pPr>
            <w:r w:rsidRPr="00597F82">
              <w:rPr>
                <w:rFonts w:eastAsia="Times New Roman"/>
                <w:b/>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54850320" w14:textId="77777777" w:rsidR="00B07844" w:rsidRPr="00597F82" w:rsidRDefault="00B07844" w:rsidP="003D486D">
            <w:pPr>
              <w:rPr>
                <w:rFonts w:eastAsia="Times New Roman"/>
                <w:b/>
                <w:sz w:val="20"/>
                <w:szCs w:val="20"/>
              </w:rPr>
            </w:pPr>
          </w:p>
        </w:tc>
        <w:tc>
          <w:tcPr>
            <w:tcW w:w="3402" w:type="dxa"/>
            <w:gridSpan w:val="4"/>
            <w:tcBorders>
              <w:top w:val="nil"/>
              <w:left w:val="nil"/>
              <w:bottom w:val="nil"/>
              <w:right w:val="nil"/>
            </w:tcBorders>
            <w:shd w:val="clear" w:color="auto" w:fill="auto"/>
            <w:noWrap/>
            <w:vAlign w:val="center"/>
          </w:tcPr>
          <w:p w14:paraId="0DD5B5E0" w14:textId="77777777" w:rsidR="00B07844" w:rsidRPr="00597F82" w:rsidRDefault="00B07844" w:rsidP="003D486D">
            <w:pPr>
              <w:jc w:val="center"/>
              <w:rPr>
                <w:rFonts w:eastAsia="Times New Roman"/>
                <w:b/>
                <w:sz w:val="20"/>
                <w:szCs w:val="20"/>
              </w:rPr>
            </w:pPr>
            <w:r w:rsidRPr="00597F82">
              <w:rPr>
                <w:rFonts w:eastAsia="Times New Roman"/>
                <w:b/>
                <w:sz w:val="20"/>
                <w:szCs w:val="20"/>
              </w:rPr>
              <w:t>DONATED (NON-ZERO) AMOUNTS</w:t>
            </w:r>
          </w:p>
        </w:tc>
      </w:tr>
      <w:tr w:rsidR="00B07844" w:rsidRPr="003F556D" w14:paraId="6936D3F9" w14:textId="77777777" w:rsidTr="003D486D">
        <w:trPr>
          <w:trHeight w:val="300"/>
        </w:trPr>
        <w:tc>
          <w:tcPr>
            <w:tcW w:w="1433" w:type="dxa"/>
            <w:tcBorders>
              <w:top w:val="nil"/>
              <w:left w:val="nil"/>
              <w:bottom w:val="nil"/>
              <w:right w:val="nil"/>
            </w:tcBorders>
            <w:shd w:val="clear" w:color="auto" w:fill="auto"/>
            <w:noWrap/>
            <w:vAlign w:val="center"/>
          </w:tcPr>
          <w:p w14:paraId="065DFAEF" w14:textId="77777777" w:rsidR="00B07844" w:rsidRPr="00597F82" w:rsidRDefault="00B07844" w:rsidP="003D486D">
            <w:pPr>
              <w:rPr>
                <w:rFonts w:eastAsia="Times New Roman"/>
                <w:sz w:val="20"/>
                <w:szCs w:val="20"/>
                <w:lang w:val="fr-FR"/>
              </w:rPr>
            </w:pPr>
          </w:p>
        </w:tc>
        <w:tc>
          <w:tcPr>
            <w:tcW w:w="1113" w:type="dxa"/>
            <w:tcBorders>
              <w:top w:val="nil"/>
              <w:left w:val="nil"/>
              <w:bottom w:val="nil"/>
              <w:right w:val="nil"/>
            </w:tcBorders>
            <w:shd w:val="clear" w:color="auto" w:fill="auto"/>
            <w:noWrap/>
            <w:vAlign w:val="bottom"/>
          </w:tcPr>
          <w:p w14:paraId="5E705014" w14:textId="77777777" w:rsidR="00B07844" w:rsidRPr="00597F82" w:rsidRDefault="00B07844" w:rsidP="003D486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15BD0462" w14:textId="77777777" w:rsidR="00B07844" w:rsidRPr="00597F82" w:rsidRDefault="00B07844" w:rsidP="003D486D">
            <w:pPr>
              <w:jc w:val="center"/>
              <w:rPr>
                <w:rFonts w:eastAsia="Times New Roman"/>
                <w:sz w:val="20"/>
                <w:szCs w:val="20"/>
              </w:rPr>
            </w:pPr>
            <w:r w:rsidRPr="00597F82">
              <w:rPr>
                <w:b/>
                <w:sz w:val="20"/>
                <w:szCs w:val="20"/>
              </w:rPr>
              <w:t>S.E.</w:t>
            </w:r>
          </w:p>
        </w:tc>
        <w:tc>
          <w:tcPr>
            <w:tcW w:w="1114" w:type="dxa"/>
            <w:gridSpan w:val="2"/>
            <w:tcBorders>
              <w:top w:val="nil"/>
              <w:left w:val="nil"/>
              <w:bottom w:val="nil"/>
              <w:right w:val="nil"/>
            </w:tcBorders>
            <w:shd w:val="clear" w:color="auto" w:fill="auto"/>
            <w:noWrap/>
            <w:vAlign w:val="bottom"/>
          </w:tcPr>
          <w:p w14:paraId="0F5DD369" w14:textId="77777777" w:rsidR="00B07844" w:rsidRPr="00597F82" w:rsidRDefault="00B07844" w:rsidP="003D486D">
            <w:pPr>
              <w:jc w:val="center"/>
              <w:rPr>
                <w:rFonts w:eastAsia="Times New Roman"/>
                <w:sz w:val="20"/>
                <w:szCs w:val="20"/>
              </w:rPr>
            </w:pPr>
            <w:r w:rsidRPr="00597F82">
              <w:rPr>
                <w:b/>
                <w:i/>
                <w:sz w:val="20"/>
                <w:szCs w:val="20"/>
              </w:rPr>
              <w:t>p</w:t>
            </w:r>
          </w:p>
        </w:tc>
        <w:tc>
          <w:tcPr>
            <w:tcW w:w="1113" w:type="dxa"/>
            <w:gridSpan w:val="2"/>
            <w:tcBorders>
              <w:top w:val="nil"/>
              <w:left w:val="nil"/>
              <w:bottom w:val="nil"/>
              <w:right w:val="nil"/>
            </w:tcBorders>
            <w:shd w:val="clear" w:color="auto" w:fill="auto"/>
            <w:noWrap/>
            <w:vAlign w:val="bottom"/>
          </w:tcPr>
          <w:p w14:paraId="1D841247"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vAlign w:val="bottom"/>
          </w:tcPr>
          <w:p w14:paraId="6EBDEAEF" w14:textId="77777777" w:rsidR="00B07844" w:rsidRPr="00597F82" w:rsidRDefault="00B07844" w:rsidP="003D486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06EAB50F" w14:textId="77777777" w:rsidR="00B07844" w:rsidRPr="00597F82" w:rsidRDefault="00B07844" w:rsidP="003D486D">
            <w:pPr>
              <w:jc w:val="center"/>
              <w:rPr>
                <w:rFonts w:eastAsia="Times New Roman"/>
                <w:sz w:val="20"/>
                <w:szCs w:val="20"/>
              </w:rPr>
            </w:pPr>
            <w:r w:rsidRPr="00597F82">
              <w:rPr>
                <w:b/>
                <w:sz w:val="20"/>
                <w:szCs w:val="20"/>
              </w:rPr>
              <w:t>S.E.</w:t>
            </w:r>
          </w:p>
        </w:tc>
        <w:tc>
          <w:tcPr>
            <w:tcW w:w="1114" w:type="dxa"/>
            <w:tcBorders>
              <w:top w:val="nil"/>
              <w:left w:val="nil"/>
              <w:bottom w:val="nil"/>
              <w:right w:val="nil"/>
            </w:tcBorders>
            <w:shd w:val="clear" w:color="auto" w:fill="auto"/>
            <w:noWrap/>
            <w:vAlign w:val="bottom"/>
          </w:tcPr>
          <w:p w14:paraId="7530B904" w14:textId="77777777" w:rsidR="00B07844" w:rsidRPr="00597F82" w:rsidRDefault="00B07844" w:rsidP="003D486D">
            <w:pPr>
              <w:jc w:val="center"/>
              <w:rPr>
                <w:rFonts w:eastAsia="Times New Roman"/>
                <w:sz w:val="20"/>
                <w:szCs w:val="20"/>
              </w:rPr>
            </w:pPr>
            <w:r w:rsidRPr="00597F82">
              <w:rPr>
                <w:b/>
                <w:i/>
                <w:sz w:val="20"/>
                <w:szCs w:val="20"/>
              </w:rPr>
              <w:t>p</w:t>
            </w:r>
          </w:p>
        </w:tc>
      </w:tr>
      <w:tr w:rsidR="00200037" w:rsidRPr="003F556D" w14:paraId="231A396A" w14:textId="77777777" w:rsidTr="003D486D">
        <w:trPr>
          <w:trHeight w:val="300"/>
        </w:trPr>
        <w:tc>
          <w:tcPr>
            <w:tcW w:w="1433" w:type="dxa"/>
            <w:tcBorders>
              <w:top w:val="nil"/>
              <w:left w:val="nil"/>
              <w:bottom w:val="nil"/>
              <w:right w:val="nil"/>
            </w:tcBorders>
            <w:shd w:val="clear" w:color="auto" w:fill="auto"/>
            <w:noWrap/>
            <w:vAlign w:val="center"/>
          </w:tcPr>
          <w:p w14:paraId="5D62CCFE" w14:textId="11F3FB4C" w:rsidR="00200037" w:rsidRPr="00597F82" w:rsidRDefault="00200037" w:rsidP="003D486D">
            <w:pPr>
              <w:rPr>
                <w:rFonts w:eastAsia="Times New Roman"/>
                <w:sz w:val="20"/>
                <w:szCs w:val="20"/>
                <w:lang w:val="de-DE"/>
              </w:rPr>
            </w:pPr>
            <w:r w:rsidRPr="00597F82">
              <w:rPr>
                <w:rFonts w:eastAsia="Times New Roman"/>
                <w:sz w:val="20"/>
                <w:szCs w:val="20"/>
                <w:lang w:val="de-DE"/>
              </w:rPr>
              <w:t>IM05</w:t>
            </w:r>
          </w:p>
        </w:tc>
        <w:tc>
          <w:tcPr>
            <w:tcW w:w="1113" w:type="dxa"/>
            <w:tcBorders>
              <w:top w:val="nil"/>
              <w:left w:val="nil"/>
              <w:bottom w:val="nil"/>
              <w:right w:val="nil"/>
            </w:tcBorders>
            <w:shd w:val="clear" w:color="auto" w:fill="auto"/>
            <w:noWrap/>
          </w:tcPr>
          <w:p w14:paraId="325F24AF" w14:textId="57FC5BF7" w:rsidR="00200037" w:rsidRPr="00597F82" w:rsidRDefault="00200037" w:rsidP="003D486D">
            <w:pPr>
              <w:jc w:val="center"/>
              <w:rPr>
                <w:sz w:val="20"/>
                <w:szCs w:val="20"/>
              </w:rPr>
            </w:pPr>
            <w:r w:rsidRPr="00597F82">
              <w:rPr>
                <w:sz w:val="20"/>
                <w:szCs w:val="20"/>
              </w:rPr>
              <w:t>-0.001</w:t>
            </w:r>
          </w:p>
        </w:tc>
        <w:tc>
          <w:tcPr>
            <w:tcW w:w="1114" w:type="dxa"/>
            <w:tcBorders>
              <w:top w:val="nil"/>
              <w:left w:val="nil"/>
              <w:bottom w:val="nil"/>
              <w:right w:val="nil"/>
            </w:tcBorders>
            <w:shd w:val="clear" w:color="auto" w:fill="auto"/>
            <w:noWrap/>
          </w:tcPr>
          <w:p w14:paraId="070F2372" w14:textId="0760E5E8" w:rsidR="00200037" w:rsidRPr="00597F82" w:rsidRDefault="00200037" w:rsidP="003D486D">
            <w:pPr>
              <w:jc w:val="center"/>
              <w:rPr>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6ACF8608" w14:textId="2B609A39" w:rsidR="00200037" w:rsidRPr="00597F82" w:rsidRDefault="00200037" w:rsidP="003D486D">
            <w:pPr>
              <w:jc w:val="center"/>
              <w:rPr>
                <w:sz w:val="20"/>
                <w:szCs w:val="20"/>
              </w:rPr>
            </w:pPr>
            <w:r w:rsidRPr="00597F82">
              <w:rPr>
                <w:sz w:val="20"/>
                <w:szCs w:val="20"/>
              </w:rPr>
              <w:t>0.997</w:t>
            </w:r>
          </w:p>
        </w:tc>
        <w:tc>
          <w:tcPr>
            <w:tcW w:w="1113" w:type="dxa"/>
            <w:gridSpan w:val="2"/>
            <w:tcBorders>
              <w:top w:val="nil"/>
              <w:left w:val="nil"/>
              <w:bottom w:val="nil"/>
              <w:right w:val="nil"/>
            </w:tcBorders>
            <w:shd w:val="clear" w:color="auto" w:fill="auto"/>
            <w:noWrap/>
            <w:vAlign w:val="center"/>
          </w:tcPr>
          <w:p w14:paraId="3655D4E5" w14:textId="77777777" w:rsidR="00200037" w:rsidRPr="00597F82" w:rsidRDefault="00200037"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15D535ED" w14:textId="3409453D" w:rsidR="00200037" w:rsidRPr="00C22FB6" w:rsidRDefault="00200037" w:rsidP="003D486D">
            <w:pPr>
              <w:jc w:val="center"/>
              <w:rPr>
                <w:sz w:val="20"/>
                <w:szCs w:val="20"/>
              </w:rPr>
            </w:pPr>
            <w:r w:rsidRPr="00C22FB6">
              <w:rPr>
                <w:sz w:val="20"/>
                <w:szCs w:val="20"/>
              </w:rPr>
              <w:t>-2.253</w:t>
            </w:r>
          </w:p>
        </w:tc>
        <w:tc>
          <w:tcPr>
            <w:tcW w:w="1114" w:type="dxa"/>
            <w:tcBorders>
              <w:top w:val="nil"/>
              <w:left w:val="nil"/>
              <w:bottom w:val="nil"/>
              <w:right w:val="nil"/>
            </w:tcBorders>
            <w:shd w:val="clear" w:color="auto" w:fill="auto"/>
            <w:noWrap/>
          </w:tcPr>
          <w:p w14:paraId="2F828BAE" w14:textId="62B20867" w:rsidR="00200037" w:rsidRPr="00C22FB6" w:rsidRDefault="00200037" w:rsidP="003D486D">
            <w:pPr>
              <w:jc w:val="center"/>
              <w:rPr>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3E357019" w14:textId="62F9500D" w:rsidR="00200037" w:rsidRPr="00C22FB6" w:rsidRDefault="00200037" w:rsidP="003D486D">
            <w:pPr>
              <w:jc w:val="center"/>
              <w:rPr>
                <w:sz w:val="20"/>
                <w:szCs w:val="20"/>
              </w:rPr>
            </w:pPr>
            <w:r w:rsidRPr="00C22FB6">
              <w:rPr>
                <w:sz w:val="20"/>
                <w:szCs w:val="20"/>
              </w:rPr>
              <w:t>0.258</w:t>
            </w:r>
          </w:p>
        </w:tc>
      </w:tr>
      <w:tr w:rsidR="00B07844" w:rsidRPr="003F556D" w14:paraId="1A28F572" w14:textId="77777777" w:rsidTr="003D486D">
        <w:trPr>
          <w:trHeight w:val="300"/>
        </w:trPr>
        <w:tc>
          <w:tcPr>
            <w:tcW w:w="1433" w:type="dxa"/>
            <w:tcBorders>
              <w:top w:val="nil"/>
              <w:left w:val="nil"/>
              <w:bottom w:val="nil"/>
              <w:right w:val="nil"/>
            </w:tcBorders>
            <w:shd w:val="clear" w:color="auto" w:fill="auto"/>
            <w:noWrap/>
            <w:vAlign w:val="center"/>
            <w:hideMark/>
          </w:tcPr>
          <w:p w14:paraId="776EEB85" w14:textId="77777777" w:rsidR="00B07844" w:rsidRPr="00597F82" w:rsidRDefault="00B07844" w:rsidP="003D486D">
            <w:pPr>
              <w:rPr>
                <w:rFonts w:eastAsia="Times New Roman"/>
                <w:sz w:val="20"/>
                <w:szCs w:val="20"/>
              </w:rPr>
            </w:pPr>
            <w:r w:rsidRPr="00597F82">
              <w:rPr>
                <w:rFonts w:eastAsia="Times New Roman"/>
                <w:sz w:val="20"/>
                <w:szCs w:val="20"/>
                <w:lang w:val="de-DE"/>
              </w:rPr>
              <w:t>EFF05</w:t>
            </w:r>
          </w:p>
        </w:tc>
        <w:tc>
          <w:tcPr>
            <w:tcW w:w="1113" w:type="dxa"/>
            <w:tcBorders>
              <w:top w:val="nil"/>
              <w:left w:val="nil"/>
              <w:bottom w:val="nil"/>
              <w:right w:val="nil"/>
            </w:tcBorders>
            <w:shd w:val="clear" w:color="auto" w:fill="auto"/>
            <w:noWrap/>
          </w:tcPr>
          <w:p w14:paraId="754E3504" w14:textId="77777777" w:rsidR="00B07844" w:rsidRPr="00597F82" w:rsidRDefault="00B07844" w:rsidP="003D486D">
            <w:pPr>
              <w:jc w:val="center"/>
              <w:rPr>
                <w:rFonts w:eastAsia="Times New Roman"/>
                <w:sz w:val="20"/>
                <w:szCs w:val="20"/>
              </w:rPr>
            </w:pPr>
            <w:r w:rsidRPr="00597F82">
              <w:rPr>
                <w:sz w:val="20"/>
                <w:szCs w:val="20"/>
              </w:rPr>
              <w:t>0.021</w:t>
            </w:r>
          </w:p>
        </w:tc>
        <w:tc>
          <w:tcPr>
            <w:tcW w:w="1114" w:type="dxa"/>
            <w:tcBorders>
              <w:top w:val="nil"/>
              <w:left w:val="nil"/>
              <w:bottom w:val="nil"/>
              <w:right w:val="nil"/>
            </w:tcBorders>
            <w:shd w:val="clear" w:color="auto" w:fill="auto"/>
            <w:noWrap/>
          </w:tcPr>
          <w:p w14:paraId="5454C347" w14:textId="77777777" w:rsidR="00B07844" w:rsidRPr="00597F82" w:rsidRDefault="00B07844" w:rsidP="003D486D">
            <w:pPr>
              <w:jc w:val="center"/>
              <w:rPr>
                <w:rFonts w:eastAsia="Times New Roman"/>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52D45920" w14:textId="77777777" w:rsidR="00B07844" w:rsidRPr="00597F82" w:rsidRDefault="00B07844" w:rsidP="003D486D">
            <w:pPr>
              <w:jc w:val="center"/>
              <w:rPr>
                <w:rFonts w:eastAsia="Times New Roman"/>
                <w:sz w:val="20"/>
                <w:szCs w:val="20"/>
              </w:rPr>
            </w:pPr>
            <w:r w:rsidRPr="00597F82">
              <w:rPr>
                <w:sz w:val="20"/>
                <w:szCs w:val="20"/>
              </w:rPr>
              <w:t>0.920</w:t>
            </w:r>
          </w:p>
        </w:tc>
        <w:tc>
          <w:tcPr>
            <w:tcW w:w="1113" w:type="dxa"/>
            <w:gridSpan w:val="2"/>
            <w:tcBorders>
              <w:top w:val="nil"/>
              <w:left w:val="nil"/>
              <w:bottom w:val="nil"/>
              <w:right w:val="nil"/>
            </w:tcBorders>
            <w:shd w:val="clear" w:color="auto" w:fill="auto"/>
            <w:noWrap/>
            <w:vAlign w:val="center"/>
            <w:hideMark/>
          </w:tcPr>
          <w:p w14:paraId="376C14C4"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48656B82" w14:textId="77777777" w:rsidR="00B07844" w:rsidRPr="00C22FB6" w:rsidRDefault="00B07844" w:rsidP="003D486D">
            <w:pPr>
              <w:jc w:val="center"/>
              <w:rPr>
                <w:rFonts w:eastAsia="Times New Roman"/>
                <w:sz w:val="20"/>
                <w:szCs w:val="20"/>
              </w:rPr>
            </w:pPr>
            <w:r w:rsidRPr="00C22FB6">
              <w:rPr>
                <w:sz w:val="20"/>
                <w:szCs w:val="20"/>
              </w:rPr>
              <w:t>-1.565</w:t>
            </w:r>
          </w:p>
        </w:tc>
        <w:tc>
          <w:tcPr>
            <w:tcW w:w="1114" w:type="dxa"/>
            <w:tcBorders>
              <w:top w:val="nil"/>
              <w:left w:val="nil"/>
              <w:bottom w:val="nil"/>
              <w:right w:val="nil"/>
            </w:tcBorders>
            <w:shd w:val="clear" w:color="auto" w:fill="auto"/>
            <w:noWrap/>
          </w:tcPr>
          <w:p w14:paraId="75DA3EED" w14:textId="77777777" w:rsidR="00B07844" w:rsidRPr="00C22FB6" w:rsidRDefault="00B07844" w:rsidP="003D486D">
            <w:pPr>
              <w:jc w:val="center"/>
              <w:rPr>
                <w:rFonts w:eastAsia="Times New Roman"/>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50AD0F18" w14:textId="77777777" w:rsidR="00B07844" w:rsidRPr="00C22FB6" w:rsidRDefault="00B07844" w:rsidP="003D486D">
            <w:pPr>
              <w:jc w:val="center"/>
              <w:rPr>
                <w:rFonts w:eastAsia="Times New Roman"/>
                <w:sz w:val="20"/>
                <w:szCs w:val="20"/>
              </w:rPr>
            </w:pPr>
            <w:r w:rsidRPr="00C22FB6">
              <w:rPr>
                <w:sz w:val="20"/>
                <w:szCs w:val="20"/>
              </w:rPr>
              <w:t>0.431</w:t>
            </w:r>
          </w:p>
        </w:tc>
      </w:tr>
      <w:tr w:rsidR="00B07844" w:rsidRPr="003F556D" w14:paraId="431E3989" w14:textId="77777777" w:rsidTr="003D486D">
        <w:trPr>
          <w:trHeight w:val="300"/>
        </w:trPr>
        <w:tc>
          <w:tcPr>
            <w:tcW w:w="1433" w:type="dxa"/>
            <w:tcBorders>
              <w:top w:val="nil"/>
              <w:left w:val="nil"/>
              <w:bottom w:val="nil"/>
              <w:right w:val="nil"/>
            </w:tcBorders>
            <w:shd w:val="clear" w:color="auto" w:fill="auto"/>
            <w:noWrap/>
            <w:vAlign w:val="center"/>
            <w:hideMark/>
          </w:tcPr>
          <w:p w14:paraId="2E2427B3" w14:textId="77777777" w:rsidR="00B07844" w:rsidRPr="00597F82" w:rsidRDefault="00B07844" w:rsidP="003D486D">
            <w:pPr>
              <w:rPr>
                <w:rFonts w:eastAsia="Times New Roman"/>
                <w:sz w:val="20"/>
                <w:szCs w:val="20"/>
              </w:rPr>
            </w:pPr>
            <w:r w:rsidRPr="00597F82">
              <w:rPr>
                <w:rFonts w:eastAsia="Times New Roman"/>
                <w:sz w:val="20"/>
                <w:szCs w:val="20"/>
              </w:rPr>
              <w:t>IMXEFF</w:t>
            </w:r>
          </w:p>
        </w:tc>
        <w:tc>
          <w:tcPr>
            <w:tcW w:w="1113" w:type="dxa"/>
            <w:tcBorders>
              <w:top w:val="nil"/>
              <w:left w:val="nil"/>
              <w:bottom w:val="nil"/>
              <w:right w:val="nil"/>
            </w:tcBorders>
            <w:shd w:val="clear" w:color="auto" w:fill="auto"/>
            <w:noWrap/>
          </w:tcPr>
          <w:p w14:paraId="3C13C56F" w14:textId="77777777" w:rsidR="00B07844" w:rsidRPr="00597F82" w:rsidRDefault="00B07844" w:rsidP="003D486D">
            <w:pPr>
              <w:jc w:val="center"/>
              <w:rPr>
                <w:rFonts w:eastAsia="Times New Roman"/>
                <w:sz w:val="20"/>
                <w:szCs w:val="20"/>
              </w:rPr>
            </w:pPr>
            <w:r w:rsidRPr="00597F82">
              <w:rPr>
                <w:sz w:val="20"/>
                <w:szCs w:val="20"/>
              </w:rPr>
              <w:t>0.212</w:t>
            </w:r>
          </w:p>
        </w:tc>
        <w:tc>
          <w:tcPr>
            <w:tcW w:w="1114" w:type="dxa"/>
            <w:tcBorders>
              <w:top w:val="nil"/>
              <w:left w:val="nil"/>
              <w:bottom w:val="nil"/>
              <w:right w:val="nil"/>
            </w:tcBorders>
            <w:shd w:val="clear" w:color="auto" w:fill="auto"/>
            <w:noWrap/>
          </w:tcPr>
          <w:p w14:paraId="5D8A1122" w14:textId="77777777" w:rsidR="00B07844" w:rsidRPr="00597F82" w:rsidRDefault="00B07844" w:rsidP="003D486D">
            <w:pPr>
              <w:jc w:val="center"/>
              <w:rPr>
                <w:rFonts w:eastAsia="Times New Roman"/>
                <w:sz w:val="20"/>
                <w:szCs w:val="20"/>
              </w:rPr>
            </w:pPr>
            <w:r w:rsidRPr="00597F82">
              <w:rPr>
                <w:sz w:val="20"/>
                <w:szCs w:val="20"/>
              </w:rPr>
              <w:t>0.412</w:t>
            </w:r>
          </w:p>
        </w:tc>
        <w:tc>
          <w:tcPr>
            <w:tcW w:w="1114" w:type="dxa"/>
            <w:gridSpan w:val="2"/>
            <w:tcBorders>
              <w:top w:val="nil"/>
              <w:left w:val="nil"/>
              <w:bottom w:val="nil"/>
              <w:right w:val="nil"/>
            </w:tcBorders>
            <w:shd w:val="clear" w:color="auto" w:fill="auto"/>
            <w:noWrap/>
          </w:tcPr>
          <w:p w14:paraId="14C02F14" w14:textId="77777777" w:rsidR="00B07844" w:rsidRPr="00597F82" w:rsidRDefault="00B07844" w:rsidP="003D486D">
            <w:pPr>
              <w:jc w:val="center"/>
              <w:rPr>
                <w:rFonts w:eastAsia="Times New Roman"/>
                <w:sz w:val="20"/>
                <w:szCs w:val="20"/>
              </w:rPr>
            </w:pPr>
            <w:r w:rsidRPr="00597F82">
              <w:rPr>
                <w:sz w:val="20"/>
                <w:szCs w:val="20"/>
              </w:rPr>
              <w:t>0.607</w:t>
            </w:r>
          </w:p>
        </w:tc>
        <w:tc>
          <w:tcPr>
            <w:tcW w:w="1113" w:type="dxa"/>
            <w:gridSpan w:val="2"/>
            <w:tcBorders>
              <w:top w:val="nil"/>
              <w:left w:val="nil"/>
              <w:bottom w:val="nil"/>
              <w:right w:val="nil"/>
            </w:tcBorders>
            <w:shd w:val="clear" w:color="auto" w:fill="auto"/>
            <w:noWrap/>
            <w:vAlign w:val="center"/>
            <w:hideMark/>
          </w:tcPr>
          <w:p w14:paraId="2BDAD10F" w14:textId="77777777" w:rsidR="00B07844" w:rsidRPr="00597F82" w:rsidRDefault="00B07844" w:rsidP="003D486D">
            <w:pPr>
              <w:jc w:val="center"/>
              <w:rPr>
                <w:rFonts w:eastAsia="Times New Roman"/>
                <w:sz w:val="20"/>
                <w:szCs w:val="20"/>
              </w:rPr>
            </w:pPr>
          </w:p>
        </w:tc>
        <w:tc>
          <w:tcPr>
            <w:tcW w:w="1114" w:type="dxa"/>
            <w:tcBorders>
              <w:top w:val="nil"/>
              <w:left w:val="nil"/>
              <w:bottom w:val="nil"/>
              <w:right w:val="nil"/>
            </w:tcBorders>
            <w:shd w:val="clear" w:color="auto" w:fill="auto"/>
            <w:noWrap/>
          </w:tcPr>
          <w:p w14:paraId="0492E82C" w14:textId="77777777" w:rsidR="00B07844" w:rsidRPr="00C22FB6" w:rsidRDefault="00B07844" w:rsidP="003D486D">
            <w:pPr>
              <w:jc w:val="center"/>
              <w:rPr>
                <w:rFonts w:eastAsia="Times New Roman"/>
                <w:sz w:val="20"/>
                <w:szCs w:val="20"/>
              </w:rPr>
            </w:pPr>
            <w:r w:rsidRPr="00C22FB6">
              <w:rPr>
                <w:sz w:val="20"/>
                <w:szCs w:val="20"/>
              </w:rPr>
              <w:t>3.726</w:t>
            </w:r>
          </w:p>
        </w:tc>
        <w:tc>
          <w:tcPr>
            <w:tcW w:w="1114" w:type="dxa"/>
            <w:tcBorders>
              <w:top w:val="nil"/>
              <w:left w:val="nil"/>
              <w:bottom w:val="nil"/>
              <w:right w:val="nil"/>
            </w:tcBorders>
            <w:shd w:val="clear" w:color="auto" w:fill="auto"/>
            <w:noWrap/>
          </w:tcPr>
          <w:p w14:paraId="12E18A8C" w14:textId="77777777" w:rsidR="00B07844" w:rsidRPr="00C22FB6" w:rsidRDefault="00B07844" w:rsidP="003D486D">
            <w:pPr>
              <w:jc w:val="center"/>
              <w:rPr>
                <w:rFonts w:eastAsia="Times New Roman"/>
                <w:sz w:val="20"/>
                <w:szCs w:val="20"/>
              </w:rPr>
            </w:pPr>
            <w:r w:rsidRPr="00C22FB6">
              <w:rPr>
                <w:sz w:val="20"/>
                <w:szCs w:val="20"/>
              </w:rPr>
              <w:t>3.968</w:t>
            </w:r>
          </w:p>
        </w:tc>
        <w:tc>
          <w:tcPr>
            <w:tcW w:w="1114" w:type="dxa"/>
            <w:tcBorders>
              <w:top w:val="nil"/>
              <w:left w:val="nil"/>
              <w:bottom w:val="nil"/>
              <w:right w:val="nil"/>
            </w:tcBorders>
            <w:shd w:val="clear" w:color="auto" w:fill="auto"/>
            <w:noWrap/>
          </w:tcPr>
          <w:p w14:paraId="718CD6ED" w14:textId="77777777" w:rsidR="00B07844" w:rsidRPr="00C22FB6" w:rsidRDefault="00B07844" w:rsidP="003D486D">
            <w:pPr>
              <w:jc w:val="center"/>
              <w:rPr>
                <w:rFonts w:eastAsia="Times New Roman"/>
                <w:sz w:val="20"/>
                <w:szCs w:val="20"/>
              </w:rPr>
            </w:pPr>
            <w:r w:rsidRPr="00C22FB6">
              <w:rPr>
                <w:sz w:val="20"/>
                <w:szCs w:val="20"/>
              </w:rPr>
              <w:t>0.349</w:t>
            </w:r>
          </w:p>
        </w:tc>
      </w:tr>
    </w:tbl>
    <w:p w14:paraId="2EF79249" w14:textId="3AE94D84" w:rsidR="00B07844" w:rsidRDefault="00B07844" w:rsidP="00AE2369">
      <w:pPr>
        <w:jc w:val="right"/>
        <w:rPr>
          <w:rFonts w:eastAsia="Times New Roman"/>
          <w:color w:val="000000"/>
          <w:sz w:val="20"/>
          <w:szCs w:val="20"/>
        </w:rPr>
        <w:pPrChange w:id="135" w:author="Author">
          <w:pPr/>
        </w:pPrChange>
      </w:pPr>
      <w:r w:rsidRPr="00873C91">
        <w:rPr>
          <w:i/>
          <w:sz w:val="20"/>
          <w:szCs w:val="20"/>
        </w:rPr>
        <w:t>Note</w:t>
      </w:r>
      <w:r w:rsidRPr="00873C91">
        <w:rPr>
          <w:sz w:val="20"/>
          <w:szCs w:val="20"/>
        </w:rPr>
        <w:t xml:space="preserve">. EFF05 = Efficiency information manipulation (effect coded: +/-0.5), IM05 = </w:t>
      </w:r>
      <w:del w:id="136" w:author="Author">
        <w:r w:rsidRPr="00873C91" w:rsidDel="00AE2369">
          <w:rPr>
            <w:sz w:val="20"/>
            <w:szCs w:val="20"/>
          </w:rPr>
          <w:delText>Imagery</w:delText>
        </w:r>
      </w:del>
      <w:ins w:id="137" w:author="Author">
        <w:r w:rsidR="00AE2369">
          <w:rPr>
            <w:sz w:val="20"/>
            <w:szCs w:val="20"/>
          </w:rPr>
          <w:t>Image</w:t>
        </w:r>
      </w:ins>
      <w:r w:rsidRPr="00873C91">
        <w:rPr>
          <w:sz w:val="20"/>
          <w:szCs w:val="20"/>
        </w:rPr>
        <w:t xml:space="preserve"> manipulation (effect coded: +/-0.5), IMXEFF = </w:t>
      </w:r>
      <w:del w:id="138" w:author="Author">
        <w:r w:rsidRPr="00873C91" w:rsidDel="00AE2369">
          <w:rPr>
            <w:rFonts w:eastAsia="Times New Roman"/>
            <w:color w:val="000000"/>
            <w:sz w:val="20"/>
            <w:szCs w:val="20"/>
          </w:rPr>
          <w:delText>Imagery</w:delText>
        </w:r>
      </w:del>
      <w:ins w:id="139" w:author="Author">
        <w:r w:rsidR="00AE2369">
          <w:rPr>
            <w:rFonts w:eastAsia="Times New Roman"/>
            <w:color w:val="000000"/>
            <w:sz w:val="20"/>
            <w:szCs w:val="20"/>
          </w:rPr>
          <w:t>Image</w:t>
        </w:r>
      </w:ins>
      <w:r w:rsidRPr="00873C91">
        <w:rPr>
          <w:rFonts w:eastAsia="Times New Roman"/>
          <w:color w:val="000000"/>
          <w:sz w:val="20"/>
          <w:szCs w:val="20"/>
        </w:rPr>
        <w:t xml:space="preserve"> </w:t>
      </w:r>
      <w:r w:rsidRPr="00873C91">
        <w:rPr>
          <w:sz w:val="20"/>
          <w:szCs w:val="20"/>
        </w:rPr>
        <w:t>×</w:t>
      </w:r>
      <w:r w:rsidRPr="00873C91">
        <w:rPr>
          <w:rFonts w:eastAsia="Times New Roman"/>
          <w:color w:val="000000"/>
          <w:sz w:val="20"/>
          <w:szCs w:val="20"/>
        </w:rPr>
        <w:t xml:space="preserve"> Efficiency information.</w:t>
      </w:r>
    </w:p>
    <w:p w14:paraId="05025A67" w14:textId="77777777" w:rsidR="00565AC2" w:rsidRDefault="00565AC2">
      <w:pPr>
        <w:rPr>
          <w:rFonts w:eastAsia="Times New Roman"/>
        </w:rPr>
      </w:pPr>
    </w:p>
    <w:p w14:paraId="56B3B534" w14:textId="77777777" w:rsidR="00235AD4" w:rsidRDefault="00235AD4" w:rsidP="00235AD4">
      <w:pPr>
        <w:rPr>
          <w:rFonts w:eastAsia="Times New Roman"/>
          <w:color w:val="000000"/>
          <w:sz w:val="20"/>
          <w:szCs w:val="20"/>
        </w:rPr>
      </w:pPr>
    </w:p>
    <w:p w14:paraId="473B6175" w14:textId="77777777" w:rsidR="00235AD4" w:rsidRDefault="00235AD4" w:rsidP="00235AD4">
      <w:pPr>
        <w:rPr>
          <w:rFonts w:eastAsia="Times New Roman"/>
          <w:color w:val="000000"/>
          <w:sz w:val="20"/>
          <w:szCs w:val="20"/>
        </w:rPr>
      </w:pPr>
    </w:p>
    <w:p w14:paraId="4C16AFFA" w14:textId="77777777" w:rsidR="00235AD4" w:rsidRDefault="00235AD4" w:rsidP="00235AD4">
      <w:pPr>
        <w:rPr>
          <w:rFonts w:eastAsia="Times New Roman"/>
          <w:color w:val="000000"/>
          <w:sz w:val="20"/>
          <w:szCs w:val="20"/>
        </w:rPr>
      </w:pPr>
    </w:p>
    <w:p w14:paraId="1D69E7EF" w14:textId="77777777" w:rsidR="00235AD4" w:rsidRDefault="00235AD4" w:rsidP="00235AD4">
      <w:pPr>
        <w:rPr>
          <w:rFonts w:eastAsia="Times New Roman"/>
          <w:color w:val="000000"/>
          <w:sz w:val="20"/>
          <w:szCs w:val="20"/>
        </w:rPr>
      </w:pPr>
    </w:p>
    <w:p w14:paraId="02F374B3" w14:textId="77777777" w:rsidR="00235AD4" w:rsidRDefault="00235AD4" w:rsidP="00235AD4">
      <w:pPr>
        <w:rPr>
          <w:rFonts w:eastAsia="Times New Roman"/>
          <w:color w:val="000000"/>
          <w:sz w:val="20"/>
          <w:szCs w:val="20"/>
        </w:rPr>
      </w:pPr>
    </w:p>
    <w:p w14:paraId="50D0A555" w14:textId="77777777" w:rsidR="00235AD4" w:rsidRDefault="00235AD4" w:rsidP="00235AD4">
      <w:pPr>
        <w:rPr>
          <w:rFonts w:eastAsia="Times New Roman"/>
          <w:color w:val="000000"/>
          <w:sz w:val="20"/>
          <w:szCs w:val="20"/>
        </w:rPr>
      </w:pPr>
    </w:p>
    <w:p w14:paraId="6F639175" w14:textId="77777777" w:rsidR="00235AD4" w:rsidRDefault="00235AD4" w:rsidP="00235AD4">
      <w:pPr>
        <w:rPr>
          <w:rFonts w:eastAsia="Times New Roman"/>
          <w:color w:val="000000"/>
          <w:sz w:val="20"/>
          <w:szCs w:val="20"/>
        </w:rPr>
      </w:pPr>
    </w:p>
    <w:p w14:paraId="59D035B4" w14:textId="77777777" w:rsidR="00235AD4" w:rsidRDefault="00235AD4" w:rsidP="00235AD4">
      <w:pPr>
        <w:spacing w:after="200"/>
        <w:rPr>
          <w:rFonts w:eastAsia="Times New Roman"/>
          <w:color w:val="000000"/>
          <w:sz w:val="20"/>
          <w:szCs w:val="20"/>
        </w:rPr>
      </w:pPr>
    </w:p>
    <w:p w14:paraId="4890176A" w14:textId="77777777" w:rsidR="00A701DE" w:rsidRDefault="00A701DE" w:rsidP="00036F4E">
      <w:pPr>
        <w:rPr>
          <w:rFonts w:eastAsia="Times New Roman"/>
          <w:color w:val="000000"/>
          <w:sz w:val="20"/>
          <w:szCs w:val="20"/>
        </w:rPr>
      </w:pPr>
    </w:p>
    <w:p w14:paraId="5ADF0E6E" w14:textId="77777777" w:rsidR="00A701DE" w:rsidRDefault="00A701DE" w:rsidP="00036F4E">
      <w:pPr>
        <w:rPr>
          <w:rFonts w:eastAsia="Times New Roman"/>
          <w:color w:val="000000"/>
          <w:sz w:val="20"/>
          <w:szCs w:val="20"/>
        </w:rPr>
      </w:pPr>
    </w:p>
    <w:p w14:paraId="6CE0376B" w14:textId="77777777" w:rsidR="00AD1CBF" w:rsidRDefault="00AD1CBF" w:rsidP="00036F4E">
      <w:pPr>
        <w:rPr>
          <w:rFonts w:eastAsia="Times New Roman"/>
          <w:color w:val="000000"/>
          <w:sz w:val="20"/>
          <w:szCs w:val="20"/>
        </w:rPr>
      </w:pPr>
    </w:p>
    <w:p w14:paraId="4BD44DB6" w14:textId="77777777" w:rsidR="00F608FF" w:rsidRDefault="00F608FF">
      <w:pPr>
        <w:spacing w:after="200" w:line="276" w:lineRule="auto"/>
        <w:rPr>
          <w:b/>
          <w:sz w:val="36"/>
        </w:rPr>
      </w:pPr>
      <w:bookmarkStart w:id="140" w:name="OLE_LINK26"/>
      <w:r>
        <w:rPr>
          <w:b/>
          <w:sz w:val="36"/>
        </w:rPr>
        <w:br w:type="page"/>
      </w:r>
    </w:p>
    <w:p w14:paraId="51DB4D63" w14:textId="77777777" w:rsidR="00B07844" w:rsidRPr="001C2243" w:rsidRDefault="00B07844" w:rsidP="00B07844">
      <w:pPr>
        <w:pStyle w:val="Heading1"/>
        <w:jc w:val="center"/>
        <w:rPr>
          <w:rFonts w:ascii="Times New Roman" w:hAnsi="Times New Roman" w:cs="Times New Roman"/>
          <w:b/>
          <w:color w:val="auto"/>
          <w:sz w:val="24"/>
          <w:szCs w:val="24"/>
        </w:rPr>
      </w:pPr>
      <w:bookmarkStart w:id="141" w:name="OLE_LINK29"/>
      <w:bookmarkEnd w:id="140"/>
      <w:r w:rsidRPr="001C2243">
        <w:rPr>
          <w:rFonts w:ascii="Times New Roman" w:hAnsi="Times New Roman" w:cs="Times New Roman"/>
          <w:b/>
          <w:color w:val="auto"/>
          <w:sz w:val="24"/>
          <w:szCs w:val="24"/>
        </w:rPr>
        <w:lastRenderedPageBreak/>
        <w:t>Donation rates by study</w:t>
      </w:r>
    </w:p>
    <w:p w14:paraId="6534B16B" w14:textId="77777777" w:rsidR="00B07844" w:rsidRDefault="00B07844" w:rsidP="00B07844">
      <w:pPr>
        <w:contextualSpacing/>
        <w:jc w:val="center"/>
        <w:rPr>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2"/>
        <w:gridCol w:w="1174"/>
        <w:gridCol w:w="1113"/>
        <w:gridCol w:w="1114"/>
        <w:gridCol w:w="1113"/>
        <w:gridCol w:w="1114"/>
        <w:gridCol w:w="1113"/>
        <w:gridCol w:w="1114"/>
      </w:tblGrid>
      <w:tr w:rsidR="00200037" w:rsidRPr="00200037" w14:paraId="14E2A924" w14:textId="77777777" w:rsidTr="00200037">
        <w:trPr>
          <w:trHeight w:val="412"/>
          <w:tblHeader/>
          <w:tblCellSpacing w:w="15" w:type="dxa"/>
        </w:trPr>
        <w:tc>
          <w:tcPr>
            <w:tcW w:w="1087" w:type="dxa"/>
            <w:vAlign w:val="center"/>
            <w:hideMark/>
          </w:tcPr>
          <w:p w14:paraId="6E1E1789" w14:textId="77777777" w:rsidR="00200037" w:rsidRPr="00200037" w:rsidRDefault="00200037" w:rsidP="00200037">
            <w:pPr>
              <w:spacing w:after="200" w:line="276" w:lineRule="auto"/>
              <w:rPr>
                <w:sz w:val="20"/>
                <w:szCs w:val="20"/>
              </w:rPr>
            </w:pPr>
          </w:p>
        </w:tc>
        <w:tc>
          <w:tcPr>
            <w:tcW w:w="1144" w:type="dxa"/>
            <w:vAlign w:val="center"/>
            <w:hideMark/>
          </w:tcPr>
          <w:p w14:paraId="1379D723"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Total</w:t>
            </w:r>
          </w:p>
        </w:tc>
        <w:tc>
          <w:tcPr>
            <w:tcW w:w="1083" w:type="dxa"/>
            <w:tcBorders>
              <w:left w:val="single" w:sz="4" w:space="0" w:color="auto"/>
            </w:tcBorders>
            <w:vAlign w:val="center"/>
            <w:hideMark/>
          </w:tcPr>
          <w:p w14:paraId="443F10A3"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1</w:t>
            </w:r>
          </w:p>
        </w:tc>
        <w:tc>
          <w:tcPr>
            <w:tcW w:w="1084" w:type="dxa"/>
            <w:vAlign w:val="center"/>
            <w:hideMark/>
          </w:tcPr>
          <w:p w14:paraId="426E1C86"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2</w:t>
            </w:r>
          </w:p>
        </w:tc>
        <w:tc>
          <w:tcPr>
            <w:tcW w:w="1083" w:type="dxa"/>
            <w:vAlign w:val="center"/>
            <w:hideMark/>
          </w:tcPr>
          <w:p w14:paraId="15491C52"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3</w:t>
            </w:r>
          </w:p>
        </w:tc>
        <w:tc>
          <w:tcPr>
            <w:tcW w:w="1084" w:type="dxa"/>
            <w:vAlign w:val="center"/>
            <w:hideMark/>
          </w:tcPr>
          <w:p w14:paraId="30D02EE3"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4</w:t>
            </w:r>
          </w:p>
        </w:tc>
        <w:tc>
          <w:tcPr>
            <w:tcW w:w="1083" w:type="dxa"/>
            <w:vAlign w:val="center"/>
            <w:hideMark/>
          </w:tcPr>
          <w:p w14:paraId="3DA37DAD"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5</w:t>
            </w:r>
          </w:p>
        </w:tc>
        <w:tc>
          <w:tcPr>
            <w:tcW w:w="1069" w:type="dxa"/>
            <w:vAlign w:val="center"/>
            <w:hideMark/>
          </w:tcPr>
          <w:p w14:paraId="44192D10" w14:textId="77777777" w:rsidR="00200037" w:rsidRPr="00200037" w:rsidRDefault="00200037" w:rsidP="00200037">
            <w:pPr>
              <w:jc w:val="center"/>
              <w:rPr>
                <w:rFonts w:eastAsia="Times New Roman"/>
                <w:b/>
                <w:bCs/>
                <w:sz w:val="20"/>
                <w:szCs w:val="20"/>
              </w:rPr>
            </w:pPr>
            <w:r w:rsidRPr="00200037">
              <w:rPr>
                <w:rFonts w:eastAsia="Times New Roman"/>
                <w:b/>
                <w:bCs/>
                <w:sz w:val="20"/>
                <w:szCs w:val="20"/>
              </w:rPr>
              <w:t>6</w:t>
            </w:r>
          </w:p>
        </w:tc>
      </w:tr>
      <w:tr w:rsidR="00200037" w:rsidRPr="00200037" w14:paraId="66000892" w14:textId="77777777" w:rsidTr="00200037">
        <w:trPr>
          <w:trHeight w:val="165"/>
          <w:tblCellSpacing w:w="15" w:type="dxa"/>
        </w:trPr>
        <w:tc>
          <w:tcPr>
            <w:tcW w:w="1087" w:type="dxa"/>
            <w:tcBorders>
              <w:bottom w:val="single" w:sz="4" w:space="0" w:color="auto"/>
            </w:tcBorders>
            <w:vAlign w:val="center"/>
            <w:hideMark/>
          </w:tcPr>
          <w:p w14:paraId="567F73E3" w14:textId="77777777" w:rsidR="00200037" w:rsidRPr="00200037" w:rsidRDefault="00200037" w:rsidP="00200037">
            <w:pPr>
              <w:jc w:val="center"/>
              <w:rPr>
                <w:rFonts w:eastAsia="Times New Roman"/>
                <w:b/>
                <w:bCs/>
                <w:sz w:val="20"/>
                <w:szCs w:val="20"/>
              </w:rPr>
            </w:pPr>
          </w:p>
        </w:tc>
        <w:tc>
          <w:tcPr>
            <w:tcW w:w="1144" w:type="dxa"/>
            <w:tcBorders>
              <w:top w:val="single" w:sz="4" w:space="0" w:color="auto"/>
              <w:bottom w:val="single" w:sz="4" w:space="0" w:color="auto"/>
            </w:tcBorders>
            <w:vAlign w:val="center"/>
            <w:hideMark/>
          </w:tcPr>
          <w:p w14:paraId="728DB2F0" w14:textId="77777777" w:rsidR="00200037" w:rsidRPr="00200037" w:rsidRDefault="00200037" w:rsidP="00200037">
            <w:pPr>
              <w:jc w:val="center"/>
              <w:rPr>
                <w:rFonts w:eastAsia="Times New Roman"/>
                <w:sz w:val="20"/>
                <w:szCs w:val="20"/>
              </w:rPr>
            </w:pPr>
            <w:r w:rsidRPr="00200037">
              <w:rPr>
                <w:rFonts w:eastAsia="Times New Roman"/>
                <w:sz w:val="20"/>
                <w:szCs w:val="20"/>
              </w:rPr>
              <w:t>n = 3423</w:t>
            </w:r>
          </w:p>
        </w:tc>
        <w:tc>
          <w:tcPr>
            <w:tcW w:w="1083" w:type="dxa"/>
            <w:tcBorders>
              <w:top w:val="single" w:sz="4" w:space="0" w:color="auto"/>
              <w:left w:val="single" w:sz="4" w:space="0" w:color="auto"/>
              <w:bottom w:val="single" w:sz="4" w:space="0" w:color="auto"/>
            </w:tcBorders>
            <w:vAlign w:val="center"/>
            <w:hideMark/>
          </w:tcPr>
          <w:p w14:paraId="41169B79" w14:textId="77777777" w:rsidR="00200037" w:rsidRPr="00200037" w:rsidRDefault="00200037" w:rsidP="00200037">
            <w:pPr>
              <w:jc w:val="center"/>
              <w:rPr>
                <w:rFonts w:eastAsia="Times New Roman"/>
                <w:sz w:val="20"/>
                <w:szCs w:val="20"/>
              </w:rPr>
            </w:pPr>
            <w:r w:rsidRPr="00200037">
              <w:rPr>
                <w:rFonts w:eastAsia="Times New Roman"/>
                <w:sz w:val="20"/>
                <w:szCs w:val="20"/>
              </w:rPr>
              <w:t>n = 453</w:t>
            </w:r>
          </w:p>
        </w:tc>
        <w:tc>
          <w:tcPr>
            <w:tcW w:w="1084" w:type="dxa"/>
            <w:tcBorders>
              <w:top w:val="single" w:sz="4" w:space="0" w:color="auto"/>
              <w:bottom w:val="single" w:sz="4" w:space="0" w:color="auto"/>
            </w:tcBorders>
            <w:vAlign w:val="center"/>
            <w:hideMark/>
          </w:tcPr>
          <w:p w14:paraId="1B573538" w14:textId="77777777" w:rsidR="00200037" w:rsidRPr="00200037" w:rsidRDefault="00200037" w:rsidP="00200037">
            <w:pPr>
              <w:jc w:val="center"/>
              <w:rPr>
                <w:rFonts w:eastAsia="Times New Roman"/>
                <w:sz w:val="20"/>
                <w:szCs w:val="20"/>
              </w:rPr>
            </w:pPr>
            <w:r w:rsidRPr="00200037">
              <w:rPr>
                <w:rFonts w:eastAsia="Times New Roman"/>
                <w:sz w:val="20"/>
                <w:szCs w:val="20"/>
              </w:rPr>
              <w:t>n = 694</w:t>
            </w:r>
          </w:p>
        </w:tc>
        <w:tc>
          <w:tcPr>
            <w:tcW w:w="1083" w:type="dxa"/>
            <w:tcBorders>
              <w:top w:val="single" w:sz="4" w:space="0" w:color="auto"/>
              <w:bottom w:val="single" w:sz="4" w:space="0" w:color="auto"/>
            </w:tcBorders>
            <w:vAlign w:val="center"/>
            <w:hideMark/>
          </w:tcPr>
          <w:p w14:paraId="7BA16B06" w14:textId="77777777" w:rsidR="00200037" w:rsidRPr="00200037" w:rsidRDefault="00200037" w:rsidP="00200037">
            <w:pPr>
              <w:jc w:val="center"/>
              <w:rPr>
                <w:rFonts w:eastAsia="Times New Roman"/>
                <w:sz w:val="20"/>
                <w:szCs w:val="20"/>
              </w:rPr>
            </w:pPr>
            <w:r w:rsidRPr="00200037">
              <w:rPr>
                <w:rFonts w:eastAsia="Times New Roman"/>
                <w:sz w:val="20"/>
                <w:szCs w:val="20"/>
              </w:rPr>
              <w:t>n = 725</w:t>
            </w:r>
          </w:p>
        </w:tc>
        <w:tc>
          <w:tcPr>
            <w:tcW w:w="1084" w:type="dxa"/>
            <w:tcBorders>
              <w:top w:val="single" w:sz="4" w:space="0" w:color="auto"/>
              <w:bottom w:val="single" w:sz="4" w:space="0" w:color="auto"/>
            </w:tcBorders>
            <w:vAlign w:val="center"/>
            <w:hideMark/>
          </w:tcPr>
          <w:p w14:paraId="7A93C288" w14:textId="77777777" w:rsidR="00200037" w:rsidRPr="00200037" w:rsidRDefault="00200037" w:rsidP="00200037">
            <w:pPr>
              <w:jc w:val="center"/>
              <w:rPr>
                <w:rFonts w:eastAsia="Times New Roman"/>
                <w:sz w:val="20"/>
                <w:szCs w:val="20"/>
              </w:rPr>
            </w:pPr>
            <w:r w:rsidRPr="00200037">
              <w:rPr>
                <w:rFonts w:eastAsia="Times New Roman"/>
                <w:sz w:val="20"/>
                <w:szCs w:val="20"/>
              </w:rPr>
              <w:t>n = 676</w:t>
            </w:r>
          </w:p>
        </w:tc>
        <w:tc>
          <w:tcPr>
            <w:tcW w:w="1083" w:type="dxa"/>
            <w:tcBorders>
              <w:top w:val="single" w:sz="4" w:space="0" w:color="auto"/>
              <w:bottom w:val="single" w:sz="4" w:space="0" w:color="auto"/>
            </w:tcBorders>
            <w:vAlign w:val="center"/>
            <w:hideMark/>
          </w:tcPr>
          <w:p w14:paraId="119AD744" w14:textId="77777777" w:rsidR="00200037" w:rsidRPr="00200037" w:rsidRDefault="00200037" w:rsidP="00200037">
            <w:pPr>
              <w:jc w:val="center"/>
              <w:rPr>
                <w:rFonts w:eastAsia="Times New Roman"/>
                <w:sz w:val="20"/>
                <w:szCs w:val="20"/>
              </w:rPr>
            </w:pPr>
            <w:r w:rsidRPr="00200037">
              <w:rPr>
                <w:rFonts w:eastAsia="Times New Roman"/>
                <w:sz w:val="20"/>
                <w:szCs w:val="20"/>
              </w:rPr>
              <w:t>n = 497</w:t>
            </w:r>
          </w:p>
        </w:tc>
        <w:tc>
          <w:tcPr>
            <w:tcW w:w="1069" w:type="dxa"/>
            <w:tcBorders>
              <w:top w:val="single" w:sz="4" w:space="0" w:color="auto"/>
              <w:bottom w:val="single" w:sz="4" w:space="0" w:color="auto"/>
            </w:tcBorders>
            <w:vAlign w:val="center"/>
            <w:hideMark/>
          </w:tcPr>
          <w:p w14:paraId="7C4108EB" w14:textId="77777777" w:rsidR="00200037" w:rsidRPr="00200037" w:rsidRDefault="00200037" w:rsidP="00200037">
            <w:pPr>
              <w:jc w:val="center"/>
              <w:rPr>
                <w:rFonts w:eastAsia="Times New Roman"/>
                <w:sz w:val="20"/>
                <w:szCs w:val="20"/>
              </w:rPr>
            </w:pPr>
            <w:r w:rsidRPr="00200037">
              <w:rPr>
                <w:rFonts w:eastAsia="Times New Roman"/>
                <w:sz w:val="20"/>
                <w:szCs w:val="20"/>
              </w:rPr>
              <w:t>n = 378</w:t>
            </w:r>
          </w:p>
        </w:tc>
      </w:tr>
      <w:tr w:rsidR="00200037" w:rsidRPr="00200037" w14:paraId="52E7D180" w14:textId="77777777" w:rsidTr="00200037">
        <w:trPr>
          <w:tblCellSpacing w:w="15" w:type="dxa"/>
        </w:trPr>
        <w:tc>
          <w:tcPr>
            <w:tcW w:w="1087" w:type="dxa"/>
            <w:vAlign w:val="center"/>
            <w:hideMark/>
          </w:tcPr>
          <w:p w14:paraId="2A55A3C7" w14:textId="62348EA4" w:rsidR="00200037" w:rsidRPr="00200037" w:rsidRDefault="00200037" w:rsidP="00200037">
            <w:pPr>
              <w:rPr>
                <w:rFonts w:eastAsia="Times New Roman"/>
                <w:b/>
                <w:sz w:val="20"/>
                <w:szCs w:val="20"/>
              </w:rPr>
            </w:pPr>
          </w:p>
        </w:tc>
        <w:tc>
          <w:tcPr>
            <w:tcW w:w="1144" w:type="dxa"/>
            <w:vAlign w:val="center"/>
            <w:hideMark/>
          </w:tcPr>
          <w:p w14:paraId="3278E1DC" w14:textId="77777777" w:rsidR="00200037" w:rsidRPr="00200037" w:rsidRDefault="00200037" w:rsidP="00200037">
            <w:pPr>
              <w:jc w:val="center"/>
              <w:rPr>
                <w:rFonts w:eastAsia="Times New Roman"/>
                <w:sz w:val="20"/>
                <w:szCs w:val="20"/>
              </w:rPr>
            </w:pPr>
          </w:p>
        </w:tc>
        <w:tc>
          <w:tcPr>
            <w:tcW w:w="1083" w:type="dxa"/>
            <w:tcBorders>
              <w:left w:val="single" w:sz="4" w:space="0" w:color="auto"/>
            </w:tcBorders>
            <w:vAlign w:val="center"/>
            <w:hideMark/>
          </w:tcPr>
          <w:p w14:paraId="627D8338" w14:textId="77777777" w:rsidR="00200037" w:rsidRPr="00200037" w:rsidRDefault="00200037" w:rsidP="00200037">
            <w:pPr>
              <w:jc w:val="center"/>
              <w:rPr>
                <w:rFonts w:eastAsia="Times New Roman"/>
                <w:sz w:val="20"/>
                <w:szCs w:val="20"/>
              </w:rPr>
            </w:pPr>
          </w:p>
        </w:tc>
        <w:tc>
          <w:tcPr>
            <w:tcW w:w="1084" w:type="dxa"/>
            <w:vAlign w:val="center"/>
            <w:hideMark/>
          </w:tcPr>
          <w:p w14:paraId="041FF46F" w14:textId="77777777" w:rsidR="00200037" w:rsidRPr="00200037" w:rsidRDefault="00200037" w:rsidP="00200037">
            <w:pPr>
              <w:jc w:val="center"/>
              <w:rPr>
                <w:rFonts w:eastAsia="Times New Roman"/>
                <w:sz w:val="20"/>
                <w:szCs w:val="20"/>
              </w:rPr>
            </w:pPr>
          </w:p>
        </w:tc>
        <w:tc>
          <w:tcPr>
            <w:tcW w:w="1083" w:type="dxa"/>
            <w:vAlign w:val="center"/>
            <w:hideMark/>
          </w:tcPr>
          <w:p w14:paraId="58F0E7D1" w14:textId="77777777" w:rsidR="00200037" w:rsidRPr="00200037" w:rsidRDefault="00200037" w:rsidP="00200037">
            <w:pPr>
              <w:jc w:val="center"/>
              <w:rPr>
                <w:rFonts w:eastAsia="Times New Roman"/>
                <w:sz w:val="20"/>
                <w:szCs w:val="20"/>
              </w:rPr>
            </w:pPr>
          </w:p>
        </w:tc>
        <w:tc>
          <w:tcPr>
            <w:tcW w:w="1084" w:type="dxa"/>
            <w:vAlign w:val="center"/>
            <w:hideMark/>
          </w:tcPr>
          <w:p w14:paraId="2CFA1E2F" w14:textId="77777777" w:rsidR="00200037" w:rsidRPr="00200037" w:rsidRDefault="00200037" w:rsidP="00200037">
            <w:pPr>
              <w:jc w:val="center"/>
              <w:rPr>
                <w:rFonts w:eastAsia="Times New Roman"/>
                <w:sz w:val="20"/>
                <w:szCs w:val="20"/>
              </w:rPr>
            </w:pPr>
          </w:p>
        </w:tc>
        <w:tc>
          <w:tcPr>
            <w:tcW w:w="1083" w:type="dxa"/>
            <w:vAlign w:val="center"/>
            <w:hideMark/>
          </w:tcPr>
          <w:p w14:paraId="1264C213" w14:textId="77777777" w:rsidR="00200037" w:rsidRPr="00200037" w:rsidRDefault="00200037" w:rsidP="00200037">
            <w:pPr>
              <w:jc w:val="center"/>
              <w:rPr>
                <w:rFonts w:eastAsia="Times New Roman"/>
                <w:sz w:val="20"/>
                <w:szCs w:val="20"/>
              </w:rPr>
            </w:pPr>
          </w:p>
        </w:tc>
        <w:tc>
          <w:tcPr>
            <w:tcW w:w="1069" w:type="dxa"/>
            <w:vAlign w:val="center"/>
            <w:hideMark/>
          </w:tcPr>
          <w:p w14:paraId="3E7613F1" w14:textId="77777777" w:rsidR="00200037" w:rsidRPr="00200037" w:rsidRDefault="00200037" w:rsidP="00200037">
            <w:pPr>
              <w:jc w:val="center"/>
              <w:rPr>
                <w:rFonts w:eastAsia="Times New Roman"/>
                <w:sz w:val="20"/>
                <w:szCs w:val="20"/>
              </w:rPr>
            </w:pPr>
          </w:p>
        </w:tc>
      </w:tr>
      <w:tr w:rsidR="00200037" w:rsidRPr="00200037" w14:paraId="3589EB20" w14:textId="77777777" w:rsidTr="00200037">
        <w:trPr>
          <w:tblCellSpacing w:w="15" w:type="dxa"/>
        </w:trPr>
        <w:tc>
          <w:tcPr>
            <w:tcW w:w="1087" w:type="dxa"/>
            <w:vAlign w:val="center"/>
            <w:hideMark/>
          </w:tcPr>
          <w:p w14:paraId="225D0A3F" w14:textId="114C272A" w:rsidR="00200037" w:rsidRPr="00200037" w:rsidRDefault="00200037" w:rsidP="00200037">
            <w:pPr>
              <w:rPr>
                <w:rFonts w:eastAsia="Times New Roman"/>
                <w:sz w:val="20"/>
                <w:szCs w:val="20"/>
              </w:rPr>
            </w:pPr>
            <w:r w:rsidRPr="00200037">
              <w:rPr>
                <w:rFonts w:eastAsia="Times New Roman"/>
                <w:b/>
                <w:sz w:val="20"/>
                <w:szCs w:val="20"/>
              </w:rPr>
              <w:t>D</w:t>
            </w:r>
            <w:r>
              <w:rPr>
                <w:rFonts w:eastAsia="Times New Roman"/>
                <w:b/>
                <w:sz w:val="20"/>
                <w:szCs w:val="20"/>
              </w:rPr>
              <w:t>onated</w:t>
            </w:r>
          </w:p>
        </w:tc>
        <w:tc>
          <w:tcPr>
            <w:tcW w:w="1144" w:type="dxa"/>
            <w:vAlign w:val="center"/>
            <w:hideMark/>
          </w:tcPr>
          <w:p w14:paraId="665ED832" w14:textId="77777777" w:rsidR="00200037" w:rsidRPr="00200037" w:rsidRDefault="00200037" w:rsidP="00200037">
            <w:pPr>
              <w:jc w:val="center"/>
              <w:rPr>
                <w:rFonts w:eastAsia="Times New Roman"/>
                <w:sz w:val="20"/>
                <w:szCs w:val="20"/>
              </w:rPr>
            </w:pPr>
            <w:r w:rsidRPr="00200037">
              <w:rPr>
                <w:rFonts w:eastAsia="Times New Roman"/>
                <w:sz w:val="20"/>
                <w:szCs w:val="20"/>
              </w:rPr>
              <w:t>0.6 (0.5)</w:t>
            </w:r>
          </w:p>
        </w:tc>
        <w:tc>
          <w:tcPr>
            <w:tcW w:w="1083" w:type="dxa"/>
            <w:tcBorders>
              <w:left w:val="single" w:sz="4" w:space="0" w:color="auto"/>
            </w:tcBorders>
            <w:vAlign w:val="center"/>
            <w:hideMark/>
          </w:tcPr>
          <w:p w14:paraId="5F98D0AD" w14:textId="77777777" w:rsidR="00200037" w:rsidRPr="00200037" w:rsidRDefault="00200037" w:rsidP="00200037">
            <w:pPr>
              <w:jc w:val="center"/>
              <w:rPr>
                <w:rFonts w:eastAsia="Times New Roman"/>
                <w:sz w:val="20"/>
                <w:szCs w:val="20"/>
              </w:rPr>
            </w:pPr>
            <w:r w:rsidRPr="00200037">
              <w:rPr>
                <w:rFonts w:eastAsia="Times New Roman"/>
                <w:sz w:val="20"/>
                <w:szCs w:val="20"/>
              </w:rPr>
              <w:t>0.6 (0.5)</w:t>
            </w:r>
          </w:p>
        </w:tc>
        <w:tc>
          <w:tcPr>
            <w:tcW w:w="1084" w:type="dxa"/>
            <w:vAlign w:val="center"/>
            <w:hideMark/>
          </w:tcPr>
          <w:p w14:paraId="4C9953AD" w14:textId="22520D82" w:rsidR="00200037" w:rsidRPr="00200037" w:rsidRDefault="00200037" w:rsidP="00200037">
            <w:pPr>
              <w:jc w:val="center"/>
              <w:rPr>
                <w:rFonts w:eastAsia="Times New Roman"/>
                <w:sz w:val="20"/>
                <w:szCs w:val="20"/>
              </w:rPr>
            </w:pPr>
            <w:r w:rsidRPr="00200037">
              <w:rPr>
                <w:rFonts w:eastAsia="Times New Roman"/>
                <w:sz w:val="20"/>
                <w:szCs w:val="20"/>
              </w:rPr>
              <w:t>0.6 (0.5)</w:t>
            </w:r>
          </w:p>
        </w:tc>
        <w:tc>
          <w:tcPr>
            <w:tcW w:w="1083" w:type="dxa"/>
            <w:vAlign w:val="center"/>
            <w:hideMark/>
          </w:tcPr>
          <w:p w14:paraId="312BE572" w14:textId="77777777" w:rsidR="00200037" w:rsidRPr="00200037" w:rsidRDefault="00200037" w:rsidP="00200037">
            <w:pPr>
              <w:jc w:val="center"/>
              <w:rPr>
                <w:rFonts w:eastAsia="Times New Roman"/>
                <w:sz w:val="20"/>
                <w:szCs w:val="20"/>
              </w:rPr>
            </w:pPr>
            <w:r w:rsidRPr="00200037">
              <w:rPr>
                <w:rFonts w:eastAsia="Times New Roman"/>
                <w:sz w:val="20"/>
                <w:szCs w:val="20"/>
              </w:rPr>
              <w:t>0.7 (0.4)</w:t>
            </w:r>
          </w:p>
        </w:tc>
        <w:tc>
          <w:tcPr>
            <w:tcW w:w="1084" w:type="dxa"/>
            <w:vAlign w:val="center"/>
            <w:hideMark/>
          </w:tcPr>
          <w:p w14:paraId="7C0E18D5" w14:textId="77777777" w:rsidR="00200037" w:rsidRPr="00200037" w:rsidRDefault="00200037" w:rsidP="00200037">
            <w:pPr>
              <w:jc w:val="center"/>
              <w:rPr>
                <w:rFonts w:eastAsia="Times New Roman"/>
                <w:sz w:val="20"/>
                <w:szCs w:val="20"/>
              </w:rPr>
            </w:pPr>
            <w:r w:rsidRPr="00200037">
              <w:rPr>
                <w:rFonts w:eastAsia="Times New Roman"/>
                <w:sz w:val="20"/>
                <w:szCs w:val="20"/>
              </w:rPr>
              <w:t>0.8 (0.4)</w:t>
            </w:r>
          </w:p>
        </w:tc>
        <w:tc>
          <w:tcPr>
            <w:tcW w:w="1083" w:type="dxa"/>
            <w:vAlign w:val="center"/>
            <w:hideMark/>
          </w:tcPr>
          <w:p w14:paraId="43DB9C17" w14:textId="77777777" w:rsidR="00200037" w:rsidRPr="00200037" w:rsidRDefault="00200037" w:rsidP="00200037">
            <w:pPr>
              <w:jc w:val="center"/>
              <w:rPr>
                <w:rFonts w:eastAsia="Times New Roman"/>
                <w:sz w:val="20"/>
                <w:szCs w:val="20"/>
              </w:rPr>
            </w:pPr>
            <w:r w:rsidRPr="00200037">
              <w:rPr>
                <w:rFonts w:eastAsia="Times New Roman"/>
                <w:sz w:val="20"/>
                <w:szCs w:val="20"/>
              </w:rPr>
              <w:t>0.5 (0.5)</w:t>
            </w:r>
          </w:p>
        </w:tc>
        <w:tc>
          <w:tcPr>
            <w:tcW w:w="1069" w:type="dxa"/>
            <w:vAlign w:val="center"/>
            <w:hideMark/>
          </w:tcPr>
          <w:p w14:paraId="26B980AB" w14:textId="29812129" w:rsidR="00200037" w:rsidRPr="00200037" w:rsidRDefault="00200037" w:rsidP="00200037">
            <w:pPr>
              <w:jc w:val="center"/>
              <w:rPr>
                <w:rFonts w:eastAsia="Times New Roman"/>
                <w:sz w:val="20"/>
                <w:szCs w:val="20"/>
              </w:rPr>
            </w:pPr>
            <w:r w:rsidRPr="00200037">
              <w:rPr>
                <w:rFonts w:eastAsia="Times New Roman"/>
                <w:sz w:val="20"/>
                <w:szCs w:val="20"/>
              </w:rPr>
              <w:t>0.5</w:t>
            </w:r>
            <w:r>
              <w:rPr>
                <w:rFonts w:eastAsia="Times New Roman"/>
                <w:sz w:val="20"/>
                <w:szCs w:val="20"/>
              </w:rPr>
              <w:t xml:space="preserve"> </w:t>
            </w:r>
            <w:r w:rsidRPr="00200037">
              <w:rPr>
                <w:rFonts w:eastAsia="Times New Roman"/>
                <w:sz w:val="20"/>
                <w:szCs w:val="20"/>
              </w:rPr>
              <w:t>(0.5)</w:t>
            </w:r>
          </w:p>
        </w:tc>
      </w:tr>
      <w:tr w:rsidR="00200037" w:rsidRPr="00200037" w14:paraId="68991CF5" w14:textId="77777777" w:rsidTr="00200037">
        <w:trPr>
          <w:tblCellSpacing w:w="15" w:type="dxa"/>
        </w:trPr>
        <w:tc>
          <w:tcPr>
            <w:tcW w:w="1087" w:type="dxa"/>
            <w:vAlign w:val="center"/>
            <w:hideMark/>
          </w:tcPr>
          <w:p w14:paraId="4AE9B75E" w14:textId="53BAB820" w:rsidR="00200037" w:rsidRPr="00200037" w:rsidRDefault="00200037" w:rsidP="00200037">
            <w:pPr>
              <w:rPr>
                <w:rFonts w:eastAsia="Times New Roman"/>
                <w:sz w:val="20"/>
                <w:szCs w:val="20"/>
              </w:rPr>
            </w:pPr>
            <w:r w:rsidRPr="00200037">
              <w:rPr>
                <w:rFonts w:eastAsia="Times New Roman"/>
                <w:b/>
                <w:sz w:val="20"/>
                <w:szCs w:val="20"/>
              </w:rPr>
              <w:t>Don Share</w:t>
            </w:r>
          </w:p>
        </w:tc>
        <w:tc>
          <w:tcPr>
            <w:tcW w:w="1144" w:type="dxa"/>
            <w:vAlign w:val="center"/>
            <w:hideMark/>
          </w:tcPr>
          <w:p w14:paraId="032C71F6" w14:textId="098350BF" w:rsidR="00200037" w:rsidRPr="00200037" w:rsidRDefault="00200037" w:rsidP="00200037">
            <w:pPr>
              <w:jc w:val="center"/>
              <w:rPr>
                <w:rFonts w:eastAsia="Times New Roman"/>
                <w:sz w:val="20"/>
                <w:szCs w:val="20"/>
                <w:vertAlign w:val="superscript"/>
              </w:rPr>
            </w:pPr>
            <w:r w:rsidRPr="00200037">
              <w:rPr>
                <w:rFonts w:eastAsia="Times New Roman"/>
                <w:sz w:val="20"/>
                <w:szCs w:val="20"/>
                <w:vertAlign w:val="superscript"/>
              </w:rPr>
              <w:t>a</w:t>
            </w:r>
          </w:p>
        </w:tc>
        <w:tc>
          <w:tcPr>
            <w:tcW w:w="1083" w:type="dxa"/>
            <w:tcBorders>
              <w:left w:val="single" w:sz="4" w:space="0" w:color="auto"/>
            </w:tcBorders>
            <w:vAlign w:val="center"/>
            <w:hideMark/>
          </w:tcPr>
          <w:p w14:paraId="5B1C918E" w14:textId="77777777" w:rsidR="00200037" w:rsidRPr="00200037" w:rsidRDefault="00200037" w:rsidP="00200037">
            <w:pPr>
              <w:jc w:val="center"/>
              <w:rPr>
                <w:rFonts w:eastAsia="Times New Roman"/>
                <w:sz w:val="20"/>
                <w:szCs w:val="20"/>
              </w:rPr>
            </w:pPr>
            <w:r w:rsidRPr="00200037">
              <w:rPr>
                <w:rFonts w:eastAsia="Times New Roman"/>
                <w:sz w:val="20"/>
                <w:szCs w:val="20"/>
              </w:rPr>
              <w:t>1.0 (1.1)</w:t>
            </w:r>
          </w:p>
        </w:tc>
        <w:tc>
          <w:tcPr>
            <w:tcW w:w="1084" w:type="dxa"/>
            <w:vAlign w:val="center"/>
            <w:hideMark/>
          </w:tcPr>
          <w:p w14:paraId="56E13467" w14:textId="40DCEFCB" w:rsidR="00200037" w:rsidRPr="00200037" w:rsidRDefault="00200037" w:rsidP="00200037">
            <w:pPr>
              <w:jc w:val="center"/>
              <w:rPr>
                <w:rFonts w:eastAsia="Times New Roman"/>
                <w:sz w:val="20"/>
                <w:szCs w:val="20"/>
              </w:rPr>
            </w:pPr>
            <w:r w:rsidRPr="00200037">
              <w:rPr>
                <w:rFonts w:eastAsia="Times New Roman"/>
                <w:sz w:val="20"/>
                <w:szCs w:val="20"/>
              </w:rPr>
              <w:t>1.0 (1.1)</w:t>
            </w:r>
          </w:p>
        </w:tc>
        <w:tc>
          <w:tcPr>
            <w:tcW w:w="1083" w:type="dxa"/>
            <w:vAlign w:val="center"/>
            <w:hideMark/>
          </w:tcPr>
          <w:p w14:paraId="18A427DD" w14:textId="77777777" w:rsidR="00200037" w:rsidRPr="00200037" w:rsidRDefault="00200037" w:rsidP="00200037">
            <w:pPr>
              <w:jc w:val="center"/>
              <w:rPr>
                <w:rFonts w:eastAsia="Times New Roman"/>
                <w:sz w:val="20"/>
                <w:szCs w:val="20"/>
              </w:rPr>
            </w:pPr>
            <w:r w:rsidRPr="00200037">
              <w:rPr>
                <w:rFonts w:eastAsia="Times New Roman"/>
                <w:sz w:val="20"/>
                <w:szCs w:val="20"/>
              </w:rPr>
              <w:t>16.9 (16.4)</w:t>
            </w:r>
          </w:p>
        </w:tc>
        <w:tc>
          <w:tcPr>
            <w:tcW w:w="1084" w:type="dxa"/>
            <w:vAlign w:val="center"/>
            <w:hideMark/>
          </w:tcPr>
          <w:p w14:paraId="6C9A17F5" w14:textId="77777777" w:rsidR="00200037" w:rsidRPr="00200037" w:rsidRDefault="00200037" w:rsidP="00200037">
            <w:pPr>
              <w:jc w:val="center"/>
              <w:rPr>
                <w:rFonts w:eastAsia="Times New Roman"/>
                <w:sz w:val="20"/>
                <w:szCs w:val="20"/>
              </w:rPr>
            </w:pPr>
            <w:r w:rsidRPr="00200037">
              <w:rPr>
                <w:rFonts w:eastAsia="Times New Roman"/>
                <w:sz w:val="20"/>
                <w:szCs w:val="20"/>
              </w:rPr>
              <w:t>18.4 (16.4)</w:t>
            </w:r>
          </w:p>
        </w:tc>
        <w:tc>
          <w:tcPr>
            <w:tcW w:w="1083" w:type="dxa"/>
            <w:vAlign w:val="center"/>
            <w:hideMark/>
          </w:tcPr>
          <w:p w14:paraId="6E960790" w14:textId="77777777" w:rsidR="00200037" w:rsidRPr="00200037" w:rsidRDefault="00200037" w:rsidP="00200037">
            <w:pPr>
              <w:jc w:val="center"/>
              <w:rPr>
                <w:rFonts w:eastAsia="Times New Roman"/>
                <w:sz w:val="20"/>
                <w:szCs w:val="20"/>
              </w:rPr>
            </w:pPr>
            <w:r w:rsidRPr="00200037">
              <w:rPr>
                <w:rFonts w:eastAsia="Times New Roman"/>
                <w:sz w:val="20"/>
                <w:szCs w:val="20"/>
              </w:rPr>
              <w:t>1.4 (1.8)</w:t>
            </w:r>
          </w:p>
        </w:tc>
        <w:tc>
          <w:tcPr>
            <w:tcW w:w="1069" w:type="dxa"/>
            <w:vAlign w:val="center"/>
            <w:hideMark/>
          </w:tcPr>
          <w:p w14:paraId="0CAD1F5E" w14:textId="77777777" w:rsidR="00200037" w:rsidRPr="00200037" w:rsidRDefault="00200037" w:rsidP="00200037">
            <w:pPr>
              <w:jc w:val="center"/>
              <w:rPr>
                <w:rFonts w:eastAsia="Times New Roman"/>
                <w:sz w:val="20"/>
                <w:szCs w:val="20"/>
              </w:rPr>
            </w:pPr>
            <w:r w:rsidRPr="00200037">
              <w:rPr>
                <w:rFonts w:eastAsia="Times New Roman"/>
                <w:sz w:val="20"/>
                <w:szCs w:val="20"/>
              </w:rPr>
              <w:t>9.3 (13.4)</w:t>
            </w:r>
          </w:p>
        </w:tc>
      </w:tr>
      <w:tr w:rsidR="00200037" w:rsidRPr="00200037" w14:paraId="23AC1F94" w14:textId="77777777" w:rsidTr="00200037">
        <w:trPr>
          <w:tblCellSpacing w:w="15" w:type="dxa"/>
        </w:trPr>
        <w:tc>
          <w:tcPr>
            <w:tcW w:w="1087" w:type="dxa"/>
            <w:vAlign w:val="center"/>
            <w:hideMark/>
          </w:tcPr>
          <w:p w14:paraId="0B4E1D03" w14:textId="7244A05F" w:rsidR="00200037" w:rsidRPr="00200037" w:rsidRDefault="00200037" w:rsidP="00200037">
            <w:pPr>
              <w:rPr>
                <w:rFonts w:eastAsia="Times New Roman"/>
                <w:sz w:val="20"/>
                <w:szCs w:val="20"/>
              </w:rPr>
            </w:pPr>
            <w:r w:rsidRPr="00200037">
              <w:rPr>
                <w:rFonts w:eastAsia="Times New Roman"/>
                <w:b/>
                <w:sz w:val="20"/>
                <w:szCs w:val="20"/>
              </w:rPr>
              <w:t>Don Share</w:t>
            </w:r>
          </w:p>
        </w:tc>
        <w:tc>
          <w:tcPr>
            <w:tcW w:w="1144" w:type="dxa"/>
            <w:vAlign w:val="center"/>
            <w:hideMark/>
          </w:tcPr>
          <w:p w14:paraId="4EBBBCFA" w14:textId="77777777" w:rsidR="00200037" w:rsidRPr="00200037" w:rsidRDefault="00200037" w:rsidP="00200037">
            <w:pPr>
              <w:jc w:val="center"/>
              <w:rPr>
                <w:rFonts w:eastAsia="Times New Roman"/>
                <w:sz w:val="20"/>
                <w:szCs w:val="20"/>
              </w:rPr>
            </w:pPr>
            <w:r w:rsidRPr="00200037">
              <w:rPr>
                <w:rFonts w:eastAsia="Times New Roman"/>
                <w:sz w:val="20"/>
                <w:szCs w:val="20"/>
              </w:rPr>
              <w:t>0.3 (0.3)</w:t>
            </w:r>
          </w:p>
        </w:tc>
        <w:tc>
          <w:tcPr>
            <w:tcW w:w="1083" w:type="dxa"/>
            <w:tcBorders>
              <w:left w:val="single" w:sz="4" w:space="0" w:color="auto"/>
            </w:tcBorders>
            <w:vAlign w:val="center"/>
            <w:hideMark/>
          </w:tcPr>
          <w:p w14:paraId="134DA834" w14:textId="77777777" w:rsidR="00200037" w:rsidRPr="00200037" w:rsidRDefault="00200037" w:rsidP="00200037">
            <w:pPr>
              <w:jc w:val="center"/>
              <w:rPr>
                <w:rFonts w:eastAsia="Times New Roman"/>
                <w:sz w:val="20"/>
                <w:szCs w:val="20"/>
              </w:rPr>
            </w:pPr>
            <w:r w:rsidRPr="00200037">
              <w:rPr>
                <w:rFonts w:eastAsia="Times New Roman"/>
                <w:sz w:val="20"/>
                <w:szCs w:val="20"/>
              </w:rPr>
              <w:t>0.3 (0.4)</w:t>
            </w:r>
          </w:p>
        </w:tc>
        <w:tc>
          <w:tcPr>
            <w:tcW w:w="1084" w:type="dxa"/>
            <w:vAlign w:val="center"/>
            <w:hideMark/>
          </w:tcPr>
          <w:p w14:paraId="4FE005BA" w14:textId="76E82818" w:rsidR="00200037" w:rsidRPr="00200037" w:rsidRDefault="00200037" w:rsidP="00200037">
            <w:pPr>
              <w:jc w:val="center"/>
              <w:rPr>
                <w:rFonts w:eastAsia="Times New Roman"/>
                <w:sz w:val="20"/>
                <w:szCs w:val="20"/>
              </w:rPr>
            </w:pPr>
            <w:r w:rsidRPr="00200037">
              <w:rPr>
                <w:rFonts w:eastAsia="Times New Roman"/>
                <w:sz w:val="20"/>
                <w:szCs w:val="20"/>
              </w:rPr>
              <w:t>0.3 (0.4)</w:t>
            </w:r>
          </w:p>
        </w:tc>
        <w:tc>
          <w:tcPr>
            <w:tcW w:w="1083" w:type="dxa"/>
            <w:vAlign w:val="center"/>
            <w:hideMark/>
          </w:tcPr>
          <w:p w14:paraId="60489220" w14:textId="77777777" w:rsidR="00200037" w:rsidRPr="00200037" w:rsidRDefault="00200037" w:rsidP="00200037">
            <w:pPr>
              <w:jc w:val="center"/>
              <w:rPr>
                <w:rFonts w:eastAsia="Times New Roman"/>
                <w:sz w:val="20"/>
                <w:szCs w:val="20"/>
              </w:rPr>
            </w:pPr>
            <w:r w:rsidRPr="00200037">
              <w:rPr>
                <w:rFonts w:eastAsia="Times New Roman"/>
                <w:sz w:val="20"/>
                <w:szCs w:val="20"/>
              </w:rPr>
              <w:t>0.3 (0.3)</w:t>
            </w:r>
          </w:p>
        </w:tc>
        <w:tc>
          <w:tcPr>
            <w:tcW w:w="1084" w:type="dxa"/>
            <w:vAlign w:val="center"/>
            <w:hideMark/>
          </w:tcPr>
          <w:p w14:paraId="5B1AC27F" w14:textId="77777777" w:rsidR="00200037" w:rsidRPr="00200037" w:rsidRDefault="00200037" w:rsidP="00200037">
            <w:pPr>
              <w:jc w:val="center"/>
              <w:rPr>
                <w:rFonts w:eastAsia="Times New Roman"/>
                <w:sz w:val="20"/>
                <w:szCs w:val="20"/>
              </w:rPr>
            </w:pPr>
            <w:r w:rsidRPr="00200037">
              <w:rPr>
                <w:rFonts w:eastAsia="Times New Roman"/>
                <w:sz w:val="20"/>
                <w:szCs w:val="20"/>
              </w:rPr>
              <w:t>0.4 (0.3)</w:t>
            </w:r>
          </w:p>
        </w:tc>
        <w:tc>
          <w:tcPr>
            <w:tcW w:w="1083" w:type="dxa"/>
            <w:vAlign w:val="center"/>
            <w:hideMark/>
          </w:tcPr>
          <w:p w14:paraId="2CA4590E" w14:textId="77777777" w:rsidR="00200037" w:rsidRPr="00200037" w:rsidRDefault="00200037" w:rsidP="00200037">
            <w:pPr>
              <w:jc w:val="center"/>
              <w:rPr>
                <w:rFonts w:eastAsia="Times New Roman"/>
                <w:sz w:val="20"/>
                <w:szCs w:val="20"/>
              </w:rPr>
            </w:pPr>
            <w:r w:rsidRPr="00200037">
              <w:rPr>
                <w:rFonts w:eastAsia="Times New Roman"/>
                <w:sz w:val="20"/>
                <w:szCs w:val="20"/>
              </w:rPr>
              <w:t>0.3 (0.4)</w:t>
            </w:r>
          </w:p>
        </w:tc>
        <w:tc>
          <w:tcPr>
            <w:tcW w:w="1069" w:type="dxa"/>
            <w:vAlign w:val="center"/>
            <w:hideMark/>
          </w:tcPr>
          <w:p w14:paraId="6F94346D" w14:textId="03C3CC5A" w:rsidR="00200037" w:rsidRPr="00200037" w:rsidRDefault="00200037" w:rsidP="00200037">
            <w:pPr>
              <w:jc w:val="center"/>
              <w:rPr>
                <w:rFonts w:eastAsia="Times New Roman"/>
                <w:sz w:val="20"/>
                <w:szCs w:val="20"/>
              </w:rPr>
            </w:pPr>
            <w:r w:rsidRPr="00200037">
              <w:rPr>
                <w:rFonts w:eastAsia="Times New Roman"/>
                <w:sz w:val="20"/>
                <w:szCs w:val="20"/>
              </w:rPr>
              <w:t>0.2</w:t>
            </w:r>
            <w:r>
              <w:rPr>
                <w:rFonts w:eastAsia="Times New Roman"/>
                <w:sz w:val="20"/>
                <w:szCs w:val="20"/>
              </w:rPr>
              <w:t xml:space="preserve"> </w:t>
            </w:r>
            <w:r w:rsidRPr="00200037">
              <w:rPr>
                <w:rFonts w:eastAsia="Times New Roman"/>
                <w:sz w:val="20"/>
                <w:szCs w:val="20"/>
              </w:rPr>
              <w:t>(0.3)</w:t>
            </w:r>
          </w:p>
        </w:tc>
      </w:tr>
    </w:tbl>
    <w:p w14:paraId="318749A3" w14:textId="1180ED80" w:rsidR="00B07844" w:rsidRPr="006B0048" w:rsidRDefault="00B07844" w:rsidP="00200037">
      <w:pPr>
        <w:contextualSpacing/>
        <w:rPr>
          <w:b/>
        </w:rPr>
      </w:pPr>
    </w:p>
    <w:p w14:paraId="2E20BE0B" w14:textId="3E5701F7" w:rsidR="00B07844" w:rsidRDefault="00B07844" w:rsidP="00B07844">
      <w:pPr>
        <w:contextualSpacing/>
        <w:rPr>
          <w:sz w:val="20"/>
          <w:szCs w:val="20"/>
        </w:rPr>
      </w:pPr>
      <w:r w:rsidRPr="00873C91">
        <w:rPr>
          <w:i/>
          <w:sz w:val="20"/>
          <w:szCs w:val="20"/>
        </w:rPr>
        <w:t>Note</w:t>
      </w:r>
      <w:r w:rsidRPr="00873C91">
        <w:rPr>
          <w:sz w:val="20"/>
          <w:szCs w:val="20"/>
        </w:rPr>
        <w:t xml:space="preserve">. </w:t>
      </w:r>
      <w:r>
        <w:rPr>
          <w:sz w:val="20"/>
          <w:szCs w:val="20"/>
        </w:rPr>
        <w:t>Table reports means and standard deviations for each variable.  D</w:t>
      </w:r>
      <w:r w:rsidR="00200037">
        <w:rPr>
          <w:sz w:val="20"/>
          <w:szCs w:val="20"/>
        </w:rPr>
        <w:t>onated</w:t>
      </w:r>
      <w:r>
        <w:rPr>
          <w:sz w:val="20"/>
          <w:szCs w:val="20"/>
        </w:rPr>
        <w:t>: NO (0) / YES (1</w:t>
      </w:r>
      <w:proofErr w:type="gramStart"/>
      <w:r>
        <w:rPr>
          <w:sz w:val="20"/>
          <w:szCs w:val="20"/>
        </w:rPr>
        <w:t xml:space="preserve">) </w:t>
      </w:r>
      <w:r w:rsidRPr="00873C91">
        <w:rPr>
          <w:sz w:val="20"/>
          <w:szCs w:val="20"/>
        </w:rPr>
        <w:t xml:space="preserve"> =</w:t>
      </w:r>
      <w:proofErr w:type="gramEnd"/>
      <w:r w:rsidRPr="00873C91">
        <w:rPr>
          <w:sz w:val="20"/>
          <w:szCs w:val="20"/>
        </w:rPr>
        <w:t xml:space="preserve"> Dichotomous two-part outcome (Donated: Yes/no)</w:t>
      </w:r>
      <w:r>
        <w:rPr>
          <w:sz w:val="20"/>
          <w:szCs w:val="20"/>
        </w:rPr>
        <w:t>, Donation: Amounts including zeroes (in $ or £), Don Share: Share of maximum amount ($3, $3, $50, $50, $5, £50, respectively) donated</w:t>
      </w:r>
      <w:r w:rsidR="00200037">
        <w:rPr>
          <w:sz w:val="20"/>
          <w:szCs w:val="20"/>
        </w:rPr>
        <w:t>.</w:t>
      </w:r>
    </w:p>
    <w:p w14:paraId="6F157CFC" w14:textId="77777777" w:rsidR="00D4101A" w:rsidRDefault="00D4101A" w:rsidP="00B07844">
      <w:pPr>
        <w:contextualSpacing/>
        <w:rPr>
          <w:sz w:val="20"/>
          <w:szCs w:val="20"/>
        </w:rPr>
      </w:pPr>
    </w:p>
    <w:p w14:paraId="2894076D" w14:textId="77777777" w:rsidR="00D4101A" w:rsidRDefault="00200037" w:rsidP="00D4101A">
      <w:pPr>
        <w:contextualSpacing/>
        <w:rPr>
          <w:sz w:val="20"/>
          <w:szCs w:val="20"/>
        </w:rPr>
      </w:pPr>
      <w:proofErr w:type="spellStart"/>
      <w:r w:rsidRPr="00D4101A">
        <w:rPr>
          <w:sz w:val="20"/>
          <w:szCs w:val="20"/>
          <w:vertAlign w:val="superscript"/>
        </w:rPr>
        <w:t>a</w:t>
      </w:r>
      <w:proofErr w:type="spellEnd"/>
      <w:r w:rsidRPr="00D4101A">
        <w:rPr>
          <w:sz w:val="20"/>
          <w:szCs w:val="20"/>
          <w:vertAlign w:val="superscript"/>
        </w:rPr>
        <w:t xml:space="preserve"> </w:t>
      </w:r>
      <w:r w:rsidR="00D4101A">
        <w:rPr>
          <w:sz w:val="20"/>
          <w:szCs w:val="20"/>
        </w:rPr>
        <w:t>We do not report average donation across studies because the maximum possible donations and currencies differed.</w:t>
      </w:r>
    </w:p>
    <w:p w14:paraId="0DBD5DC5" w14:textId="0D12E2D0" w:rsidR="00200037" w:rsidRDefault="00200037" w:rsidP="00B07844">
      <w:pPr>
        <w:contextualSpacing/>
        <w:rPr>
          <w:sz w:val="20"/>
          <w:szCs w:val="20"/>
        </w:rPr>
      </w:pPr>
    </w:p>
    <w:p w14:paraId="715F8B6F" w14:textId="77777777" w:rsidR="006B0B03" w:rsidRDefault="006B0B03" w:rsidP="005C253B">
      <w:pPr>
        <w:contextualSpacing/>
        <w:rPr>
          <w:sz w:val="20"/>
          <w:szCs w:val="20"/>
        </w:rPr>
      </w:pPr>
    </w:p>
    <w:bookmarkEnd w:id="141"/>
    <w:p w14:paraId="02594711" w14:textId="77777777" w:rsidR="00433170" w:rsidRDefault="00433170" w:rsidP="005C253B">
      <w:pPr>
        <w:contextualSpacing/>
        <w:rPr>
          <w:sz w:val="20"/>
          <w:szCs w:val="20"/>
        </w:rPr>
      </w:pPr>
    </w:p>
    <w:p w14:paraId="4E0866EA" w14:textId="75914266" w:rsidR="00BF104E" w:rsidRDefault="00BF104E">
      <w:pPr>
        <w:spacing w:after="200" w:line="276" w:lineRule="auto"/>
        <w:rPr>
          <w:sz w:val="20"/>
          <w:szCs w:val="20"/>
        </w:rPr>
      </w:pPr>
      <w:r>
        <w:rPr>
          <w:sz w:val="20"/>
          <w:szCs w:val="20"/>
        </w:rPr>
        <w:br w:type="page"/>
      </w:r>
    </w:p>
    <w:p w14:paraId="7D9A16D5" w14:textId="5D26544A" w:rsidR="00F923C9" w:rsidRPr="00B07844" w:rsidRDefault="00F923C9" w:rsidP="00B07844">
      <w:pPr>
        <w:pStyle w:val="Heading1"/>
        <w:jc w:val="center"/>
        <w:rPr>
          <w:rFonts w:ascii="Times New Roman" w:hAnsi="Times New Roman" w:cs="Times New Roman"/>
          <w:b/>
          <w:color w:val="auto"/>
          <w:sz w:val="24"/>
          <w:szCs w:val="24"/>
        </w:rPr>
      </w:pPr>
      <w:r w:rsidRPr="00B07844">
        <w:rPr>
          <w:rFonts w:ascii="Times New Roman" w:hAnsi="Times New Roman" w:cs="Times New Roman"/>
          <w:b/>
          <w:color w:val="auto"/>
          <w:sz w:val="24"/>
          <w:szCs w:val="24"/>
        </w:rPr>
        <w:lastRenderedPageBreak/>
        <w:t>Conditional-on-positive Treatment effects: Lee (2009) bounded estimates</w:t>
      </w:r>
    </w:p>
    <w:p w14:paraId="372D3A67" w14:textId="77777777" w:rsidR="00F923C9" w:rsidRDefault="00F923C9" w:rsidP="00F923C9"/>
    <w:p w14:paraId="2D8CEE40" w14:textId="7B3B48F0" w:rsidR="00395842" w:rsidRPr="00E4078E" w:rsidRDefault="00F923C9" w:rsidP="00B07844">
      <w:r>
        <w:t>As Lee (2009) explains,</w:t>
      </w:r>
      <w:r w:rsidR="00B07844">
        <w:t xml:space="preserve"> </w:t>
      </w:r>
      <w:r>
        <w:t xml:space="preserve">if treatments </w:t>
      </w:r>
      <w:r w:rsidR="00E4078E">
        <w:t>have an impact on</w:t>
      </w:r>
      <w:r>
        <w:t xml:space="preserve"> selection into</w:t>
      </w:r>
      <w:r w:rsidR="00E4078E">
        <w:t xml:space="preserve"> a particular </w:t>
      </w:r>
      <w:r w:rsidR="00E4078E" w:rsidRPr="00E4078E">
        <w:rPr>
          <w:i/>
        </w:rPr>
        <w:t>selection group</w:t>
      </w:r>
      <w:r w:rsidR="00E4078E">
        <w:t xml:space="preserve">, and the composition of those selected into this </w:t>
      </w:r>
      <w:r w:rsidR="00E4078E" w:rsidRPr="00E4078E">
        <w:rPr>
          <w:i/>
        </w:rPr>
        <w:t>group</w:t>
      </w:r>
      <w:r w:rsidR="00E4078E">
        <w:t xml:space="preserve"> differs by treatment according to some </w:t>
      </w:r>
      <w:r w:rsidR="00E4078E" w:rsidRPr="00E4078E">
        <w:rPr>
          <w:i/>
        </w:rPr>
        <w:t>outcome</w:t>
      </w:r>
      <w:r w:rsidR="00E4078E">
        <w:t xml:space="preserve">, then estimates comparing the </w:t>
      </w:r>
      <w:r w:rsidR="00E4078E">
        <w:rPr>
          <w:i/>
        </w:rPr>
        <w:t xml:space="preserve">outcome </w:t>
      </w:r>
      <w:r w:rsidR="00E4078E">
        <w:t xml:space="preserve">for treatment and control participants who are in this </w:t>
      </w:r>
      <w:r w:rsidR="00E4078E">
        <w:rPr>
          <w:i/>
        </w:rPr>
        <w:t>selection group</w:t>
      </w:r>
      <w:r w:rsidR="00E4078E">
        <w:t xml:space="preserve"> will be biased.</w:t>
      </w:r>
      <w:r w:rsidR="00B07844">
        <w:t xml:space="preserve"> </w:t>
      </w:r>
      <w:r w:rsidR="00E4078E">
        <w:t xml:space="preserve">More specifically, if we compare the mean donation for treatment and control participants </w:t>
      </w:r>
      <w:r w:rsidR="00E4078E" w:rsidRPr="00E4078E">
        <w:rPr>
          <w:i/>
        </w:rPr>
        <w:t>throwing out a</w:t>
      </w:r>
      <w:r w:rsidR="00E4078E">
        <w:rPr>
          <w:i/>
        </w:rPr>
        <w:t>ll those who did not donate</w:t>
      </w:r>
      <w:r w:rsidR="00B07844">
        <w:rPr>
          <w:i/>
        </w:rPr>
        <w:t xml:space="preserve">, </w:t>
      </w:r>
      <w:r w:rsidR="00E4078E">
        <w:t>this naïve ‘conditional-on-positive’ estimate is potentially biased</w:t>
      </w:r>
      <w:r w:rsidR="00CE3777">
        <w:t>.</w:t>
      </w:r>
      <w:r w:rsidR="00CE3777">
        <w:rPr>
          <w:rStyle w:val="FootnoteReference"/>
        </w:rPr>
        <w:footnoteReference w:id="1"/>
      </w:r>
    </w:p>
    <w:p w14:paraId="190D6A81" w14:textId="77777777" w:rsidR="00F923C9" w:rsidRDefault="00F923C9" w:rsidP="00F923C9"/>
    <w:p w14:paraId="438709CF" w14:textId="11E3546A" w:rsidR="00E4078E" w:rsidRDefault="00F923C9" w:rsidP="00F923C9">
      <w:pPr>
        <w:rPr>
          <w:i/>
        </w:rPr>
      </w:pPr>
      <w:r>
        <w:t xml:space="preserve">The “Lee-bound” procedure </w:t>
      </w:r>
      <w:r w:rsidR="00E4078E">
        <w:t xml:space="preserve">can recover </w:t>
      </w:r>
      <w:r w:rsidR="00E4078E" w:rsidRPr="00E4078E">
        <w:rPr>
          <w:i/>
        </w:rPr>
        <w:t xml:space="preserve">the impact </w:t>
      </w:r>
      <w:r w:rsidR="00E4078E">
        <w:rPr>
          <w:i/>
        </w:rPr>
        <w:t>of the treatment on the outcome, for those who would have been in the relevant ‘selected’ group whether or not they received the treatment</w:t>
      </w:r>
    </w:p>
    <w:p w14:paraId="34C704F6" w14:textId="76D21967" w:rsidR="00395842" w:rsidRDefault="00395842" w:rsidP="00B07844">
      <w:r w:rsidRPr="00395842">
        <w:t xml:space="preserve">under a </w:t>
      </w:r>
      <w:r>
        <w:t>‘monotonicity condition</w:t>
      </w:r>
      <w:r w:rsidR="00B07844">
        <w:t>’</w:t>
      </w:r>
      <w:r>
        <w:t>:</w:t>
      </w:r>
    </w:p>
    <w:p w14:paraId="1C3D0176" w14:textId="77777777" w:rsidR="00B07844" w:rsidRDefault="00B07844" w:rsidP="00B07844"/>
    <w:p w14:paraId="61E59984" w14:textId="234430F0" w:rsidR="0068243E" w:rsidRDefault="00395842" w:rsidP="00B07844">
      <w:pPr>
        <w:pStyle w:val="ListParagraph"/>
        <w:numPr>
          <w:ilvl w:val="1"/>
          <w:numId w:val="3"/>
        </w:numPr>
        <w:ind w:left="426"/>
      </w:pPr>
      <w:r>
        <w:t xml:space="preserve">essentially, the treatment must make it either </w:t>
      </w:r>
      <w:r>
        <w:rPr>
          <w:i/>
        </w:rPr>
        <w:t>more</w:t>
      </w:r>
      <w:r>
        <w:t xml:space="preserve"> or </w:t>
      </w:r>
      <w:r>
        <w:rPr>
          <w:i/>
        </w:rPr>
        <w:t>less</w:t>
      </w:r>
      <w:r>
        <w:t xml:space="preserve"> likely that individuals </w:t>
      </w:r>
      <w:r w:rsidR="0068243E">
        <w:t xml:space="preserve">select into the group (make a positive donation), </w:t>
      </w:r>
    </w:p>
    <w:p w14:paraId="3AB36F42" w14:textId="16D40E73" w:rsidR="00395842" w:rsidRDefault="0068243E" w:rsidP="00B07844">
      <w:pPr>
        <w:pStyle w:val="ListParagraph"/>
        <w:numPr>
          <w:ilvl w:val="1"/>
          <w:numId w:val="3"/>
        </w:numPr>
        <w:ind w:left="426"/>
      </w:pPr>
      <w:r>
        <w:t xml:space="preserve">but it must not be that the treatment induces </w:t>
      </w:r>
      <w:r>
        <w:rPr>
          <w:i/>
        </w:rPr>
        <w:t xml:space="preserve">some </w:t>
      </w:r>
      <w:r>
        <w:t>individuals to select in (</w:t>
      </w:r>
      <w:proofErr w:type="gramStart"/>
      <w:r>
        <w:t>donate)  who</w:t>
      </w:r>
      <w:proofErr w:type="gramEnd"/>
      <w:r>
        <w:t xml:space="preserve"> would not have otherwise done so, and </w:t>
      </w:r>
      <w:r>
        <w:rPr>
          <w:i/>
        </w:rPr>
        <w:t xml:space="preserve">other </w:t>
      </w:r>
      <w:r w:rsidRPr="0068243E">
        <w:t>individuals</w:t>
      </w:r>
      <w:r>
        <w:t xml:space="preserve"> to select out (not donate) who would have otherwise selected in.</w:t>
      </w:r>
    </w:p>
    <w:p w14:paraId="6D53504C" w14:textId="77777777" w:rsidR="000D7B4A" w:rsidRDefault="000D7B4A" w:rsidP="000D7B4A"/>
    <w:p w14:paraId="15F886A1" w14:textId="39697003" w:rsidR="000D7B4A" w:rsidRDefault="000D7B4A" w:rsidP="00C96C21">
      <w:r>
        <w:t xml:space="preserve">Given this, the observed donors in the treatment (control) that induces a </w:t>
      </w:r>
      <w:r>
        <w:rPr>
          <w:i/>
        </w:rPr>
        <w:t>greater likelihood of donation</w:t>
      </w:r>
      <w:r>
        <w:t xml:space="preserve"> would also have donated in the other treatment, but not vice-versa. </w:t>
      </w:r>
      <w:r w:rsidR="00894136">
        <w:t>To recover an asymptotically unbiased estimate</w:t>
      </w:r>
      <w:r w:rsidR="00C96C21">
        <w:t xml:space="preserve"> of the impact of the treatment on “those who would always have donated”</w:t>
      </w:r>
      <w:r w:rsidR="00894136">
        <w:t>, an “apples to apples”</w:t>
      </w:r>
      <w:r w:rsidR="00C96C21">
        <w:t xml:space="preserve"> comparison, </w:t>
      </w:r>
      <w:r w:rsidR="00894136">
        <w:t>we would need to “throw out” the participants in this treatment group who would not h</w:t>
      </w:r>
      <w:r w:rsidR="00C96C21">
        <w:t>ave donated under the other treatment.</w:t>
      </w:r>
    </w:p>
    <w:p w14:paraId="4A7A2451" w14:textId="77777777" w:rsidR="00C96C21" w:rsidRDefault="00C96C21" w:rsidP="00C96C21"/>
    <w:p w14:paraId="6806C851" w14:textId="17F1E566" w:rsidR="009F3DE0" w:rsidRDefault="00C96C21" w:rsidP="00F923C9">
      <w:r>
        <w:t xml:space="preserve">Although we do not know who these “donate only in one treatment” people are, the bias will be greatest if these are the </w:t>
      </w:r>
      <w:r>
        <w:rPr>
          <w:i/>
        </w:rPr>
        <w:t>largest</w:t>
      </w:r>
      <w:r>
        <w:t xml:space="preserve"> or </w:t>
      </w:r>
      <w:r>
        <w:rPr>
          <w:i/>
        </w:rPr>
        <w:t xml:space="preserve">smallest donors. </w:t>
      </w:r>
      <w:r>
        <w:t>This motivates the Lee-bound trimming procedure.</w:t>
      </w:r>
      <w:r w:rsidR="00B07844">
        <w:t xml:space="preserve"> </w:t>
      </w:r>
      <w:r w:rsidR="00395842">
        <w:t>The</w:t>
      </w:r>
      <w:r w:rsidR="00E4078E">
        <w:t xml:space="preserve"> procedure </w:t>
      </w:r>
      <w:r w:rsidR="00F923C9">
        <w:t xml:space="preserve">amounts to “…amounts to first identifying the excess number of individuals who were induced to be selected … because of the treatment and then trimming the upper and lower tails of the outcome… distribution by this number, yielding a worst-case scenario bound.”  Bounds can be further tightened by </w:t>
      </w:r>
      <w:r w:rsidR="00E4078E">
        <w:t xml:space="preserve">doing the above </w:t>
      </w:r>
      <w:r w:rsidR="00E4078E">
        <w:rPr>
          <w:i/>
        </w:rPr>
        <w:t xml:space="preserve">within </w:t>
      </w:r>
      <w:r w:rsidR="00E4078E">
        <w:t>groups (identified by a baseline characteristic – in our case we use the study number and the alternate treatment arm</w:t>
      </w:r>
      <w:r w:rsidR="009F3DE0">
        <w:t>, yielding 12 cells</w:t>
      </w:r>
      <w:r w:rsidR="00E4078E">
        <w:t>) and taking a weighted average of these.</w:t>
      </w:r>
      <w:r w:rsidR="009F3DE0">
        <w:t xml:space="preserve"> We can tighten these further as bounds on the </w:t>
      </w:r>
      <w:r w:rsidR="009F3DE0">
        <w:rPr>
          <w:i/>
        </w:rPr>
        <w:t xml:space="preserve">average treatment effect </w:t>
      </w:r>
      <w:r w:rsidR="009F3DE0">
        <w:t>(those reported in bold below); the details of this are rather technical.</w:t>
      </w:r>
    </w:p>
    <w:p w14:paraId="3FC3DBED" w14:textId="77777777" w:rsidR="009F3DE0" w:rsidRDefault="009F3DE0" w:rsidP="00F923C9"/>
    <w:p w14:paraId="2E179038" w14:textId="16814E66" w:rsidR="00BF58D8" w:rsidRDefault="00FA3D81" w:rsidP="00F923C9">
      <w:r>
        <w:t>We report the results below for the pooled data (meta-analysis) across six studies, focusing on the amounts donated share of the maximum possible amount one could donate, and reporting results for each treatment separately.</w:t>
      </w:r>
    </w:p>
    <w:p w14:paraId="35FA2E0E" w14:textId="77777777" w:rsidR="00B07844" w:rsidRDefault="00B07844" w:rsidP="00F923C9"/>
    <w:p w14:paraId="59C5AB2C" w14:textId="77777777" w:rsidR="00B07844" w:rsidRDefault="00B07844" w:rsidP="00F923C9"/>
    <w:p w14:paraId="0F4499E5" w14:textId="77777777" w:rsidR="00B07844" w:rsidRDefault="00B07844" w:rsidP="00F923C9"/>
    <w:p w14:paraId="55D090AD" w14:textId="77777777" w:rsidR="00B07844" w:rsidRDefault="00B07844" w:rsidP="00F923C9"/>
    <w:p w14:paraId="3D4B1650" w14:textId="77777777" w:rsidR="00B07844" w:rsidRPr="009F3DE0" w:rsidRDefault="00B07844" w:rsidP="00F923C9"/>
    <w:p w14:paraId="05E357D6" w14:textId="77777777" w:rsidR="00F923C9" w:rsidRPr="00F923C9" w:rsidRDefault="00F923C9" w:rsidP="00F923C9">
      <w:pPr>
        <w:rPr>
          <w:rFonts w:ascii="Courier New" w:hAnsi="Courier New" w:cs="Courier New"/>
        </w:rPr>
      </w:pPr>
    </w:p>
    <w:p w14:paraId="56D8605C" w14:textId="4E4621F3" w:rsidR="009F3DE0" w:rsidRPr="00CE3777" w:rsidRDefault="009F3DE0" w:rsidP="00F923C9">
      <w:pPr>
        <w:rPr>
          <w:rFonts w:ascii="Times" w:hAnsi="Times" w:cs="Courier New"/>
          <w:b/>
        </w:rPr>
      </w:pPr>
      <w:bookmarkStart w:id="142" w:name="OLE_LINK1"/>
      <w:bookmarkStart w:id="143" w:name="OLE_LINK2"/>
      <w:r w:rsidRPr="00CE3777">
        <w:rPr>
          <w:rFonts w:ascii="Times" w:hAnsi="Times" w:cs="Courier New"/>
          <w:b/>
        </w:rPr>
        <w:t xml:space="preserve">Lee Bounds on impact of </w:t>
      </w:r>
      <w:r w:rsidRPr="00CE3777">
        <w:rPr>
          <w:rFonts w:ascii="Times" w:hAnsi="Times" w:cs="Courier New"/>
          <w:b/>
          <w:i/>
        </w:rPr>
        <w:t>Image</w:t>
      </w:r>
      <w:r w:rsidRPr="00CE3777">
        <w:rPr>
          <w:rFonts w:ascii="Times" w:hAnsi="Times" w:cs="Courier New"/>
          <w:b/>
        </w:rPr>
        <w:t xml:space="preserve"> treatment on “share of maximum possible amount donated”</w:t>
      </w:r>
      <w:r w:rsidR="00FA3D81" w:rsidRPr="00CE3777">
        <w:rPr>
          <w:rFonts w:ascii="Times" w:hAnsi="Times" w:cs="Courier New"/>
          <w:b/>
        </w:rPr>
        <w:t xml:space="preserve"> </w:t>
      </w:r>
      <w:bookmarkStart w:id="144" w:name="OLE_LINK3"/>
      <w:r w:rsidR="00FA3D81" w:rsidRPr="00CE3777">
        <w:rPr>
          <w:rFonts w:ascii="Times" w:hAnsi="Times" w:cs="Courier New"/>
          <w:b/>
        </w:rPr>
        <w:t xml:space="preserve">for those who would donate a positive amount with or without the </w:t>
      </w:r>
      <w:r w:rsidR="00FA3D81" w:rsidRPr="00CE3777">
        <w:rPr>
          <w:rFonts w:ascii="Times" w:hAnsi="Times" w:cs="Courier New"/>
          <w:b/>
          <w:i/>
        </w:rPr>
        <w:t xml:space="preserve">Image </w:t>
      </w:r>
      <w:r w:rsidR="00FA3D81" w:rsidRPr="00CE3777">
        <w:rPr>
          <w:rFonts w:ascii="Times" w:hAnsi="Times" w:cs="Courier New"/>
          <w:b/>
        </w:rPr>
        <w:t>treatment</w:t>
      </w:r>
    </w:p>
    <w:bookmarkEnd w:id="142"/>
    <w:bookmarkEnd w:id="143"/>
    <w:bookmarkEnd w:id="144"/>
    <w:p w14:paraId="79DB6EED" w14:textId="77777777" w:rsidR="009F3DE0" w:rsidRDefault="009F3DE0" w:rsidP="00F923C9">
      <w:pPr>
        <w:rPr>
          <w:rFonts w:ascii="Courier New" w:hAnsi="Courier New" w:cs="Courier New"/>
          <w:sz w:val="20"/>
        </w:rPr>
      </w:pPr>
    </w:p>
    <w:p w14:paraId="7DCA279A" w14:textId="125EB87D" w:rsidR="00F923C9" w:rsidRPr="00F923C9" w:rsidRDefault="00F923C9" w:rsidP="00F923C9">
      <w:pPr>
        <w:rPr>
          <w:rFonts w:ascii="Courier New" w:hAnsi="Courier New" w:cs="Courier New"/>
          <w:sz w:val="20"/>
        </w:rPr>
      </w:pPr>
      <w:r w:rsidRPr="00F923C9">
        <w:rPr>
          <w:rFonts w:ascii="Courier New" w:hAnsi="Courier New" w:cs="Courier New"/>
          <w:sz w:val="20"/>
        </w:rPr>
        <w:t>Tightened Lee (2009) treatment effect bounds</w:t>
      </w:r>
    </w:p>
    <w:p w14:paraId="4F5E2FDD"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obs.                     =   3322</w:t>
      </w:r>
    </w:p>
    <w:p w14:paraId="6B5F00EE"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selected obs.            =   2209</w:t>
      </w:r>
    </w:p>
    <w:p w14:paraId="36B3ADE3"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cells                    =   12</w:t>
      </w:r>
    </w:p>
    <w:p w14:paraId="2622A805" w14:textId="7137C623" w:rsidR="00F923C9" w:rsidRPr="00F923C9" w:rsidRDefault="00F923C9" w:rsidP="00F923C9">
      <w:pPr>
        <w:rPr>
          <w:rFonts w:ascii="Courier New" w:hAnsi="Courier New" w:cs="Courier New"/>
          <w:sz w:val="20"/>
        </w:rPr>
      </w:pPr>
      <w:r w:rsidRPr="00F923C9">
        <w:rPr>
          <w:rFonts w:ascii="Courier New" w:hAnsi="Courier New" w:cs="Courier New"/>
          <w:sz w:val="20"/>
        </w:rPr>
        <w:t>Overa</w:t>
      </w:r>
      <w:r>
        <w:rPr>
          <w:rFonts w:ascii="Courier New" w:hAnsi="Courier New" w:cs="Courier New"/>
          <w:sz w:val="20"/>
        </w:rPr>
        <w:t>ll trimming p</w:t>
      </w:r>
      <w:r w:rsidRPr="00F923C9">
        <w:rPr>
          <w:rFonts w:ascii="Courier New" w:hAnsi="Courier New" w:cs="Courier New"/>
          <w:sz w:val="20"/>
        </w:rPr>
        <w:t>r</w:t>
      </w:r>
      <w:r>
        <w:rPr>
          <w:rFonts w:ascii="Courier New" w:hAnsi="Courier New" w:cs="Courier New"/>
          <w:sz w:val="20"/>
        </w:rPr>
        <w:t>o</w:t>
      </w:r>
      <w:r w:rsidRPr="00F923C9">
        <w:rPr>
          <w:rFonts w:ascii="Courier New" w:hAnsi="Courier New" w:cs="Courier New"/>
          <w:sz w:val="20"/>
        </w:rPr>
        <w:t>portion        =   0.0786</w:t>
      </w:r>
    </w:p>
    <w:p w14:paraId="1A949765" w14:textId="77777777" w:rsidR="00F923C9" w:rsidRPr="009F3DE0" w:rsidRDefault="00F923C9" w:rsidP="00F923C9">
      <w:pPr>
        <w:rPr>
          <w:rFonts w:ascii="Courier New" w:hAnsi="Courier New" w:cs="Courier New"/>
          <w:b/>
          <w:sz w:val="20"/>
        </w:rPr>
      </w:pPr>
      <w:r w:rsidRPr="009F3DE0">
        <w:rPr>
          <w:rFonts w:ascii="Courier New" w:hAnsi="Courier New" w:cs="Courier New"/>
          <w:b/>
          <w:sz w:val="20"/>
        </w:rPr>
        <w:t xml:space="preserve">Effect 95% conf. interval        </w:t>
      </w:r>
      <w:proofErr w:type="gramStart"/>
      <w:r w:rsidRPr="009F3DE0">
        <w:rPr>
          <w:rFonts w:ascii="Courier New" w:hAnsi="Courier New" w:cs="Courier New"/>
          <w:b/>
          <w:sz w:val="20"/>
        </w:rPr>
        <w:t xml:space="preserve">  :</w:t>
      </w:r>
      <w:proofErr w:type="gramEnd"/>
      <w:r w:rsidRPr="009F3DE0">
        <w:rPr>
          <w:rFonts w:ascii="Courier New" w:hAnsi="Courier New" w:cs="Courier New"/>
          <w:b/>
          <w:sz w:val="20"/>
        </w:rPr>
        <w:t xml:space="preserve"> [-0.0172  0.1192]</w:t>
      </w:r>
    </w:p>
    <w:p w14:paraId="5180AD6C" w14:textId="77777777" w:rsidR="00F923C9" w:rsidRPr="00F923C9" w:rsidRDefault="00F923C9" w:rsidP="00F923C9">
      <w:pPr>
        <w:rPr>
          <w:rFonts w:ascii="Courier New" w:hAnsi="Courier New" w:cs="Courier New"/>
          <w:sz w:val="20"/>
        </w:rPr>
      </w:pPr>
    </w:p>
    <w:p w14:paraId="5089D6C2"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5300B81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   Observed   Bootstrap                         Normal-based</w:t>
      </w:r>
    </w:p>
    <w:p w14:paraId="5DA39F4D" w14:textId="15A537F3" w:rsidR="00F923C9" w:rsidRPr="00F923C9" w:rsidRDefault="00F923C9" w:rsidP="00F923C9">
      <w:pPr>
        <w:rPr>
          <w:rFonts w:ascii="Courier New" w:hAnsi="Courier New" w:cs="Courier New"/>
          <w:sz w:val="20"/>
        </w:rPr>
      </w:pPr>
      <w:proofErr w:type="spellStart"/>
      <w:r w:rsidRPr="00F923C9">
        <w:rPr>
          <w:rFonts w:ascii="Courier New" w:hAnsi="Courier New" w:cs="Courier New"/>
          <w:sz w:val="20"/>
        </w:rPr>
        <w:t>don_share</w:t>
      </w:r>
      <w:proofErr w:type="spellEnd"/>
      <w:r w:rsidRPr="00F923C9">
        <w:rPr>
          <w:rFonts w:ascii="Courier New" w:hAnsi="Courier New" w:cs="Courier New"/>
          <w:sz w:val="20"/>
        </w:rPr>
        <w:t>_</w:t>
      </w:r>
      <w:r>
        <w:rPr>
          <w:rFonts w:ascii="Courier New" w:hAnsi="Courier New" w:cs="Courier New"/>
          <w:sz w:val="20"/>
        </w:rPr>
        <w:t xml:space="preserve">  </w:t>
      </w:r>
      <w:r w:rsidRPr="00F923C9">
        <w:rPr>
          <w:rFonts w:ascii="Courier New" w:hAnsi="Courier New" w:cs="Courier New"/>
          <w:sz w:val="20"/>
        </w:rPr>
        <w:t xml:space="preserve"> |      </w:t>
      </w:r>
      <w:proofErr w:type="spellStart"/>
      <w:r w:rsidRPr="00F923C9">
        <w:rPr>
          <w:rFonts w:ascii="Courier New" w:hAnsi="Courier New" w:cs="Courier New"/>
          <w:sz w:val="20"/>
        </w:rPr>
        <w:t>Coef</w:t>
      </w:r>
      <w:proofErr w:type="spellEnd"/>
      <w:r w:rsidRPr="00F923C9">
        <w:rPr>
          <w:rFonts w:ascii="Courier New" w:hAnsi="Courier New" w:cs="Courier New"/>
          <w:sz w:val="20"/>
        </w:rPr>
        <w:t xml:space="preserve">.   Std. Err.      z    P&gt;|z|  </w:t>
      </w:r>
      <w:proofErr w:type="gramStart"/>
      <w:r w:rsidRPr="00F923C9">
        <w:rPr>
          <w:rFonts w:ascii="Courier New" w:hAnsi="Courier New" w:cs="Courier New"/>
          <w:sz w:val="20"/>
        </w:rPr>
        <w:t xml:space="preserve">   [</w:t>
      </w:r>
      <w:proofErr w:type="gramEnd"/>
      <w:r w:rsidRPr="00F923C9">
        <w:rPr>
          <w:rFonts w:ascii="Courier New" w:hAnsi="Courier New" w:cs="Courier New"/>
          <w:sz w:val="20"/>
        </w:rPr>
        <w:t>95% Conf. Interval]</w:t>
      </w:r>
    </w:p>
    <w:p w14:paraId="69232F5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05DC7C7F"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im05         |</w:t>
      </w:r>
    </w:p>
    <w:p w14:paraId="76A0BDB8"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lower |   .0131366   .0184498     0.71   0.476    -.0230244    .0492975</w:t>
      </w:r>
    </w:p>
    <w:p w14:paraId="4946B50E" w14:textId="389CBE6A" w:rsidR="00FA3D81" w:rsidRPr="00F923C9" w:rsidRDefault="00F923C9" w:rsidP="00F923C9">
      <w:pPr>
        <w:pBdr>
          <w:bottom w:val="single" w:sz="6" w:space="1" w:color="auto"/>
        </w:pBdr>
        <w:rPr>
          <w:rFonts w:ascii="Courier New" w:hAnsi="Courier New" w:cs="Courier New"/>
          <w:sz w:val="20"/>
        </w:rPr>
      </w:pPr>
      <w:r w:rsidRPr="00F923C9">
        <w:rPr>
          <w:rFonts w:ascii="Courier New" w:hAnsi="Courier New" w:cs="Courier New"/>
          <w:sz w:val="20"/>
        </w:rPr>
        <w:t xml:space="preserve">       upper |   .0886843    .018538     4.78   0.000     .0523505     .125018</w:t>
      </w:r>
    </w:p>
    <w:p w14:paraId="60DA37CE" w14:textId="77777777" w:rsidR="009F3DE0" w:rsidRDefault="009F3DE0" w:rsidP="00F923C9">
      <w:pPr>
        <w:rPr>
          <w:rFonts w:ascii="Courier New" w:hAnsi="Courier New" w:cs="Courier New"/>
          <w:sz w:val="20"/>
        </w:rPr>
      </w:pPr>
    </w:p>
    <w:p w14:paraId="7041CAA9" w14:textId="77777777" w:rsidR="00FA3D81" w:rsidRDefault="00FA3D81" w:rsidP="00F923C9">
      <w:pPr>
        <w:rPr>
          <w:rFonts w:ascii="Courier New" w:hAnsi="Courier New" w:cs="Courier New"/>
          <w:sz w:val="20"/>
        </w:rPr>
      </w:pPr>
    </w:p>
    <w:p w14:paraId="5CBFCF85" w14:textId="77777777" w:rsidR="009F3DE0" w:rsidRDefault="009F3DE0" w:rsidP="00F923C9">
      <w:pPr>
        <w:rPr>
          <w:rFonts w:ascii="Courier New" w:hAnsi="Courier New" w:cs="Courier New"/>
          <w:sz w:val="20"/>
        </w:rPr>
      </w:pPr>
    </w:p>
    <w:p w14:paraId="4B48F1E7" w14:textId="4D846A0A" w:rsidR="009F3DE0" w:rsidRPr="00CE3777" w:rsidRDefault="009F3DE0" w:rsidP="009F3DE0">
      <w:pPr>
        <w:rPr>
          <w:rFonts w:ascii="Times" w:hAnsi="Times" w:cs="Courier New"/>
          <w:b/>
        </w:rPr>
      </w:pPr>
      <w:bookmarkStart w:id="145" w:name="OLE_LINK12"/>
      <w:bookmarkStart w:id="146" w:name="OLE_LINK13"/>
      <w:r w:rsidRPr="00CE3777">
        <w:rPr>
          <w:rFonts w:ascii="Times" w:hAnsi="Times" w:cs="Courier New"/>
          <w:b/>
        </w:rPr>
        <w:t xml:space="preserve">Lee Bounds on impact of </w:t>
      </w:r>
      <w:bookmarkStart w:id="147" w:name="OLE_LINK4"/>
      <w:r w:rsidRPr="00CE3777">
        <w:rPr>
          <w:rFonts w:ascii="Times" w:hAnsi="Times" w:cs="Courier New"/>
          <w:b/>
          <w:i/>
        </w:rPr>
        <w:t xml:space="preserve">Effectiveness </w:t>
      </w:r>
      <w:bookmarkEnd w:id="147"/>
      <w:r w:rsidRPr="00CE3777">
        <w:rPr>
          <w:rFonts w:ascii="Times" w:hAnsi="Times" w:cs="Courier New"/>
          <w:b/>
          <w:i/>
        </w:rPr>
        <w:t>Information</w:t>
      </w:r>
      <w:r w:rsidRPr="00CE3777">
        <w:rPr>
          <w:rFonts w:ascii="Times" w:hAnsi="Times" w:cs="Courier New"/>
          <w:b/>
        </w:rPr>
        <w:t xml:space="preserve"> treatment on “share of maximum possible amount donated”</w:t>
      </w:r>
      <w:r w:rsidR="00FA3D81" w:rsidRPr="00CE3777">
        <w:rPr>
          <w:rFonts w:ascii="Times" w:hAnsi="Times" w:cs="Courier New"/>
          <w:b/>
        </w:rPr>
        <w:t xml:space="preserve"> for those who would donate a positive amount with or without the </w:t>
      </w:r>
      <w:r w:rsidR="00FA3D81" w:rsidRPr="00CE3777">
        <w:rPr>
          <w:rFonts w:ascii="Times" w:hAnsi="Times" w:cs="Courier New"/>
          <w:b/>
          <w:i/>
        </w:rPr>
        <w:t xml:space="preserve">Effectiveness Information </w:t>
      </w:r>
      <w:del w:id="148" w:author="Author">
        <w:r w:rsidR="00FA3D81" w:rsidRPr="00CE3777" w:rsidDel="00156DC7">
          <w:rPr>
            <w:rFonts w:ascii="Times" w:hAnsi="Times" w:cs="Courier New"/>
            <w:b/>
            <w:i/>
          </w:rPr>
          <w:delText xml:space="preserve"> </w:delText>
        </w:r>
      </w:del>
      <w:r w:rsidR="00FA3D81" w:rsidRPr="00CE3777">
        <w:rPr>
          <w:rFonts w:ascii="Times" w:hAnsi="Times" w:cs="Courier New"/>
          <w:b/>
        </w:rPr>
        <w:t>treatment</w:t>
      </w:r>
    </w:p>
    <w:bookmarkEnd w:id="145"/>
    <w:bookmarkEnd w:id="146"/>
    <w:p w14:paraId="556856D9" w14:textId="77777777" w:rsidR="00FA3D81" w:rsidRPr="00FA3D81" w:rsidRDefault="00FA3D81" w:rsidP="00FA3D81">
      <w:pPr>
        <w:rPr>
          <w:rFonts w:ascii="Courier New" w:hAnsi="Courier New" w:cs="Courier New"/>
          <w:sz w:val="20"/>
        </w:rPr>
      </w:pPr>
    </w:p>
    <w:p w14:paraId="1ED8B3D4"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Tightened Lee (2009) treatment effect bounds</w:t>
      </w:r>
    </w:p>
    <w:p w14:paraId="7A777C31" w14:textId="77777777" w:rsidR="00FA3D81" w:rsidRPr="00FA3D81" w:rsidRDefault="00FA3D81" w:rsidP="00FA3D81">
      <w:pPr>
        <w:rPr>
          <w:rFonts w:ascii="Courier New" w:hAnsi="Courier New" w:cs="Courier New"/>
          <w:sz w:val="20"/>
        </w:rPr>
      </w:pPr>
    </w:p>
    <w:p w14:paraId="54E45C22"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obs.                     =   2872</w:t>
      </w:r>
    </w:p>
    <w:p w14:paraId="57AF79C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selected obs.            =   1896</w:t>
      </w:r>
    </w:p>
    <w:p w14:paraId="01DF1FE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cells                    =   12</w:t>
      </w:r>
    </w:p>
    <w:p w14:paraId="67D6E61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Overall trimming </w:t>
      </w:r>
      <w:proofErr w:type="spellStart"/>
      <w:r w:rsidRPr="00FA3D81">
        <w:rPr>
          <w:rFonts w:ascii="Courier New" w:hAnsi="Courier New" w:cs="Courier New"/>
          <w:sz w:val="20"/>
        </w:rPr>
        <w:t>porportion</w:t>
      </w:r>
      <w:proofErr w:type="spellEnd"/>
      <w:r w:rsidRPr="00FA3D81">
        <w:rPr>
          <w:rFonts w:ascii="Courier New" w:hAnsi="Courier New" w:cs="Courier New"/>
          <w:sz w:val="20"/>
        </w:rPr>
        <w:t xml:space="preserve">        =   0.0146</w:t>
      </w:r>
    </w:p>
    <w:p w14:paraId="3A46A52E" w14:textId="77777777" w:rsidR="00FA3D81" w:rsidRPr="00FA3D81" w:rsidRDefault="00FA3D81" w:rsidP="00FA3D81">
      <w:pPr>
        <w:rPr>
          <w:rFonts w:ascii="Courier New" w:hAnsi="Courier New" w:cs="Courier New"/>
          <w:b/>
          <w:sz w:val="20"/>
        </w:rPr>
      </w:pPr>
      <w:r w:rsidRPr="00FA3D81">
        <w:rPr>
          <w:rFonts w:ascii="Courier New" w:hAnsi="Courier New" w:cs="Courier New"/>
          <w:b/>
          <w:sz w:val="20"/>
        </w:rPr>
        <w:t xml:space="preserve">Effect 95% conf. interval        </w:t>
      </w:r>
      <w:proofErr w:type="gramStart"/>
      <w:r w:rsidRPr="00FA3D81">
        <w:rPr>
          <w:rFonts w:ascii="Courier New" w:hAnsi="Courier New" w:cs="Courier New"/>
          <w:b/>
          <w:sz w:val="20"/>
        </w:rPr>
        <w:t xml:space="preserve">  :</w:t>
      </w:r>
      <w:proofErr w:type="gramEnd"/>
      <w:r w:rsidRPr="00FA3D81">
        <w:rPr>
          <w:rFonts w:ascii="Courier New" w:hAnsi="Courier New" w:cs="Courier New"/>
          <w:b/>
          <w:sz w:val="20"/>
        </w:rPr>
        <w:t xml:space="preserve"> [-0.0652  0.0423]</w:t>
      </w:r>
    </w:p>
    <w:p w14:paraId="433B9A7F" w14:textId="77777777" w:rsidR="00FA3D81" w:rsidRPr="00FA3D81" w:rsidRDefault="00FA3D81" w:rsidP="00FA3D81">
      <w:pPr>
        <w:rPr>
          <w:rFonts w:ascii="Courier New" w:hAnsi="Courier New" w:cs="Courier New"/>
          <w:sz w:val="20"/>
        </w:rPr>
      </w:pPr>
    </w:p>
    <w:p w14:paraId="60A2CA3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6035404E"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   Observed   Bootstrap                         Normal-based</w:t>
      </w:r>
    </w:p>
    <w:p w14:paraId="75F0C860" w14:textId="77777777" w:rsidR="00FA3D81" w:rsidRPr="00FA3D81" w:rsidRDefault="00FA3D81" w:rsidP="00FA3D81">
      <w:pPr>
        <w:rPr>
          <w:rFonts w:ascii="Courier New" w:hAnsi="Courier New" w:cs="Courier New"/>
          <w:sz w:val="20"/>
        </w:rPr>
      </w:pPr>
      <w:proofErr w:type="spellStart"/>
      <w:r w:rsidRPr="00FA3D81">
        <w:rPr>
          <w:rFonts w:ascii="Courier New" w:hAnsi="Courier New" w:cs="Courier New"/>
          <w:sz w:val="20"/>
        </w:rPr>
        <w:t>don_share_~y</w:t>
      </w:r>
      <w:proofErr w:type="spellEnd"/>
      <w:r w:rsidRPr="00FA3D81">
        <w:rPr>
          <w:rFonts w:ascii="Courier New" w:hAnsi="Courier New" w:cs="Courier New"/>
          <w:sz w:val="20"/>
        </w:rPr>
        <w:t xml:space="preserve"> |      </w:t>
      </w:r>
      <w:proofErr w:type="spellStart"/>
      <w:r w:rsidRPr="00FA3D81">
        <w:rPr>
          <w:rFonts w:ascii="Courier New" w:hAnsi="Courier New" w:cs="Courier New"/>
          <w:sz w:val="20"/>
        </w:rPr>
        <w:t>Coef</w:t>
      </w:r>
      <w:proofErr w:type="spellEnd"/>
      <w:r w:rsidRPr="00FA3D81">
        <w:rPr>
          <w:rFonts w:ascii="Courier New" w:hAnsi="Courier New" w:cs="Courier New"/>
          <w:sz w:val="20"/>
        </w:rPr>
        <w:t xml:space="preserve">.   Std. Err.      z    P&gt;|z|  </w:t>
      </w:r>
      <w:proofErr w:type="gramStart"/>
      <w:r w:rsidRPr="00FA3D81">
        <w:rPr>
          <w:rFonts w:ascii="Courier New" w:hAnsi="Courier New" w:cs="Courier New"/>
          <w:sz w:val="20"/>
        </w:rPr>
        <w:t xml:space="preserve">   [</w:t>
      </w:r>
      <w:proofErr w:type="gramEnd"/>
      <w:r w:rsidRPr="00FA3D81">
        <w:rPr>
          <w:rFonts w:ascii="Courier New" w:hAnsi="Courier New" w:cs="Courier New"/>
          <w:sz w:val="20"/>
        </w:rPr>
        <w:t>95% Conf. Interval]</w:t>
      </w:r>
    </w:p>
    <w:p w14:paraId="3143F52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171F95F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eff05        |</w:t>
      </w:r>
    </w:p>
    <w:p w14:paraId="31C9915B"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lower |   -.034899   .0184408    -1.89   0.058    -.0710422    .0012442</w:t>
      </w:r>
    </w:p>
    <w:p w14:paraId="1CDA1B5D"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upper |   .0123167   .0182411     0.68   0.500    -.0234352    .0480687</w:t>
      </w:r>
    </w:p>
    <w:p w14:paraId="0E93BC62" w14:textId="76588750" w:rsidR="009F3DE0" w:rsidRPr="00F923C9" w:rsidRDefault="00FA3D81" w:rsidP="00FA3D81">
      <w:pPr>
        <w:rPr>
          <w:rFonts w:ascii="Courier New" w:hAnsi="Courier New" w:cs="Courier New"/>
          <w:sz w:val="20"/>
        </w:rPr>
      </w:pPr>
      <w:r w:rsidRPr="00FA3D81">
        <w:rPr>
          <w:rFonts w:ascii="Courier New" w:hAnsi="Courier New" w:cs="Courier New"/>
          <w:sz w:val="20"/>
        </w:rPr>
        <w:t>------------------------------------------------------------------------------</w:t>
      </w:r>
    </w:p>
    <w:p w14:paraId="1FA95C8D" w14:textId="77777777" w:rsidR="00F923C9" w:rsidRDefault="00F923C9" w:rsidP="00F923C9"/>
    <w:p w14:paraId="79A964A9" w14:textId="5F15D6C9" w:rsidR="00BF58D8" w:rsidRDefault="00BF58D8" w:rsidP="00F923C9">
      <w:bookmarkStart w:id="149" w:name="OLE_LINK5"/>
      <w:bookmarkStart w:id="150" w:name="OLE_LINK6"/>
      <w:r>
        <w:t xml:space="preserve">The 95% confidence bounds on the </w:t>
      </w:r>
      <w:proofErr w:type="spellStart"/>
      <w:r>
        <w:t>CoP</w:t>
      </w:r>
      <w:proofErr w:type="spellEnd"/>
      <w:r>
        <w:t xml:space="preserve"> treatment effect of the Image include a smal</w:t>
      </w:r>
      <w:bookmarkStart w:id="151" w:name="_GoBack"/>
      <w:bookmarkEnd w:id="151"/>
      <w:r>
        <w:t>l (-1.7%) negative and a moderate positive (11.9%) effect.</w:t>
      </w:r>
    </w:p>
    <w:p w14:paraId="33ABB7E8" w14:textId="77777777" w:rsidR="00BF58D8" w:rsidRDefault="00BF58D8" w:rsidP="00F923C9"/>
    <w:p w14:paraId="6D1F37EF" w14:textId="468DCE04" w:rsidR="00BF58D8" w:rsidRDefault="00BF58D8" w:rsidP="00BF58D8">
      <w:r>
        <w:t xml:space="preserve">The 95% confidence bounds on the </w:t>
      </w:r>
      <w:proofErr w:type="spellStart"/>
      <w:r>
        <w:t>CoP</w:t>
      </w:r>
      <w:proofErr w:type="spellEnd"/>
      <w:r>
        <w:t xml:space="preserve"> treatment effect of the </w:t>
      </w:r>
      <w:r w:rsidRPr="00BF58D8">
        <w:rPr>
          <w:i/>
        </w:rPr>
        <w:t xml:space="preserve">Effectiveness Information </w:t>
      </w:r>
      <w:r>
        <w:t xml:space="preserve">include a moderate (-5.7%) negative and a moderate positive (4.2%) effect; loosely speaking we can statistically rule out that this treatment had a large </w:t>
      </w:r>
      <w:proofErr w:type="spellStart"/>
      <w:r>
        <w:t>CoP</w:t>
      </w:r>
      <w:proofErr w:type="spellEnd"/>
      <w:r>
        <w:t xml:space="preserve"> effect in either direction.</w:t>
      </w:r>
    </w:p>
    <w:p w14:paraId="1A8D9ADA" w14:textId="77777777" w:rsidR="00BF58D8" w:rsidRDefault="00BF58D8" w:rsidP="00F923C9"/>
    <w:p w14:paraId="1DF76C4A" w14:textId="3E3C2ABB" w:rsidR="00CE3777" w:rsidRPr="00CE3777" w:rsidRDefault="00CE3777" w:rsidP="00CE3777">
      <w:pPr>
        <w:rPr>
          <w:rFonts w:ascii="Times" w:hAnsi="Times" w:cs="Courier New"/>
          <w:b/>
        </w:rPr>
      </w:pPr>
      <w:bookmarkStart w:id="152" w:name="OLE_LINK9"/>
      <w:bookmarkStart w:id="153" w:name="OLE_LINK10"/>
      <w:bookmarkEnd w:id="149"/>
      <w:bookmarkEnd w:id="150"/>
      <w:r w:rsidRPr="00CE3777">
        <w:rPr>
          <w:rFonts w:ascii="Times" w:hAnsi="Times" w:cs="Courier New"/>
          <w:b/>
        </w:rPr>
        <w:lastRenderedPageBreak/>
        <w:t xml:space="preserve">Lee Bounds on impact of </w:t>
      </w:r>
      <w:r w:rsidRPr="00CE3777">
        <w:rPr>
          <w:rFonts w:ascii="Times" w:hAnsi="Times" w:cs="Courier New"/>
          <w:b/>
          <w:i/>
        </w:rPr>
        <w:t xml:space="preserve">Effectiveness Information </w:t>
      </w:r>
      <w:r w:rsidRPr="00CE3777">
        <w:rPr>
          <w:rFonts w:ascii="Times" w:hAnsi="Times" w:cs="Courier New"/>
          <w:b/>
        </w:rPr>
        <w:t xml:space="preserve">in the presence of </w:t>
      </w:r>
      <w:r w:rsidRPr="00CE3777">
        <w:rPr>
          <w:rFonts w:ascii="Times" w:hAnsi="Times" w:cs="Courier New"/>
          <w:b/>
          <w:i/>
        </w:rPr>
        <w:t>Image Treatment</w:t>
      </w:r>
      <w:r w:rsidRPr="00CE3777">
        <w:rPr>
          <w:rFonts w:ascii="Times" w:hAnsi="Times" w:cs="Courier New"/>
          <w:b/>
        </w:rPr>
        <w:t xml:space="preserve"> on “share of maximum possible amount donated” for those who would donate a positive amount with or without the </w:t>
      </w:r>
      <w:r w:rsidRPr="00CE3777">
        <w:rPr>
          <w:rFonts w:ascii="Times" w:hAnsi="Times" w:cs="Courier New"/>
          <w:b/>
          <w:i/>
        </w:rPr>
        <w:t>Effectiveness</w:t>
      </w:r>
      <w:ins w:id="154" w:author="Author">
        <w:r w:rsidR="00156DC7">
          <w:rPr>
            <w:rFonts w:ascii="Times" w:hAnsi="Times" w:cs="Courier New"/>
            <w:b/>
            <w:i/>
          </w:rPr>
          <w:t xml:space="preserve"> </w:t>
        </w:r>
      </w:ins>
      <w:del w:id="155" w:author="Author">
        <w:r w:rsidRPr="00CE3777" w:rsidDel="00156DC7">
          <w:rPr>
            <w:rFonts w:ascii="Times" w:hAnsi="Times" w:cs="Courier New"/>
            <w:b/>
            <w:i/>
          </w:rPr>
          <w:delText xml:space="preserve"> </w:delText>
        </w:r>
      </w:del>
      <w:r w:rsidRPr="00CE3777">
        <w:rPr>
          <w:rFonts w:ascii="Times" w:hAnsi="Times" w:cs="Courier New"/>
          <w:b/>
          <w:i/>
        </w:rPr>
        <w:t>Information</w:t>
      </w:r>
      <w:del w:id="156" w:author="Author">
        <w:r w:rsidRPr="00DE1331" w:rsidDel="00963C92">
          <w:rPr>
            <w:rFonts w:ascii="Times" w:hAnsi="Times" w:cs="Courier New"/>
            <w:b/>
            <w:rPrChange w:id="157" w:author="Author">
              <w:rPr>
                <w:rFonts w:ascii="Times" w:hAnsi="Times" w:cs="Courier New"/>
                <w:b/>
                <w:i/>
              </w:rPr>
            </w:rPrChange>
          </w:rPr>
          <w:delText xml:space="preserve"> </w:delText>
        </w:r>
      </w:del>
      <w:r w:rsidRPr="00DE1331">
        <w:rPr>
          <w:rFonts w:ascii="Times" w:hAnsi="Times" w:cs="Courier New"/>
          <w:b/>
          <w:rPrChange w:id="158" w:author="Author">
            <w:rPr>
              <w:rFonts w:ascii="Times" w:hAnsi="Times" w:cs="Courier New"/>
              <w:b/>
              <w:i/>
            </w:rPr>
          </w:rPrChange>
        </w:rPr>
        <w:t xml:space="preserve"> t</w:t>
      </w:r>
      <w:r w:rsidRPr="00CE3777">
        <w:rPr>
          <w:rFonts w:ascii="Times" w:hAnsi="Times" w:cs="Courier New"/>
          <w:b/>
        </w:rPr>
        <w:t>reatment</w:t>
      </w:r>
    </w:p>
    <w:p w14:paraId="3802187E" w14:textId="77777777" w:rsidR="00CE3777" w:rsidRPr="00FA3D81" w:rsidRDefault="00CE3777" w:rsidP="00CE3777">
      <w:pPr>
        <w:rPr>
          <w:rFonts w:ascii="Times" w:hAnsi="Times" w:cs="Courier New"/>
          <w:u w:val="single"/>
        </w:rPr>
      </w:pPr>
    </w:p>
    <w:p w14:paraId="7DE82B23" w14:textId="77777777" w:rsidR="00D01929" w:rsidRDefault="00D01929" w:rsidP="00D01929">
      <w:r>
        <w:t xml:space="preserve">Although we cannot incorporate interaction effects in this bounding estimator in a straightforward way, we present below a similar estimate of the </w:t>
      </w:r>
      <w:r>
        <w:rPr>
          <w:i/>
        </w:rPr>
        <w:t>impact of the Effectiveness treatment in the presence of the Image treatment</w:t>
      </w:r>
      <w:r>
        <w:t>, i.e., only for the set of observations where the Image treatment is present.</w:t>
      </w:r>
    </w:p>
    <w:p w14:paraId="4ECBD73F" w14:textId="77777777" w:rsidR="00D01929" w:rsidRPr="00625F15" w:rsidRDefault="00D01929" w:rsidP="00D01929">
      <w:pPr>
        <w:rPr>
          <w:sz w:val="20"/>
        </w:rPr>
      </w:pPr>
    </w:p>
    <w:p w14:paraId="5F73FCEF" w14:textId="77777777" w:rsidR="001B7F3E" w:rsidRDefault="001B7F3E" w:rsidP="00D01929">
      <w:pPr>
        <w:rPr>
          <w:rFonts w:ascii="Courier New" w:hAnsi="Courier New" w:cs="Courier New"/>
          <w:sz w:val="20"/>
        </w:rPr>
      </w:pPr>
    </w:p>
    <w:p w14:paraId="7D0D7DB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obs.                     =   1432</w:t>
      </w:r>
    </w:p>
    <w:p w14:paraId="099C38DD"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selected obs.            =   985</w:t>
      </w:r>
    </w:p>
    <w:p w14:paraId="493E1B1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Number of cells                    =   6</w:t>
      </w:r>
    </w:p>
    <w:p w14:paraId="6EA188DB"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Overall trimming </w:t>
      </w:r>
      <w:proofErr w:type="spellStart"/>
      <w:r w:rsidRPr="00625F15">
        <w:rPr>
          <w:rFonts w:ascii="Courier New" w:hAnsi="Courier New" w:cs="Courier New"/>
          <w:sz w:val="20"/>
        </w:rPr>
        <w:t>porportion</w:t>
      </w:r>
      <w:proofErr w:type="spellEnd"/>
      <w:r w:rsidRPr="00625F15">
        <w:rPr>
          <w:rFonts w:ascii="Courier New" w:hAnsi="Courier New" w:cs="Courier New"/>
          <w:sz w:val="20"/>
        </w:rPr>
        <w:t xml:space="preserve">        =   0.0044</w:t>
      </w:r>
    </w:p>
    <w:p w14:paraId="460C3B69" w14:textId="77777777" w:rsidR="00D01929" w:rsidRPr="00625F15" w:rsidRDefault="00D01929" w:rsidP="00D01929">
      <w:pPr>
        <w:rPr>
          <w:rFonts w:ascii="Courier New" w:hAnsi="Courier New" w:cs="Courier New"/>
          <w:b/>
          <w:sz w:val="20"/>
        </w:rPr>
      </w:pPr>
      <w:r w:rsidRPr="00625F15">
        <w:rPr>
          <w:rFonts w:ascii="Courier New" w:hAnsi="Courier New" w:cs="Courier New"/>
          <w:b/>
          <w:sz w:val="20"/>
        </w:rPr>
        <w:t xml:space="preserve">Effect 95% conf. interval        </w:t>
      </w:r>
      <w:proofErr w:type="gramStart"/>
      <w:r w:rsidRPr="00625F15">
        <w:rPr>
          <w:rFonts w:ascii="Courier New" w:hAnsi="Courier New" w:cs="Courier New"/>
          <w:b/>
          <w:sz w:val="20"/>
        </w:rPr>
        <w:t xml:space="preserve">  :</w:t>
      </w:r>
      <w:proofErr w:type="gramEnd"/>
      <w:r w:rsidRPr="00625F15">
        <w:rPr>
          <w:rFonts w:ascii="Courier New" w:hAnsi="Courier New" w:cs="Courier New"/>
          <w:b/>
          <w:sz w:val="20"/>
        </w:rPr>
        <w:t xml:space="preserve"> [-0.1012  0.0062]</w:t>
      </w:r>
    </w:p>
    <w:p w14:paraId="5E4FFCBD" w14:textId="77777777" w:rsidR="00D01929" w:rsidRPr="00625F15" w:rsidRDefault="00D01929" w:rsidP="00D01929">
      <w:pPr>
        <w:rPr>
          <w:rFonts w:ascii="Courier New" w:hAnsi="Courier New" w:cs="Courier New"/>
          <w:b/>
          <w:sz w:val="20"/>
        </w:rPr>
      </w:pPr>
    </w:p>
    <w:p w14:paraId="3D9FD772"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381902C3"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   Observed   Bootstrap                         Normal-based</w:t>
      </w:r>
    </w:p>
    <w:p w14:paraId="328BBE38" w14:textId="77777777" w:rsidR="00D01929" w:rsidRPr="00625F15" w:rsidRDefault="00D01929" w:rsidP="00D01929">
      <w:pPr>
        <w:rPr>
          <w:rFonts w:ascii="Courier New" w:hAnsi="Courier New" w:cs="Courier New"/>
          <w:sz w:val="20"/>
        </w:rPr>
      </w:pPr>
      <w:proofErr w:type="spellStart"/>
      <w:r w:rsidRPr="00625F15">
        <w:rPr>
          <w:rFonts w:ascii="Courier New" w:hAnsi="Courier New" w:cs="Courier New"/>
          <w:sz w:val="20"/>
        </w:rPr>
        <w:t>don_share_~y</w:t>
      </w:r>
      <w:proofErr w:type="spellEnd"/>
      <w:r w:rsidRPr="00625F15">
        <w:rPr>
          <w:rFonts w:ascii="Courier New" w:hAnsi="Courier New" w:cs="Courier New"/>
          <w:sz w:val="20"/>
        </w:rPr>
        <w:t xml:space="preserve"> |      </w:t>
      </w:r>
      <w:proofErr w:type="spellStart"/>
      <w:r w:rsidRPr="00625F15">
        <w:rPr>
          <w:rFonts w:ascii="Courier New" w:hAnsi="Courier New" w:cs="Courier New"/>
          <w:sz w:val="20"/>
        </w:rPr>
        <w:t>Coef</w:t>
      </w:r>
      <w:proofErr w:type="spellEnd"/>
      <w:r w:rsidRPr="00625F15">
        <w:rPr>
          <w:rFonts w:ascii="Courier New" w:hAnsi="Courier New" w:cs="Courier New"/>
          <w:sz w:val="20"/>
        </w:rPr>
        <w:t xml:space="preserve">.   Std. Err.      z    P&gt;|z|  </w:t>
      </w:r>
      <w:proofErr w:type="gramStart"/>
      <w:r w:rsidRPr="00625F15">
        <w:rPr>
          <w:rFonts w:ascii="Courier New" w:hAnsi="Courier New" w:cs="Courier New"/>
          <w:sz w:val="20"/>
        </w:rPr>
        <w:t xml:space="preserve">   [</w:t>
      </w:r>
      <w:proofErr w:type="gramEnd"/>
      <w:r w:rsidRPr="00625F15">
        <w:rPr>
          <w:rFonts w:ascii="Courier New" w:hAnsi="Courier New" w:cs="Courier New"/>
          <w:sz w:val="20"/>
        </w:rPr>
        <w:t>95% Conf. Interval]</w:t>
      </w:r>
    </w:p>
    <w:p w14:paraId="360D39D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3470E298"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eff05        |</w:t>
      </w:r>
    </w:p>
    <w:p w14:paraId="69B1B3DD"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lower </w:t>
      </w:r>
      <w:proofErr w:type="gramStart"/>
      <w:r w:rsidRPr="00625F15">
        <w:rPr>
          <w:rFonts w:ascii="Courier New" w:hAnsi="Courier New" w:cs="Courier New"/>
          <w:sz w:val="20"/>
        </w:rPr>
        <w:t>|  -</w:t>
      </w:r>
      <w:proofErr w:type="gramEnd"/>
      <w:r w:rsidRPr="00625F15">
        <w:rPr>
          <w:rFonts w:ascii="Courier New" w:hAnsi="Courier New" w:cs="Courier New"/>
          <w:sz w:val="20"/>
        </w:rPr>
        <w:t>.0626289   .0230794    -2.71   0.007    -.1078637    -.017394</w:t>
      </w:r>
    </w:p>
    <w:p w14:paraId="614E0C89"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 xml:space="preserve">       upper </w:t>
      </w:r>
      <w:proofErr w:type="gramStart"/>
      <w:r w:rsidRPr="00625F15">
        <w:rPr>
          <w:rFonts w:ascii="Courier New" w:hAnsi="Courier New" w:cs="Courier New"/>
          <w:sz w:val="20"/>
        </w:rPr>
        <w:t>|  -</w:t>
      </w:r>
      <w:proofErr w:type="gramEnd"/>
      <w:r w:rsidRPr="00625F15">
        <w:rPr>
          <w:rFonts w:ascii="Courier New" w:hAnsi="Courier New" w:cs="Courier New"/>
          <w:sz w:val="20"/>
        </w:rPr>
        <w:t>.0348458   .0245779    -1.42   0.156    -.0830176    .0133259</w:t>
      </w:r>
    </w:p>
    <w:p w14:paraId="0A43C927" w14:textId="77777777" w:rsidR="00D01929" w:rsidRPr="00625F15" w:rsidRDefault="00D01929" w:rsidP="00D01929">
      <w:pPr>
        <w:rPr>
          <w:rFonts w:ascii="Courier New" w:hAnsi="Courier New" w:cs="Courier New"/>
          <w:sz w:val="20"/>
        </w:rPr>
      </w:pPr>
      <w:r w:rsidRPr="00625F15">
        <w:rPr>
          <w:rFonts w:ascii="Courier New" w:hAnsi="Courier New" w:cs="Courier New"/>
          <w:sz w:val="20"/>
        </w:rPr>
        <w:t>------------------------------------------------------------------------------</w:t>
      </w:r>
    </w:p>
    <w:p w14:paraId="6588876D" w14:textId="77777777" w:rsidR="00D01929" w:rsidRDefault="00D01929" w:rsidP="00D01929"/>
    <w:p w14:paraId="41C04B85" w14:textId="77777777" w:rsidR="00D01929" w:rsidRPr="00F923C9" w:rsidRDefault="00D01929" w:rsidP="00D01929">
      <w:r>
        <w:t>Note that the 95% confidence interval for this effect includes a fairly large (10%) negative effect and only a very small positive effect (0.6%).</w:t>
      </w:r>
    </w:p>
    <w:bookmarkEnd w:id="152"/>
    <w:bookmarkEnd w:id="153"/>
    <w:p w14:paraId="1DA1C3F6" w14:textId="77777777" w:rsidR="00D4101A" w:rsidRPr="00F923C9" w:rsidRDefault="00D4101A" w:rsidP="00D4101A"/>
    <w:p w14:paraId="61E78091" w14:textId="77777777" w:rsidR="00D4101A" w:rsidRDefault="00D4101A" w:rsidP="00D4101A">
      <w:pPr>
        <w:contextualSpacing/>
        <w:rPr>
          <w:sz w:val="20"/>
          <w:szCs w:val="20"/>
        </w:rPr>
      </w:pPr>
    </w:p>
    <w:p w14:paraId="03942F6E" w14:textId="77777777" w:rsidR="00D4101A" w:rsidRDefault="00D4101A">
      <w:pPr>
        <w:spacing w:after="200" w:line="276" w:lineRule="auto"/>
        <w:rPr>
          <w:rFonts w:eastAsiaTheme="majorEastAsia"/>
          <w:b/>
        </w:rPr>
      </w:pPr>
      <w:r>
        <w:rPr>
          <w:b/>
        </w:rPr>
        <w:br w:type="page"/>
      </w:r>
    </w:p>
    <w:p w14:paraId="093C3077" w14:textId="22A3DE4F" w:rsidR="00D4101A" w:rsidRPr="001C2243" w:rsidRDefault="00D4101A" w:rsidP="00D4101A">
      <w:pPr>
        <w:pStyle w:val="Heading1"/>
        <w:jc w:val="center"/>
        <w:rPr>
          <w:rFonts w:ascii="Times New Roman" w:hAnsi="Times New Roman" w:cs="Times New Roman"/>
          <w:b/>
          <w:color w:val="auto"/>
          <w:sz w:val="24"/>
          <w:szCs w:val="24"/>
        </w:rPr>
      </w:pPr>
      <w:bookmarkStart w:id="159" w:name="OLE_LINK46"/>
      <w:r w:rsidRPr="001C2243">
        <w:rPr>
          <w:rFonts w:ascii="Times New Roman" w:hAnsi="Times New Roman" w:cs="Times New Roman"/>
          <w:b/>
          <w:color w:val="auto"/>
          <w:sz w:val="24"/>
          <w:szCs w:val="24"/>
        </w:rPr>
        <w:lastRenderedPageBreak/>
        <w:t xml:space="preserve">Pooled-data regressions </w:t>
      </w:r>
      <w:bookmarkEnd w:id="159"/>
      <w:r w:rsidRPr="001C2243">
        <w:rPr>
          <w:rFonts w:ascii="Times New Roman" w:hAnsi="Times New Roman" w:cs="Times New Roman"/>
          <w:b/>
          <w:color w:val="auto"/>
          <w:sz w:val="24"/>
          <w:szCs w:val="24"/>
        </w:rPr>
        <w:t xml:space="preserve">(meta-analysis); includes </w:t>
      </w:r>
      <w:r>
        <w:rPr>
          <w:rFonts w:ascii="Times New Roman" w:hAnsi="Times New Roman" w:cs="Times New Roman"/>
          <w:b/>
          <w:color w:val="auto"/>
          <w:sz w:val="24"/>
          <w:szCs w:val="24"/>
        </w:rPr>
        <w:t>attentive and non-attentive participants</w:t>
      </w:r>
    </w:p>
    <w:p w14:paraId="651C0D62" w14:textId="77777777" w:rsidR="00D4101A" w:rsidRPr="00970308" w:rsidRDefault="00D4101A" w:rsidP="00D4101A"/>
    <w:p w14:paraId="003A65BC" w14:textId="77777777" w:rsidR="00D4101A" w:rsidRPr="008D3582" w:rsidRDefault="00D4101A" w:rsidP="00D4101A">
      <w:pPr>
        <w:pStyle w:val="HTMLPreformatted"/>
        <w:rPr>
          <w:rFonts w:eastAsia="Calibri"/>
          <w:color w:val="000000"/>
          <w:sz w:val="13"/>
          <w:szCs w:val="26"/>
        </w:rPr>
      </w:pPr>
      <w:r w:rsidRPr="00E21113">
        <w:rPr>
          <w:rFonts w:eastAsia="Calibri"/>
          <w:noProof/>
          <w:color w:val="000000"/>
          <w:sz w:val="13"/>
          <w:szCs w:val="26"/>
        </w:rPr>
        <w:drawing>
          <wp:inline distT="0" distB="0" distL="0" distR="0" wp14:anchorId="7BC36DB1" wp14:editId="5DD13273">
            <wp:extent cx="5888736"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6373" cy="3301699"/>
                    </a:xfrm>
                    <a:prstGeom prst="rect">
                      <a:avLst/>
                    </a:prstGeom>
                  </pic:spPr>
                </pic:pic>
              </a:graphicData>
            </a:graphic>
          </wp:inline>
        </w:drawing>
      </w:r>
      <w:r w:rsidRPr="00E21113" w:rsidDel="00E21113">
        <w:rPr>
          <w:rFonts w:eastAsia="Calibri"/>
          <w:color w:val="000000"/>
          <w:sz w:val="13"/>
          <w:szCs w:val="26"/>
        </w:rPr>
        <w:t xml:space="preserve"> </w:t>
      </w:r>
      <w:r w:rsidRPr="003D007B">
        <w:rPr>
          <w:rFonts w:eastAsia="Calibri"/>
          <w:color w:val="000000"/>
          <w:sz w:val="13"/>
          <w:szCs w:val="26"/>
        </w:rPr>
        <w:t xml:space="preserve"> </w:t>
      </w:r>
    </w:p>
    <w:p w14:paraId="5B5D9DCF" w14:textId="77777777" w:rsidR="00D4101A" w:rsidRDefault="00D4101A" w:rsidP="00D4101A">
      <w:pPr>
        <w:pStyle w:val="HTMLPreformatted"/>
        <w:rPr>
          <w:rFonts w:ascii="Courier" w:hAnsi="Courier"/>
          <w:color w:val="000000"/>
          <w:sz w:val="18"/>
          <w:szCs w:val="26"/>
        </w:rPr>
      </w:pPr>
    </w:p>
    <w:p w14:paraId="5794045D" w14:textId="317BF71A" w:rsidR="006B0B03" w:rsidRPr="00BF104E" w:rsidRDefault="00D4101A" w:rsidP="00D4101A">
      <w:pPr>
        <w:contextualSpacing/>
        <w:rPr>
          <w:sz w:val="21"/>
          <w:szCs w:val="20"/>
        </w:rPr>
      </w:pPr>
      <w:r w:rsidRPr="00BF104E">
        <w:rPr>
          <w:color w:val="000000"/>
          <w:sz w:val="22"/>
          <w:szCs w:val="26"/>
        </w:rPr>
        <w:t xml:space="preserve">Column 1 gives an OLS regression of amount donated (including zeroes). Columns 2-3 regress on the </w:t>
      </w:r>
      <w:r w:rsidRPr="00BF104E">
        <w:rPr>
          <w:sz w:val="21"/>
          <w:szCs w:val="20"/>
        </w:rPr>
        <w:t xml:space="preserve">Share of maximum </w:t>
      </w:r>
      <w:r>
        <w:rPr>
          <w:sz w:val="21"/>
          <w:szCs w:val="20"/>
        </w:rPr>
        <w:t>potential donation</w:t>
      </w:r>
      <w:r w:rsidRPr="00BF104E">
        <w:rPr>
          <w:sz w:val="21"/>
          <w:szCs w:val="20"/>
        </w:rPr>
        <w:t xml:space="preserve"> (</w:t>
      </w:r>
      <w:r>
        <w:rPr>
          <w:sz w:val="21"/>
          <w:szCs w:val="20"/>
        </w:rPr>
        <w:t xml:space="preserve">“Max </w:t>
      </w:r>
      <w:proofErr w:type="spellStart"/>
      <w:r>
        <w:rPr>
          <w:sz w:val="21"/>
          <w:szCs w:val="20"/>
        </w:rPr>
        <w:t>pot’l</w:t>
      </w:r>
      <w:proofErr w:type="spellEnd"/>
      <w:r>
        <w:rPr>
          <w:sz w:val="21"/>
          <w:szCs w:val="20"/>
        </w:rPr>
        <w:t xml:space="preserve"> don”: </w:t>
      </w:r>
      <w:r w:rsidRPr="00BF104E">
        <w:rPr>
          <w:sz w:val="21"/>
          <w:szCs w:val="20"/>
        </w:rPr>
        <w:t>$3, $3, $50, $50, $5, £50, for studies 1-6 respectively)</w:t>
      </w:r>
    </w:p>
    <w:p w14:paraId="7C2ED703" w14:textId="26F3B867" w:rsidR="00071D60" w:rsidRDefault="00071D60" w:rsidP="00BF104E">
      <w:pPr>
        <w:pStyle w:val="HTMLPreformatted"/>
        <w:rPr>
          <w:rFonts w:ascii="Times New Roman" w:hAnsi="Times New Roman" w:cs="Times New Roman"/>
        </w:rPr>
      </w:pPr>
    </w:p>
    <w:p w14:paraId="639AFE6E" w14:textId="2298617E" w:rsidR="009E0C48" w:rsidRPr="00D4101A" w:rsidRDefault="009E0C48" w:rsidP="00D4101A">
      <w:pPr>
        <w:pStyle w:val="Heading1"/>
        <w:jc w:val="center"/>
        <w:rPr>
          <w:rFonts w:ascii="Times New Roman" w:hAnsi="Times New Roman" w:cs="Times New Roman"/>
          <w:b/>
          <w:sz w:val="24"/>
          <w:szCs w:val="24"/>
        </w:rPr>
      </w:pPr>
      <w:bookmarkStart w:id="160" w:name="OLE_LINK37"/>
      <w:bookmarkStart w:id="161" w:name="OLE_LINK38"/>
      <w:r>
        <w:br w:type="column"/>
      </w:r>
      <w:r w:rsidRPr="00D4101A">
        <w:rPr>
          <w:rFonts w:ascii="Times New Roman" w:hAnsi="Times New Roman" w:cs="Times New Roman"/>
          <w:b/>
          <w:color w:val="auto"/>
          <w:sz w:val="24"/>
          <w:szCs w:val="24"/>
        </w:rPr>
        <w:lastRenderedPageBreak/>
        <w:t xml:space="preserve">Study 6: Impact on donations to each charity </w:t>
      </w:r>
      <w:r w:rsidR="000278CE" w:rsidRPr="00D4101A">
        <w:rPr>
          <w:rFonts w:ascii="Times New Roman" w:hAnsi="Times New Roman" w:cs="Times New Roman"/>
          <w:b/>
          <w:color w:val="auto"/>
          <w:sz w:val="24"/>
          <w:szCs w:val="24"/>
        </w:rPr>
        <w:t>(all participants)</w:t>
      </w:r>
    </w:p>
    <w:bookmarkEnd w:id="160"/>
    <w:bookmarkEnd w:id="161"/>
    <w:p w14:paraId="5BDC1E6C" w14:textId="77777777" w:rsidR="009E0C48" w:rsidRDefault="009E0C48" w:rsidP="009E0C48"/>
    <w:p w14:paraId="268809E6" w14:textId="1728B50C" w:rsidR="009E0C48" w:rsidRDefault="009E0C48" w:rsidP="009E0C48">
      <w:r w:rsidRPr="009E0C48">
        <w:rPr>
          <w:noProof/>
        </w:rPr>
        <w:drawing>
          <wp:inline distT="0" distB="0" distL="0" distR="0" wp14:anchorId="0FB6420A" wp14:editId="2158C4CE">
            <wp:extent cx="5833872" cy="170051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239" cy="1704704"/>
                    </a:xfrm>
                    <a:prstGeom prst="rect">
                      <a:avLst/>
                    </a:prstGeom>
                  </pic:spPr>
                </pic:pic>
              </a:graphicData>
            </a:graphic>
          </wp:inline>
        </w:drawing>
      </w:r>
    </w:p>
    <w:p w14:paraId="2E8B51A0" w14:textId="77777777" w:rsidR="009E0C48" w:rsidRDefault="009E0C48" w:rsidP="009E0C48"/>
    <w:p w14:paraId="5E09D4C6" w14:textId="75999802" w:rsidR="009E0C48" w:rsidRDefault="009E0C48" w:rsidP="009E0C48">
      <w:r>
        <w:t>Above we see estimated of odds ratios</w:t>
      </w:r>
      <w:r w:rsidR="003B6717">
        <w:t>, relative to the control group, of t</w:t>
      </w:r>
      <w:r>
        <w:t>he incidence of donating to RB (</w:t>
      </w:r>
      <w:r w:rsidR="003B6717">
        <w:t xml:space="preserve">Carter Center: </w:t>
      </w:r>
      <w:r>
        <w:t>the river-blindness char</w:t>
      </w:r>
      <w:r w:rsidR="003B6717">
        <w:t xml:space="preserve">ity) and GD (Guide Dogs for the blind). Confidence intervals reveal a lack of power. However, there is suggestive evidence (p=0.09 and p=0.16, respectively) that the </w:t>
      </w:r>
      <w:r w:rsidR="003B6717" w:rsidRPr="003B6717">
        <w:rPr>
          <w:u w:val="single"/>
        </w:rPr>
        <w:t>image</w:t>
      </w:r>
      <w:r w:rsidR="003B6717">
        <w:t xml:space="preserve"> lead people to be less-likely to donate to GD and more likely to donate to RB. This may have been driven by the African appearance of the blind girl depicted.  </w:t>
      </w:r>
    </w:p>
    <w:p w14:paraId="1A7556FC" w14:textId="77777777" w:rsidR="004D6A47" w:rsidRDefault="004D6A47" w:rsidP="009E0C48"/>
    <w:p w14:paraId="2296C882" w14:textId="7FA31DFF" w:rsidR="004D6A47" w:rsidRPr="004D6A47" w:rsidRDefault="004D6A47" w:rsidP="009E0C48">
      <w:r>
        <w:t xml:space="preserve">As suggested by the box-plot below (means in red), there is also some evidence that the image treatment led to a lower </w:t>
      </w:r>
      <w:r>
        <w:rPr>
          <w:i/>
        </w:rPr>
        <w:t>average</w:t>
      </w:r>
      <w:r>
        <w:t xml:space="preserve"> donation to GD (including zeroes). There is a (marginally) significant difference between the control and the Image treatment in a t-test (p=0.035) </w:t>
      </w:r>
      <w:proofErr w:type="spellStart"/>
      <w:r>
        <w:t>nd</w:t>
      </w:r>
      <w:proofErr w:type="spellEnd"/>
      <w:r>
        <w:t xml:space="preserve"> rank-sum test, p=0.059). (As always, all tests are two-tailed.)</w:t>
      </w:r>
    </w:p>
    <w:p w14:paraId="20698D8C" w14:textId="77777777" w:rsidR="003B6717" w:rsidRDefault="003B6717" w:rsidP="009E0C48"/>
    <w:p w14:paraId="0C68016A" w14:textId="75DB6E52" w:rsidR="003B6717" w:rsidRDefault="004D6A47" w:rsidP="009E0C48">
      <w:r w:rsidRPr="004D6A47">
        <w:rPr>
          <w:noProof/>
        </w:rPr>
        <w:drawing>
          <wp:inline distT="0" distB="0" distL="0" distR="0" wp14:anchorId="7E2442FC" wp14:editId="59B69382">
            <wp:extent cx="5091145" cy="379264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919" cy="3801420"/>
                    </a:xfrm>
                    <a:prstGeom prst="rect">
                      <a:avLst/>
                    </a:prstGeom>
                  </pic:spPr>
                </pic:pic>
              </a:graphicData>
            </a:graphic>
          </wp:inline>
        </w:drawing>
      </w:r>
    </w:p>
    <w:p w14:paraId="73DF6888" w14:textId="6C346016" w:rsidR="00471D31" w:rsidRDefault="00471D31" w:rsidP="00D4101A">
      <w:pPr>
        <w:pStyle w:val="Heading1"/>
        <w:jc w:val="center"/>
        <w:rPr>
          <w:rFonts w:ascii="Times New Roman" w:hAnsi="Times New Roman" w:cs="Times New Roman"/>
          <w:b/>
          <w:color w:val="auto"/>
          <w:sz w:val="24"/>
          <w:szCs w:val="24"/>
        </w:rPr>
      </w:pPr>
      <w:r>
        <w:br w:type="column"/>
      </w:r>
      <w:r w:rsidRPr="00D4101A">
        <w:rPr>
          <w:rFonts w:ascii="Times New Roman" w:hAnsi="Times New Roman" w:cs="Times New Roman"/>
          <w:b/>
          <w:color w:val="auto"/>
          <w:sz w:val="24"/>
          <w:szCs w:val="24"/>
        </w:rPr>
        <w:lastRenderedPageBreak/>
        <w:t>Study 6: donation distributions (all participants)</w:t>
      </w:r>
    </w:p>
    <w:p w14:paraId="37D94981" w14:textId="77777777" w:rsidR="00D4101A" w:rsidRPr="00D4101A" w:rsidRDefault="00D4101A" w:rsidP="00D4101A"/>
    <w:p w14:paraId="3057199D" w14:textId="11032E37" w:rsidR="00471D31" w:rsidRPr="00471D31" w:rsidRDefault="00471D31" w:rsidP="00471D31">
      <w:r>
        <w:t xml:space="preserve">As seen below, the distribution of donations was roughly similar across treatments. </w:t>
      </w:r>
    </w:p>
    <w:p w14:paraId="1FBB7A79" w14:textId="6D4DBA8E" w:rsidR="00471D31" w:rsidRDefault="00471D31" w:rsidP="009E0C48">
      <w:r w:rsidRPr="00471D31">
        <w:rPr>
          <w:noProof/>
        </w:rPr>
        <w:drawing>
          <wp:inline distT="0" distB="0" distL="0" distR="0" wp14:anchorId="59FAB85E" wp14:editId="223AA9CA">
            <wp:extent cx="4839970" cy="3707934"/>
            <wp:effectExtent l="0" t="0" r="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9970" cy="3707934"/>
                    </a:xfrm>
                    <a:prstGeom prst="rect">
                      <a:avLst/>
                    </a:prstGeom>
                  </pic:spPr>
                </pic:pic>
              </a:graphicData>
            </a:graphic>
          </wp:inline>
        </w:drawing>
      </w:r>
    </w:p>
    <w:p w14:paraId="7A3CCE13" w14:textId="14608952" w:rsidR="00471D31" w:rsidRPr="009E0C48" w:rsidRDefault="00471D31" w:rsidP="0047555D">
      <w:pPr>
        <w:ind w:left="-284"/>
      </w:pPr>
      <w:r w:rsidRPr="00471D31">
        <w:rPr>
          <w:noProof/>
        </w:rPr>
        <w:drawing>
          <wp:inline distT="0" distB="0" distL="0" distR="0" wp14:anchorId="5680DD8A" wp14:editId="09C67AA8">
            <wp:extent cx="5049942" cy="351498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1462" cy="3516045"/>
                    </a:xfrm>
                    <a:prstGeom prst="rect">
                      <a:avLst/>
                    </a:prstGeom>
                  </pic:spPr>
                </pic:pic>
              </a:graphicData>
            </a:graphic>
          </wp:inline>
        </w:drawing>
      </w:r>
    </w:p>
    <w:sectPr w:rsidR="00471D31" w:rsidRPr="009E0C48">
      <w:footerReference w:type="default" r:id="rId1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ECB58" w14:textId="77777777" w:rsidR="004D5C91" w:rsidRDefault="004D5C91" w:rsidP="003D6456">
      <w:r>
        <w:separator/>
      </w:r>
    </w:p>
  </w:endnote>
  <w:endnote w:type="continuationSeparator" w:id="0">
    <w:p w14:paraId="3ACD8D8B" w14:textId="77777777" w:rsidR="004D5C91" w:rsidRDefault="004D5C91" w:rsidP="003D6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447560"/>
      <w:docPartObj>
        <w:docPartGallery w:val="Page Numbers (Bottom of Page)"/>
        <w:docPartUnique/>
      </w:docPartObj>
    </w:sdtPr>
    <w:sdtContent>
      <w:p w14:paraId="49F81BA4" w14:textId="6BEA37AB" w:rsidR="00FC051D" w:rsidRDefault="00FC051D">
        <w:pPr>
          <w:pStyle w:val="Footer"/>
          <w:jc w:val="center"/>
        </w:pPr>
        <w:r>
          <w:fldChar w:fldCharType="begin"/>
        </w:r>
        <w:r>
          <w:instrText>PAGE   \* MERGEFORMAT</w:instrText>
        </w:r>
        <w:r>
          <w:fldChar w:fldCharType="separate"/>
        </w:r>
        <w:r w:rsidR="00DE1331" w:rsidRPr="00DE1331">
          <w:rPr>
            <w:noProof/>
            <w:lang w:val="sv-SE"/>
          </w:rPr>
          <w:t>17</w:t>
        </w:r>
        <w:r>
          <w:fldChar w:fldCharType="end"/>
        </w:r>
      </w:p>
    </w:sdtContent>
  </w:sdt>
  <w:p w14:paraId="62558E95" w14:textId="77777777" w:rsidR="00FC051D" w:rsidRDefault="00FC051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BFBB55" w14:textId="77777777" w:rsidR="004D5C91" w:rsidRDefault="004D5C91" w:rsidP="003D6456">
      <w:r>
        <w:separator/>
      </w:r>
    </w:p>
  </w:footnote>
  <w:footnote w:type="continuationSeparator" w:id="0">
    <w:p w14:paraId="13CE5647" w14:textId="77777777" w:rsidR="004D5C91" w:rsidRDefault="004D5C91" w:rsidP="003D6456">
      <w:r>
        <w:continuationSeparator/>
      </w:r>
    </w:p>
  </w:footnote>
  <w:footnote w:id="1">
    <w:p w14:paraId="776F6686" w14:textId="77777777" w:rsidR="00FC051D" w:rsidRPr="004034CC" w:rsidRDefault="00FC051D" w:rsidP="00CE3777">
      <w:pPr>
        <w:pStyle w:val="FootnoteText"/>
        <w:rPr>
          <w:lang w:val="en-GB"/>
        </w:rPr>
      </w:pPr>
      <w:r>
        <w:rPr>
          <w:rStyle w:val="FootnoteReference"/>
        </w:rPr>
        <w:footnoteRef/>
      </w:r>
      <w:r>
        <w:t xml:space="preserve"> </w:t>
      </w:r>
      <w:r w:rsidRPr="004034CC">
        <w:rPr>
          <w:sz w:val="21"/>
        </w:rPr>
        <w:t xml:space="preserve">For example, suppose a treatment increased the inclination to donate, increasing the donation among those who would have donated anyway, and making those who were “almost willing to donate” do so. However, the latter group may reasonably make the </w:t>
      </w:r>
      <w:r w:rsidRPr="004034CC">
        <w:rPr>
          <w:i/>
          <w:sz w:val="21"/>
        </w:rPr>
        <w:t>smallest</w:t>
      </w:r>
      <w:r w:rsidRPr="004034CC">
        <w:rPr>
          <w:sz w:val="21"/>
        </w:rPr>
        <w:t xml:space="preserve"> donations. This would drive down the measured “average positive donation” in the treatment group relative to the control group</w:t>
      </w:r>
      <w:r>
        <w:rPr>
          <w:sz w:val="21"/>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92836"/>
    <w:multiLevelType w:val="hybridMultilevel"/>
    <w:tmpl w:val="BDD04CD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198C34D7"/>
    <w:multiLevelType w:val="hybridMultilevel"/>
    <w:tmpl w:val="B914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9E20C7"/>
    <w:multiLevelType w:val="hybridMultilevel"/>
    <w:tmpl w:val="E22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removePersonalInformation/>
  <w:removeDateAndTim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53B"/>
    <w:rsid w:val="000278CE"/>
    <w:rsid w:val="00036F4E"/>
    <w:rsid w:val="00071D60"/>
    <w:rsid w:val="000D7B4A"/>
    <w:rsid w:val="001426FB"/>
    <w:rsid w:val="00156DC7"/>
    <w:rsid w:val="0016134E"/>
    <w:rsid w:val="00161745"/>
    <w:rsid w:val="00191561"/>
    <w:rsid w:val="001B7F3E"/>
    <w:rsid w:val="001F5055"/>
    <w:rsid w:val="00200037"/>
    <w:rsid w:val="002255CF"/>
    <w:rsid w:val="00235AD4"/>
    <w:rsid w:val="002E480B"/>
    <w:rsid w:val="00302CAB"/>
    <w:rsid w:val="0038154C"/>
    <w:rsid w:val="00395842"/>
    <w:rsid w:val="003A1A1B"/>
    <w:rsid w:val="003B6717"/>
    <w:rsid w:val="003D007B"/>
    <w:rsid w:val="003D486D"/>
    <w:rsid w:val="003D6456"/>
    <w:rsid w:val="00416D80"/>
    <w:rsid w:val="0043148C"/>
    <w:rsid w:val="00433170"/>
    <w:rsid w:val="00467FAA"/>
    <w:rsid w:val="00471D31"/>
    <w:rsid w:val="0047555D"/>
    <w:rsid w:val="004B1D66"/>
    <w:rsid w:val="004D5C91"/>
    <w:rsid w:val="004D6A47"/>
    <w:rsid w:val="00542B68"/>
    <w:rsid w:val="00565AC2"/>
    <w:rsid w:val="005C253B"/>
    <w:rsid w:val="005F2455"/>
    <w:rsid w:val="005F3A6E"/>
    <w:rsid w:val="006160F8"/>
    <w:rsid w:val="00630FC6"/>
    <w:rsid w:val="0068243E"/>
    <w:rsid w:val="006B0048"/>
    <w:rsid w:val="006B0B03"/>
    <w:rsid w:val="006B299F"/>
    <w:rsid w:val="006D2510"/>
    <w:rsid w:val="00792A72"/>
    <w:rsid w:val="007B4AF5"/>
    <w:rsid w:val="007F3019"/>
    <w:rsid w:val="0083326C"/>
    <w:rsid w:val="00837AE5"/>
    <w:rsid w:val="00842F58"/>
    <w:rsid w:val="00873E54"/>
    <w:rsid w:val="00894136"/>
    <w:rsid w:val="008A4F54"/>
    <w:rsid w:val="008A564C"/>
    <w:rsid w:val="008C063B"/>
    <w:rsid w:val="008D01E8"/>
    <w:rsid w:val="008D3582"/>
    <w:rsid w:val="00915CE0"/>
    <w:rsid w:val="00920236"/>
    <w:rsid w:val="00927A95"/>
    <w:rsid w:val="00963C92"/>
    <w:rsid w:val="00970308"/>
    <w:rsid w:val="009C774D"/>
    <w:rsid w:val="009E0C48"/>
    <w:rsid w:val="009F3DE0"/>
    <w:rsid w:val="00A50D21"/>
    <w:rsid w:val="00A701DE"/>
    <w:rsid w:val="00AD1776"/>
    <w:rsid w:val="00AD1CBF"/>
    <w:rsid w:val="00AD265B"/>
    <w:rsid w:val="00AE2369"/>
    <w:rsid w:val="00B07844"/>
    <w:rsid w:val="00B722C6"/>
    <w:rsid w:val="00BD0B68"/>
    <w:rsid w:val="00BF0F16"/>
    <w:rsid w:val="00BF104E"/>
    <w:rsid w:val="00BF58D8"/>
    <w:rsid w:val="00C31428"/>
    <w:rsid w:val="00C55480"/>
    <w:rsid w:val="00C90678"/>
    <w:rsid w:val="00C96C21"/>
    <w:rsid w:val="00CC7A3D"/>
    <w:rsid w:val="00CE3777"/>
    <w:rsid w:val="00D01929"/>
    <w:rsid w:val="00D0381A"/>
    <w:rsid w:val="00D324B2"/>
    <w:rsid w:val="00D4101A"/>
    <w:rsid w:val="00DB199A"/>
    <w:rsid w:val="00DE1331"/>
    <w:rsid w:val="00E15109"/>
    <w:rsid w:val="00E4078E"/>
    <w:rsid w:val="00E97D8F"/>
    <w:rsid w:val="00EC6E9F"/>
    <w:rsid w:val="00EE5677"/>
    <w:rsid w:val="00F002FA"/>
    <w:rsid w:val="00F608FF"/>
    <w:rsid w:val="00F923C9"/>
    <w:rsid w:val="00FA3D81"/>
    <w:rsid w:val="00FB2D1C"/>
    <w:rsid w:val="00FC05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A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7F3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D1CBF"/>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253B"/>
    <w:pPr>
      <w:spacing w:before="100" w:beforeAutospacing="1" w:after="100" w:afterAutospacing="1"/>
    </w:pPr>
    <w:rPr>
      <w:rFonts w:eastAsia="Times New Roman"/>
    </w:rPr>
  </w:style>
  <w:style w:type="character" w:styleId="Strong">
    <w:name w:val="Strong"/>
    <w:basedOn w:val="DefaultParagraphFont"/>
    <w:uiPriority w:val="22"/>
    <w:qFormat/>
    <w:rsid w:val="005C253B"/>
    <w:rPr>
      <w:b/>
      <w:bCs/>
    </w:rPr>
  </w:style>
  <w:style w:type="paragraph" w:styleId="BalloonText">
    <w:name w:val="Balloon Text"/>
    <w:basedOn w:val="Normal"/>
    <w:link w:val="BalloonTextChar"/>
    <w:uiPriority w:val="99"/>
    <w:semiHidden/>
    <w:unhideWhenUsed/>
    <w:rsid w:val="007B4AF5"/>
    <w:rPr>
      <w:rFonts w:ascii="Tahoma" w:hAnsi="Tahoma" w:cs="Tahoma"/>
      <w:sz w:val="16"/>
      <w:szCs w:val="16"/>
    </w:rPr>
  </w:style>
  <w:style w:type="character" w:customStyle="1" w:styleId="BalloonTextChar">
    <w:name w:val="Balloon Text Char"/>
    <w:basedOn w:val="DefaultParagraphFont"/>
    <w:link w:val="BalloonText"/>
    <w:uiPriority w:val="99"/>
    <w:semiHidden/>
    <w:rsid w:val="007B4AF5"/>
    <w:rPr>
      <w:rFonts w:ascii="Tahoma" w:hAnsi="Tahoma" w:cs="Tahoma"/>
      <w:sz w:val="16"/>
      <w:szCs w:val="16"/>
    </w:rPr>
  </w:style>
  <w:style w:type="paragraph" w:styleId="Header">
    <w:name w:val="header"/>
    <w:basedOn w:val="Normal"/>
    <w:link w:val="Head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3D6456"/>
  </w:style>
  <w:style w:type="paragraph" w:styleId="Footer">
    <w:name w:val="footer"/>
    <w:basedOn w:val="Normal"/>
    <w:link w:val="Foot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3D6456"/>
  </w:style>
  <w:style w:type="character" w:styleId="CommentReference">
    <w:name w:val="annotation reference"/>
    <w:basedOn w:val="DefaultParagraphFont"/>
    <w:uiPriority w:val="99"/>
    <w:semiHidden/>
    <w:unhideWhenUsed/>
    <w:rsid w:val="00BF0F16"/>
    <w:rPr>
      <w:sz w:val="18"/>
      <w:szCs w:val="18"/>
    </w:rPr>
  </w:style>
  <w:style w:type="paragraph" w:styleId="CommentText">
    <w:name w:val="annotation text"/>
    <w:basedOn w:val="Normal"/>
    <w:link w:val="CommentTextChar"/>
    <w:uiPriority w:val="99"/>
    <w:semiHidden/>
    <w:unhideWhenUsed/>
    <w:rsid w:val="00BF0F16"/>
    <w:pPr>
      <w:spacing w:after="200"/>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BF0F16"/>
    <w:rPr>
      <w:sz w:val="24"/>
      <w:szCs w:val="24"/>
    </w:rPr>
  </w:style>
  <w:style w:type="paragraph" w:styleId="CommentSubject">
    <w:name w:val="annotation subject"/>
    <w:basedOn w:val="CommentText"/>
    <w:next w:val="CommentText"/>
    <w:link w:val="CommentSubjectChar"/>
    <w:uiPriority w:val="99"/>
    <w:semiHidden/>
    <w:unhideWhenUsed/>
    <w:rsid w:val="00BF0F16"/>
    <w:rPr>
      <w:b/>
      <w:bCs/>
      <w:sz w:val="20"/>
      <w:szCs w:val="20"/>
    </w:rPr>
  </w:style>
  <w:style w:type="character" w:customStyle="1" w:styleId="CommentSubjectChar">
    <w:name w:val="Comment Subject Char"/>
    <w:basedOn w:val="CommentTextChar"/>
    <w:link w:val="CommentSubject"/>
    <w:uiPriority w:val="99"/>
    <w:semiHidden/>
    <w:rsid w:val="00BF0F16"/>
    <w:rPr>
      <w:b/>
      <w:bCs/>
      <w:sz w:val="20"/>
      <w:szCs w:val="20"/>
    </w:rPr>
  </w:style>
  <w:style w:type="character" w:customStyle="1" w:styleId="Heading1Char">
    <w:name w:val="Heading 1 Char"/>
    <w:basedOn w:val="DefaultParagraphFont"/>
    <w:link w:val="Heading1"/>
    <w:uiPriority w:val="9"/>
    <w:rsid w:val="00AD1CBF"/>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AD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D1776"/>
    <w:rPr>
      <w:rFonts w:ascii="Courier New" w:hAnsi="Courier New" w:cs="Courier New"/>
      <w:sz w:val="20"/>
      <w:szCs w:val="20"/>
    </w:rPr>
  </w:style>
  <w:style w:type="paragraph" w:styleId="FootnoteText">
    <w:name w:val="footnote text"/>
    <w:basedOn w:val="Normal"/>
    <w:link w:val="FootnoteTextChar"/>
    <w:uiPriority w:val="99"/>
    <w:unhideWhenUsed/>
    <w:rsid w:val="007F3019"/>
  </w:style>
  <w:style w:type="character" w:customStyle="1" w:styleId="FootnoteTextChar">
    <w:name w:val="Footnote Text Char"/>
    <w:basedOn w:val="DefaultParagraphFont"/>
    <w:link w:val="FootnoteText"/>
    <w:uiPriority w:val="99"/>
    <w:rsid w:val="007F3019"/>
    <w:rPr>
      <w:rFonts w:ascii="Times New Roman" w:hAnsi="Times New Roman" w:cs="Times New Roman"/>
      <w:sz w:val="24"/>
      <w:szCs w:val="24"/>
    </w:rPr>
  </w:style>
  <w:style w:type="character" w:styleId="FootnoteReference">
    <w:name w:val="footnote reference"/>
    <w:basedOn w:val="DefaultParagraphFont"/>
    <w:uiPriority w:val="99"/>
    <w:unhideWhenUsed/>
    <w:rsid w:val="007F3019"/>
    <w:rPr>
      <w:vertAlign w:val="superscript"/>
    </w:rPr>
  </w:style>
  <w:style w:type="table" w:styleId="TableGrid">
    <w:name w:val="Table Grid"/>
    <w:basedOn w:val="TableNormal"/>
    <w:uiPriority w:val="59"/>
    <w:rsid w:val="00565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134E"/>
    <w:rPr>
      <w:color w:val="0000FF"/>
      <w:u w:val="single"/>
    </w:rPr>
  </w:style>
  <w:style w:type="paragraph" w:styleId="ListParagraph">
    <w:name w:val="List Paragraph"/>
    <w:basedOn w:val="Normal"/>
    <w:uiPriority w:val="34"/>
    <w:qFormat/>
    <w:rsid w:val="00E4078E"/>
    <w:pPr>
      <w:ind w:left="720"/>
      <w:contextualSpacing/>
    </w:pPr>
  </w:style>
  <w:style w:type="character" w:styleId="FollowedHyperlink">
    <w:name w:val="FollowedHyperlink"/>
    <w:basedOn w:val="DefaultParagraphFont"/>
    <w:uiPriority w:val="99"/>
    <w:semiHidden/>
    <w:unhideWhenUsed/>
    <w:rsid w:val="00200037"/>
    <w:rPr>
      <w:color w:val="800080" w:themeColor="followedHyperlink"/>
      <w:u w:val="single"/>
    </w:rPr>
  </w:style>
  <w:style w:type="paragraph" w:styleId="DocumentMap">
    <w:name w:val="Document Map"/>
    <w:basedOn w:val="Normal"/>
    <w:link w:val="DocumentMapChar"/>
    <w:uiPriority w:val="99"/>
    <w:semiHidden/>
    <w:unhideWhenUsed/>
    <w:rsid w:val="00AE2369"/>
  </w:style>
  <w:style w:type="character" w:customStyle="1" w:styleId="DocumentMapChar">
    <w:name w:val="Document Map Char"/>
    <w:basedOn w:val="DefaultParagraphFont"/>
    <w:link w:val="DocumentMap"/>
    <w:uiPriority w:val="99"/>
    <w:semiHidden/>
    <w:rsid w:val="00AE23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20886">
      <w:bodyDiv w:val="1"/>
      <w:marLeft w:val="0"/>
      <w:marRight w:val="0"/>
      <w:marTop w:val="0"/>
      <w:marBottom w:val="0"/>
      <w:divBdr>
        <w:top w:val="none" w:sz="0" w:space="0" w:color="auto"/>
        <w:left w:val="none" w:sz="0" w:space="0" w:color="auto"/>
        <w:bottom w:val="none" w:sz="0" w:space="0" w:color="auto"/>
        <w:right w:val="none" w:sz="0" w:space="0" w:color="auto"/>
      </w:divBdr>
    </w:div>
    <w:div w:id="124977852">
      <w:bodyDiv w:val="1"/>
      <w:marLeft w:val="0"/>
      <w:marRight w:val="0"/>
      <w:marTop w:val="0"/>
      <w:marBottom w:val="0"/>
      <w:divBdr>
        <w:top w:val="none" w:sz="0" w:space="0" w:color="auto"/>
        <w:left w:val="none" w:sz="0" w:space="0" w:color="auto"/>
        <w:bottom w:val="none" w:sz="0" w:space="0" w:color="auto"/>
        <w:right w:val="none" w:sz="0" w:space="0" w:color="auto"/>
      </w:divBdr>
    </w:div>
    <w:div w:id="257325059">
      <w:bodyDiv w:val="1"/>
      <w:marLeft w:val="0"/>
      <w:marRight w:val="0"/>
      <w:marTop w:val="0"/>
      <w:marBottom w:val="0"/>
      <w:divBdr>
        <w:top w:val="none" w:sz="0" w:space="0" w:color="auto"/>
        <w:left w:val="none" w:sz="0" w:space="0" w:color="auto"/>
        <w:bottom w:val="none" w:sz="0" w:space="0" w:color="auto"/>
        <w:right w:val="none" w:sz="0" w:space="0" w:color="auto"/>
      </w:divBdr>
      <w:divsChild>
        <w:div w:id="1081102362">
          <w:marLeft w:val="0"/>
          <w:marRight w:val="0"/>
          <w:marTop w:val="0"/>
          <w:marBottom w:val="0"/>
          <w:divBdr>
            <w:top w:val="none" w:sz="0" w:space="0" w:color="auto"/>
            <w:left w:val="none" w:sz="0" w:space="0" w:color="auto"/>
            <w:bottom w:val="none" w:sz="0" w:space="0" w:color="auto"/>
            <w:right w:val="none" w:sz="0" w:space="0" w:color="auto"/>
          </w:divBdr>
          <w:divsChild>
            <w:div w:id="1157304616">
              <w:marLeft w:val="0"/>
              <w:marRight w:val="0"/>
              <w:marTop w:val="0"/>
              <w:marBottom w:val="0"/>
              <w:divBdr>
                <w:top w:val="none" w:sz="0" w:space="0" w:color="auto"/>
                <w:left w:val="none" w:sz="0" w:space="0" w:color="auto"/>
                <w:bottom w:val="none" w:sz="0" w:space="0" w:color="auto"/>
                <w:right w:val="none" w:sz="0" w:space="0" w:color="auto"/>
              </w:divBdr>
              <w:divsChild>
                <w:div w:id="188029088">
                  <w:marLeft w:val="150"/>
                  <w:marRight w:val="150"/>
                  <w:marTop w:val="150"/>
                  <w:marBottom w:val="150"/>
                  <w:divBdr>
                    <w:top w:val="none" w:sz="0" w:space="0" w:color="auto"/>
                    <w:left w:val="none" w:sz="0" w:space="0" w:color="auto"/>
                    <w:bottom w:val="none" w:sz="0" w:space="0" w:color="auto"/>
                    <w:right w:val="none" w:sz="0" w:space="0" w:color="auto"/>
                  </w:divBdr>
                  <w:divsChild>
                    <w:div w:id="1293946751">
                      <w:marLeft w:val="0"/>
                      <w:marRight w:val="0"/>
                      <w:marTop w:val="0"/>
                      <w:marBottom w:val="0"/>
                      <w:divBdr>
                        <w:top w:val="none" w:sz="0" w:space="0" w:color="auto"/>
                        <w:left w:val="none" w:sz="0" w:space="0" w:color="auto"/>
                        <w:bottom w:val="none" w:sz="0" w:space="0" w:color="auto"/>
                        <w:right w:val="none" w:sz="0" w:space="0" w:color="auto"/>
                      </w:divBdr>
                      <w:divsChild>
                        <w:div w:id="1973827605">
                          <w:marLeft w:val="0"/>
                          <w:marRight w:val="0"/>
                          <w:marTop w:val="0"/>
                          <w:marBottom w:val="0"/>
                          <w:divBdr>
                            <w:top w:val="none" w:sz="0" w:space="0" w:color="auto"/>
                            <w:left w:val="none" w:sz="0" w:space="0" w:color="auto"/>
                            <w:bottom w:val="none" w:sz="0" w:space="0" w:color="auto"/>
                            <w:right w:val="none" w:sz="0" w:space="0" w:color="auto"/>
                          </w:divBdr>
                          <w:divsChild>
                            <w:div w:id="1582063200">
                              <w:marLeft w:val="150"/>
                              <w:marRight w:val="150"/>
                              <w:marTop w:val="15"/>
                              <w:marBottom w:val="150"/>
                              <w:divBdr>
                                <w:top w:val="none" w:sz="0" w:space="0" w:color="auto"/>
                                <w:left w:val="none" w:sz="0" w:space="0" w:color="auto"/>
                                <w:bottom w:val="none" w:sz="0" w:space="0" w:color="auto"/>
                                <w:right w:val="none" w:sz="0" w:space="0" w:color="auto"/>
                              </w:divBdr>
                              <w:divsChild>
                                <w:div w:id="1854302950">
                                  <w:marLeft w:val="0"/>
                                  <w:marRight w:val="0"/>
                                  <w:marTop w:val="0"/>
                                  <w:marBottom w:val="0"/>
                                  <w:divBdr>
                                    <w:top w:val="none" w:sz="0" w:space="0" w:color="auto"/>
                                    <w:left w:val="none" w:sz="0" w:space="0" w:color="auto"/>
                                    <w:bottom w:val="none" w:sz="0" w:space="0" w:color="auto"/>
                                    <w:right w:val="none" w:sz="0" w:space="0" w:color="auto"/>
                                  </w:divBdr>
                                </w:div>
                                <w:div w:id="496968525">
                                  <w:marLeft w:val="0"/>
                                  <w:marRight w:val="0"/>
                                  <w:marTop w:val="525"/>
                                  <w:marBottom w:val="0"/>
                                  <w:divBdr>
                                    <w:top w:val="none" w:sz="0" w:space="0" w:color="auto"/>
                                    <w:left w:val="none" w:sz="0" w:space="0" w:color="auto"/>
                                    <w:bottom w:val="none" w:sz="0" w:space="0" w:color="auto"/>
                                    <w:right w:val="none" w:sz="0" w:space="0" w:color="auto"/>
                                  </w:divBdr>
                                </w:div>
                              </w:divsChild>
                            </w:div>
                            <w:div w:id="40373368">
                              <w:marLeft w:val="135"/>
                              <w:marRight w:val="135"/>
                              <w:marTop w:val="0"/>
                              <w:marBottom w:val="135"/>
                              <w:divBdr>
                                <w:top w:val="none" w:sz="0" w:space="0" w:color="auto"/>
                                <w:left w:val="none" w:sz="0" w:space="0" w:color="auto"/>
                                <w:bottom w:val="none" w:sz="0" w:space="0" w:color="auto"/>
                                <w:right w:val="none" w:sz="0" w:space="0" w:color="auto"/>
                              </w:divBdr>
                              <w:divsChild>
                                <w:div w:id="1823428172">
                                  <w:marLeft w:val="0"/>
                                  <w:marRight w:val="0"/>
                                  <w:marTop w:val="0"/>
                                  <w:marBottom w:val="0"/>
                                  <w:divBdr>
                                    <w:top w:val="none" w:sz="0" w:space="0" w:color="auto"/>
                                    <w:left w:val="none" w:sz="0" w:space="0" w:color="auto"/>
                                    <w:bottom w:val="none" w:sz="0" w:space="0" w:color="auto"/>
                                    <w:right w:val="none" w:sz="0" w:space="0" w:color="auto"/>
                                  </w:divBdr>
                                  <w:divsChild>
                                    <w:div w:id="996498374">
                                      <w:marLeft w:val="0"/>
                                      <w:marRight w:val="0"/>
                                      <w:marTop w:val="0"/>
                                      <w:marBottom w:val="0"/>
                                      <w:divBdr>
                                        <w:top w:val="none" w:sz="0" w:space="0" w:color="auto"/>
                                        <w:left w:val="none" w:sz="0" w:space="0" w:color="auto"/>
                                        <w:bottom w:val="none" w:sz="0" w:space="0" w:color="auto"/>
                                        <w:right w:val="none" w:sz="0" w:space="0" w:color="auto"/>
                                      </w:divBdr>
                                    </w:div>
                                  </w:divsChild>
                                </w:div>
                                <w:div w:id="1406417984">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32929896">
                          <w:marLeft w:val="0"/>
                          <w:marRight w:val="0"/>
                          <w:marTop w:val="0"/>
                          <w:marBottom w:val="0"/>
                          <w:divBdr>
                            <w:top w:val="none" w:sz="0" w:space="0" w:color="auto"/>
                            <w:left w:val="none" w:sz="0" w:space="0" w:color="auto"/>
                            <w:bottom w:val="none" w:sz="0" w:space="0" w:color="auto"/>
                            <w:right w:val="none" w:sz="0" w:space="0" w:color="auto"/>
                          </w:divBdr>
                          <w:divsChild>
                            <w:div w:id="1097284966">
                              <w:marLeft w:val="0"/>
                              <w:marRight w:val="0"/>
                              <w:marTop w:val="0"/>
                              <w:marBottom w:val="0"/>
                              <w:divBdr>
                                <w:top w:val="none" w:sz="0" w:space="0" w:color="auto"/>
                                <w:left w:val="none" w:sz="0" w:space="0" w:color="auto"/>
                                <w:bottom w:val="none" w:sz="0" w:space="0" w:color="auto"/>
                                <w:right w:val="none" w:sz="0" w:space="0" w:color="auto"/>
                              </w:divBdr>
                              <w:divsChild>
                                <w:div w:id="1747530340">
                                  <w:marLeft w:val="0"/>
                                  <w:marRight w:val="0"/>
                                  <w:marTop w:val="0"/>
                                  <w:marBottom w:val="0"/>
                                  <w:divBdr>
                                    <w:top w:val="none" w:sz="0" w:space="0" w:color="auto"/>
                                    <w:left w:val="none" w:sz="0" w:space="0" w:color="auto"/>
                                    <w:bottom w:val="none" w:sz="0" w:space="0" w:color="auto"/>
                                    <w:right w:val="none" w:sz="0" w:space="0" w:color="auto"/>
                                  </w:divBdr>
                                  <w:divsChild>
                                    <w:div w:id="2094425308">
                                      <w:marLeft w:val="0"/>
                                      <w:marRight w:val="0"/>
                                      <w:marTop w:val="0"/>
                                      <w:marBottom w:val="0"/>
                                      <w:divBdr>
                                        <w:top w:val="none" w:sz="0" w:space="0" w:color="auto"/>
                                        <w:left w:val="none" w:sz="0" w:space="0" w:color="auto"/>
                                        <w:bottom w:val="none" w:sz="0" w:space="0" w:color="auto"/>
                                        <w:right w:val="none" w:sz="0" w:space="0" w:color="auto"/>
                                      </w:divBdr>
                                      <w:divsChild>
                                        <w:div w:id="172258709">
                                          <w:marLeft w:val="0"/>
                                          <w:marRight w:val="0"/>
                                          <w:marTop w:val="0"/>
                                          <w:marBottom w:val="0"/>
                                          <w:divBdr>
                                            <w:top w:val="none" w:sz="0" w:space="0" w:color="auto"/>
                                            <w:left w:val="none" w:sz="0" w:space="0" w:color="auto"/>
                                            <w:bottom w:val="none" w:sz="0" w:space="0" w:color="auto"/>
                                            <w:right w:val="none" w:sz="0" w:space="0" w:color="auto"/>
                                          </w:divBdr>
                                          <w:divsChild>
                                            <w:div w:id="1066956465">
                                              <w:marLeft w:val="0"/>
                                              <w:marRight w:val="0"/>
                                              <w:marTop w:val="0"/>
                                              <w:marBottom w:val="0"/>
                                              <w:divBdr>
                                                <w:top w:val="none" w:sz="0" w:space="0" w:color="auto"/>
                                                <w:left w:val="none" w:sz="0" w:space="0" w:color="auto"/>
                                                <w:bottom w:val="none" w:sz="0" w:space="0" w:color="auto"/>
                                                <w:right w:val="none" w:sz="0" w:space="0" w:color="auto"/>
                                              </w:divBdr>
                                              <w:divsChild>
                                                <w:div w:id="7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4714960">
          <w:marLeft w:val="0"/>
          <w:marRight w:val="0"/>
          <w:marTop w:val="0"/>
          <w:marBottom w:val="0"/>
          <w:divBdr>
            <w:top w:val="none" w:sz="0" w:space="0" w:color="auto"/>
            <w:left w:val="none" w:sz="0" w:space="0" w:color="auto"/>
            <w:bottom w:val="none" w:sz="0" w:space="0" w:color="auto"/>
            <w:right w:val="none" w:sz="0" w:space="0" w:color="auto"/>
          </w:divBdr>
          <w:divsChild>
            <w:div w:id="524637741">
              <w:marLeft w:val="0"/>
              <w:marRight w:val="0"/>
              <w:marTop w:val="0"/>
              <w:marBottom w:val="0"/>
              <w:divBdr>
                <w:top w:val="none" w:sz="0" w:space="0" w:color="auto"/>
                <w:left w:val="none" w:sz="0" w:space="0" w:color="auto"/>
                <w:bottom w:val="none" w:sz="0" w:space="0" w:color="auto"/>
                <w:right w:val="none" w:sz="0" w:space="0" w:color="auto"/>
              </w:divBdr>
              <w:divsChild>
                <w:div w:id="2023895431">
                  <w:marLeft w:val="150"/>
                  <w:marRight w:val="150"/>
                  <w:marTop w:val="150"/>
                  <w:marBottom w:val="150"/>
                  <w:divBdr>
                    <w:top w:val="none" w:sz="0" w:space="0" w:color="auto"/>
                    <w:left w:val="none" w:sz="0" w:space="0" w:color="auto"/>
                    <w:bottom w:val="none" w:sz="0" w:space="0" w:color="auto"/>
                    <w:right w:val="none" w:sz="0" w:space="0" w:color="auto"/>
                  </w:divBdr>
                  <w:divsChild>
                    <w:div w:id="35592584">
                      <w:marLeft w:val="0"/>
                      <w:marRight w:val="0"/>
                      <w:marTop w:val="0"/>
                      <w:marBottom w:val="0"/>
                      <w:divBdr>
                        <w:top w:val="none" w:sz="0" w:space="0" w:color="auto"/>
                        <w:left w:val="none" w:sz="0" w:space="0" w:color="auto"/>
                        <w:bottom w:val="none" w:sz="0" w:space="0" w:color="auto"/>
                        <w:right w:val="none" w:sz="0" w:space="0" w:color="auto"/>
                      </w:divBdr>
                      <w:divsChild>
                        <w:div w:id="376661956">
                          <w:marLeft w:val="0"/>
                          <w:marRight w:val="75"/>
                          <w:marTop w:val="75"/>
                          <w:marBottom w:val="75"/>
                          <w:divBdr>
                            <w:top w:val="none" w:sz="0" w:space="0" w:color="auto"/>
                            <w:left w:val="none" w:sz="0" w:space="0" w:color="auto"/>
                            <w:bottom w:val="none" w:sz="0" w:space="0" w:color="auto"/>
                            <w:right w:val="none" w:sz="0" w:space="0" w:color="auto"/>
                          </w:divBdr>
                          <w:divsChild>
                            <w:div w:id="1591044571">
                              <w:marLeft w:val="75"/>
                              <w:marRight w:val="150"/>
                              <w:marTop w:val="0"/>
                              <w:marBottom w:val="225"/>
                              <w:divBdr>
                                <w:top w:val="none" w:sz="0" w:space="0" w:color="auto"/>
                                <w:left w:val="none" w:sz="0" w:space="0" w:color="auto"/>
                                <w:bottom w:val="none" w:sz="0" w:space="0" w:color="auto"/>
                                <w:right w:val="none" w:sz="0" w:space="0" w:color="auto"/>
                              </w:divBdr>
                              <w:divsChild>
                                <w:div w:id="345981710">
                                  <w:marLeft w:val="0"/>
                                  <w:marRight w:val="0"/>
                                  <w:marTop w:val="0"/>
                                  <w:marBottom w:val="0"/>
                                  <w:divBdr>
                                    <w:top w:val="none" w:sz="0" w:space="0" w:color="auto"/>
                                    <w:left w:val="none" w:sz="0" w:space="0" w:color="auto"/>
                                    <w:bottom w:val="none" w:sz="0" w:space="0" w:color="auto"/>
                                    <w:right w:val="none" w:sz="0" w:space="0" w:color="auto"/>
                                  </w:divBdr>
                                </w:div>
                                <w:div w:id="192306065">
                                  <w:marLeft w:val="0"/>
                                  <w:marRight w:val="0"/>
                                  <w:marTop w:val="0"/>
                                  <w:marBottom w:val="0"/>
                                  <w:divBdr>
                                    <w:top w:val="none" w:sz="0" w:space="0" w:color="auto"/>
                                    <w:left w:val="none" w:sz="0" w:space="0" w:color="auto"/>
                                    <w:bottom w:val="none" w:sz="0" w:space="0" w:color="auto"/>
                                    <w:right w:val="none" w:sz="0" w:space="0" w:color="auto"/>
                                  </w:divBdr>
                                  <w:divsChild>
                                    <w:div w:id="496387001">
                                      <w:marLeft w:val="0"/>
                                      <w:marRight w:val="0"/>
                                      <w:marTop w:val="0"/>
                                      <w:marBottom w:val="0"/>
                                      <w:divBdr>
                                        <w:top w:val="none" w:sz="0" w:space="0" w:color="auto"/>
                                        <w:left w:val="none" w:sz="0" w:space="0" w:color="auto"/>
                                        <w:bottom w:val="none" w:sz="0" w:space="0" w:color="auto"/>
                                        <w:right w:val="none" w:sz="0" w:space="0" w:color="auto"/>
                                      </w:divBdr>
                                    </w:div>
                                    <w:div w:id="1711105551">
                                      <w:marLeft w:val="0"/>
                                      <w:marRight w:val="0"/>
                                      <w:marTop w:val="0"/>
                                      <w:marBottom w:val="0"/>
                                      <w:divBdr>
                                        <w:top w:val="none" w:sz="0" w:space="0" w:color="auto"/>
                                        <w:left w:val="none" w:sz="0" w:space="0" w:color="auto"/>
                                        <w:bottom w:val="none" w:sz="0" w:space="0" w:color="auto"/>
                                        <w:right w:val="none" w:sz="0" w:space="0" w:color="auto"/>
                                      </w:divBdr>
                                      <w:divsChild>
                                        <w:div w:id="550769728">
                                          <w:marLeft w:val="0"/>
                                          <w:marRight w:val="0"/>
                                          <w:marTop w:val="0"/>
                                          <w:marBottom w:val="0"/>
                                          <w:divBdr>
                                            <w:top w:val="none" w:sz="0" w:space="0" w:color="auto"/>
                                            <w:left w:val="none" w:sz="0" w:space="0" w:color="auto"/>
                                            <w:bottom w:val="none" w:sz="0" w:space="0" w:color="auto"/>
                                            <w:right w:val="none" w:sz="0" w:space="0" w:color="auto"/>
                                          </w:divBdr>
                                          <w:divsChild>
                                            <w:div w:id="1800344301">
                                              <w:marLeft w:val="150"/>
                                              <w:marRight w:val="150"/>
                                              <w:marTop w:val="150"/>
                                              <w:marBottom w:val="150"/>
                                              <w:divBdr>
                                                <w:top w:val="none" w:sz="0" w:space="0" w:color="auto"/>
                                                <w:left w:val="none" w:sz="0" w:space="0" w:color="auto"/>
                                                <w:bottom w:val="none" w:sz="0" w:space="0" w:color="auto"/>
                                                <w:right w:val="none" w:sz="0" w:space="0" w:color="auto"/>
                                              </w:divBdr>
                                              <w:divsChild>
                                                <w:div w:id="1932083444">
                                                  <w:marLeft w:val="0"/>
                                                  <w:marRight w:val="0"/>
                                                  <w:marTop w:val="0"/>
                                                  <w:marBottom w:val="0"/>
                                                  <w:divBdr>
                                                    <w:top w:val="none" w:sz="0" w:space="0" w:color="auto"/>
                                                    <w:left w:val="none" w:sz="0" w:space="0" w:color="auto"/>
                                                    <w:bottom w:val="none" w:sz="0" w:space="0" w:color="auto"/>
                                                    <w:right w:val="none" w:sz="0" w:space="0" w:color="auto"/>
                                                  </w:divBdr>
                                                  <w:divsChild>
                                                    <w:div w:id="1892425756">
                                                      <w:marLeft w:val="0"/>
                                                      <w:marRight w:val="0"/>
                                                      <w:marTop w:val="0"/>
                                                      <w:marBottom w:val="0"/>
                                                      <w:divBdr>
                                                        <w:top w:val="none" w:sz="0" w:space="0" w:color="auto"/>
                                                        <w:left w:val="none" w:sz="0" w:space="0" w:color="auto"/>
                                                        <w:bottom w:val="none" w:sz="0" w:space="0" w:color="auto"/>
                                                        <w:right w:val="none" w:sz="0" w:space="0" w:color="auto"/>
                                                      </w:divBdr>
                                                      <w:divsChild>
                                                        <w:div w:id="1929073553">
                                                          <w:marLeft w:val="150"/>
                                                          <w:marRight w:val="150"/>
                                                          <w:marTop w:val="15"/>
                                                          <w:marBottom w:val="150"/>
                                                          <w:divBdr>
                                                            <w:top w:val="none" w:sz="0" w:space="0" w:color="auto"/>
                                                            <w:left w:val="none" w:sz="0" w:space="0" w:color="auto"/>
                                                            <w:bottom w:val="none" w:sz="0" w:space="0" w:color="auto"/>
                                                            <w:right w:val="none" w:sz="0" w:space="0" w:color="auto"/>
                                                          </w:divBdr>
                                                          <w:divsChild>
                                                            <w:div w:id="767045947">
                                                              <w:marLeft w:val="0"/>
                                                              <w:marRight w:val="0"/>
                                                              <w:marTop w:val="0"/>
                                                              <w:marBottom w:val="0"/>
                                                              <w:divBdr>
                                                                <w:top w:val="none" w:sz="0" w:space="0" w:color="auto"/>
                                                                <w:left w:val="none" w:sz="0" w:space="0" w:color="auto"/>
                                                                <w:bottom w:val="none" w:sz="0" w:space="0" w:color="auto"/>
                                                                <w:right w:val="none" w:sz="0" w:space="0" w:color="auto"/>
                                                              </w:divBdr>
                                                            </w:div>
                                                            <w:div w:id="1117220828">
                                                              <w:marLeft w:val="0"/>
                                                              <w:marRight w:val="0"/>
                                                              <w:marTop w:val="525"/>
                                                              <w:marBottom w:val="0"/>
                                                              <w:divBdr>
                                                                <w:top w:val="none" w:sz="0" w:space="0" w:color="auto"/>
                                                                <w:left w:val="none" w:sz="0" w:space="0" w:color="auto"/>
                                                                <w:bottom w:val="none" w:sz="0" w:space="0" w:color="auto"/>
                                                                <w:right w:val="none" w:sz="0" w:space="0" w:color="auto"/>
                                                              </w:divBdr>
                                                            </w:div>
                                                          </w:divsChild>
                                                        </w:div>
                                                        <w:div w:id="1373651015">
                                                          <w:marLeft w:val="135"/>
                                                          <w:marRight w:val="135"/>
                                                          <w:marTop w:val="0"/>
                                                          <w:marBottom w:val="135"/>
                                                          <w:divBdr>
                                                            <w:top w:val="none" w:sz="0" w:space="0" w:color="auto"/>
                                                            <w:left w:val="none" w:sz="0" w:space="0" w:color="auto"/>
                                                            <w:bottom w:val="none" w:sz="0" w:space="0" w:color="auto"/>
                                                            <w:right w:val="none" w:sz="0" w:space="0" w:color="auto"/>
                                                          </w:divBdr>
                                                          <w:divsChild>
                                                            <w:div w:id="2143499643">
                                                              <w:marLeft w:val="0"/>
                                                              <w:marRight w:val="0"/>
                                                              <w:marTop w:val="0"/>
                                                              <w:marBottom w:val="0"/>
                                                              <w:divBdr>
                                                                <w:top w:val="none" w:sz="0" w:space="0" w:color="auto"/>
                                                                <w:left w:val="none" w:sz="0" w:space="0" w:color="auto"/>
                                                                <w:bottom w:val="none" w:sz="0" w:space="0" w:color="auto"/>
                                                                <w:right w:val="none" w:sz="0" w:space="0" w:color="auto"/>
                                                              </w:divBdr>
                                                            </w:div>
                                                            <w:div w:id="122070479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769972">
                                      <w:marLeft w:val="0"/>
                                      <w:marRight w:val="0"/>
                                      <w:marTop w:val="0"/>
                                      <w:marBottom w:val="0"/>
                                      <w:divBdr>
                                        <w:top w:val="none" w:sz="0" w:space="0" w:color="auto"/>
                                        <w:left w:val="none" w:sz="0" w:space="0" w:color="auto"/>
                                        <w:bottom w:val="none" w:sz="0" w:space="0" w:color="auto"/>
                                        <w:right w:val="none" w:sz="0" w:space="0" w:color="auto"/>
                                      </w:divBdr>
                                      <w:divsChild>
                                        <w:div w:id="1582105982">
                                          <w:marLeft w:val="0"/>
                                          <w:marRight w:val="0"/>
                                          <w:marTop w:val="0"/>
                                          <w:marBottom w:val="0"/>
                                          <w:divBdr>
                                            <w:top w:val="none" w:sz="0" w:space="0" w:color="auto"/>
                                            <w:left w:val="none" w:sz="0" w:space="0" w:color="auto"/>
                                            <w:bottom w:val="none" w:sz="0" w:space="0" w:color="auto"/>
                                            <w:right w:val="none" w:sz="0" w:space="0" w:color="auto"/>
                                          </w:divBdr>
                                          <w:divsChild>
                                            <w:div w:id="1969192267">
                                              <w:marLeft w:val="150"/>
                                              <w:marRight w:val="150"/>
                                              <w:marTop w:val="150"/>
                                              <w:marBottom w:val="150"/>
                                              <w:divBdr>
                                                <w:top w:val="none" w:sz="0" w:space="0" w:color="auto"/>
                                                <w:left w:val="none" w:sz="0" w:space="0" w:color="auto"/>
                                                <w:bottom w:val="none" w:sz="0" w:space="0" w:color="auto"/>
                                                <w:right w:val="none" w:sz="0" w:space="0" w:color="auto"/>
                                              </w:divBdr>
                                              <w:divsChild>
                                                <w:div w:id="76220523">
                                                  <w:marLeft w:val="0"/>
                                                  <w:marRight w:val="0"/>
                                                  <w:marTop w:val="0"/>
                                                  <w:marBottom w:val="0"/>
                                                  <w:divBdr>
                                                    <w:top w:val="none" w:sz="0" w:space="0" w:color="auto"/>
                                                    <w:left w:val="none" w:sz="0" w:space="0" w:color="auto"/>
                                                    <w:bottom w:val="none" w:sz="0" w:space="0" w:color="auto"/>
                                                    <w:right w:val="none" w:sz="0" w:space="0" w:color="auto"/>
                                                  </w:divBdr>
                                                  <w:divsChild>
                                                    <w:div w:id="767500874">
                                                      <w:marLeft w:val="0"/>
                                                      <w:marRight w:val="0"/>
                                                      <w:marTop w:val="0"/>
                                                      <w:marBottom w:val="0"/>
                                                      <w:divBdr>
                                                        <w:top w:val="none" w:sz="0" w:space="0" w:color="auto"/>
                                                        <w:left w:val="none" w:sz="0" w:space="0" w:color="auto"/>
                                                        <w:bottom w:val="none" w:sz="0" w:space="0" w:color="auto"/>
                                                        <w:right w:val="none" w:sz="0" w:space="0" w:color="auto"/>
                                                      </w:divBdr>
                                                      <w:divsChild>
                                                        <w:div w:id="1386174433">
                                                          <w:marLeft w:val="150"/>
                                                          <w:marRight w:val="150"/>
                                                          <w:marTop w:val="15"/>
                                                          <w:marBottom w:val="150"/>
                                                          <w:divBdr>
                                                            <w:top w:val="none" w:sz="0" w:space="0" w:color="auto"/>
                                                            <w:left w:val="none" w:sz="0" w:space="0" w:color="auto"/>
                                                            <w:bottom w:val="none" w:sz="0" w:space="0" w:color="auto"/>
                                                            <w:right w:val="none" w:sz="0" w:space="0" w:color="auto"/>
                                                          </w:divBdr>
                                                          <w:divsChild>
                                                            <w:div w:id="2046175180">
                                                              <w:marLeft w:val="0"/>
                                                              <w:marRight w:val="0"/>
                                                              <w:marTop w:val="0"/>
                                                              <w:marBottom w:val="0"/>
                                                              <w:divBdr>
                                                                <w:top w:val="none" w:sz="0" w:space="0" w:color="auto"/>
                                                                <w:left w:val="none" w:sz="0" w:space="0" w:color="auto"/>
                                                                <w:bottom w:val="none" w:sz="0" w:space="0" w:color="auto"/>
                                                                <w:right w:val="none" w:sz="0" w:space="0" w:color="auto"/>
                                                              </w:divBdr>
                                                            </w:div>
                                                            <w:div w:id="1342128712">
                                                              <w:marLeft w:val="0"/>
                                                              <w:marRight w:val="0"/>
                                                              <w:marTop w:val="525"/>
                                                              <w:marBottom w:val="0"/>
                                                              <w:divBdr>
                                                                <w:top w:val="none" w:sz="0" w:space="0" w:color="auto"/>
                                                                <w:left w:val="none" w:sz="0" w:space="0" w:color="auto"/>
                                                                <w:bottom w:val="none" w:sz="0" w:space="0" w:color="auto"/>
                                                                <w:right w:val="none" w:sz="0" w:space="0" w:color="auto"/>
                                                              </w:divBdr>
                                                            </w:div>
                                                          </w:divsChild>
                                                        </w:div>
                                                        <w:div w:id="35128936">
                                                          <w:marLeft w:val="150"/>
                                                          <w:marRight w:val="150"/>
                                                          <w:marTop w:val="15"/>
                                                          <w:marBottom w:val="150"/>
                                                          <w:divBdr>
                                                            <w:top w:val="none" w:sz="0" w:space="0" w:color="auto"/>
                                                            <w:left w:val="none" w:sz="0" w:space="0" w:color="auto"/>
                                                            <w:bottom w:val="none" w:sz="0" w:space="0" w:color="auto"/>
                                                            <w:right w:val="none" w:sz="0" w:space="0" w:color="auto"/>
                                                          </w:divBdr>
                                                          <w:divsChild>
                                                            <w:div w:id="94790236">
                                                              <w:marLeft w:val="0"/>
                                                              <w:marRight w:val="0"/>
                                                              <w:marTop w:val="0"/>
                                                              <w:marBottom w:val="0"/>
                                                              <w:divBdr>
                                                                <w:top w:val="none" w:sz="0" w:space="0" w:color="auto"/>
                                                                <w:left w:val="none" w:sz="0" w:space="0" w:color="auto"/>
                                                                <w:bottom w:val="none" w:sz="0" w:space="0" w:color="auto"/>
                                                                <w:right w:val="none" w:sz="0" w:space="0" w:color="auto"/>
                                                              </w:divBdr>
                                                            </w:div>
                                                            <w:div w:id="131095702">
                                                              <w:marLeft w:val="0"/>
                                                              <w:marRight w:val="0"/>
                                                              <w:marTop w:val="525"/>
                                                              <w:marBottom w:val="0"/>
                                                              <w:divBdr>
                                                                <w:top w:val="none" w:sz="0" w:space="0" w:color="auto"/>
                                                                <w:left w:val="none" w:sz="0" w:space="0" w:color="auto"/>
                                                                <w:bottom w:val="none" w:sz="0" w:space="0" w:color="auto"/>
                                                                <w:right w:val="none" w:sz="0" w:space="0" w:color="auto"/>
                                                              </w:divBdr>
                                                            </w:div>
                                                          </w:divsChild>
                                                        </w:div>
                                                        <w:div w:id="913121924">
                                                          <w:marLeft w:val="135"/>
                                                          <w:marRight w:val="135"/>
                                                          <w:marTop w:val="0"/>
                                                          <w:marBottom w:val="135"/>
                                                          <w:divBdr>
                                                            <w:top w:val="none" w:sz="0" w:space="0" w:color="auto"/>
                                                            <w:left w:val="none" w:sz="0" w:space="0" w:color="auto"/>
                                                            <w:bottom w:val="none" w:sz="0" w:space="0" w:color="auto"/>
                                                            <w:right w:val="none" w:sz="0" w:space="0" w:color="auto"/>
                                                          </w:divBdr>
                                                          <w:divsChild>
                                                            <w:div w:id="1358702709">
                                                              <w:marLeft w:val="0"/>
                                                              <w:marRight w:val="0"/>
                                                              <w:marTop w:val="0"/>
                                                              <w:marBottom w:val="0"/>
                                                              <w:divBdr>
                                                                <w:top w:val="none" w:sz="0" w:space="0" w:color="auto"/>
                                                                <w:left w:val="none" w:sz="0" w:space="0" w:color="auto"/>
                                                                <w:bottom w:val="none" w:sz="0" w:space="0" w:color="auto"/>
                                                                <w:right w:val="none" w:sz="0" w:space="0" w:color="auto"/>
                                                              </w:divBdr>
                                                            </w:div>
                                                            <w:div w:id="732587493">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364552">
                                      <w:marLeft w:val="0"/>
                                      <w:marRight w:val="0"/>
                                      <w:marTop w:val="0"/>
                                      <w:marBottom w:val="0"/>
                                      <w:divBdr>
                                        <w:top w:val="none" w:sz="0" w:space="0" w:color="auto"/>
                                        <w:left w:val="none" w:sz="0" w:space="0" w:color="auto"/>
                                        <w:bottom w:val="none" w:sz="0" w:space="0" w:color="auto"/>
                                        <w:right w:val="none" w:sz="0" w:space="0" w:color="auto"/>
                                      </w:divBdr>
                                      <w:divsChild>
                                        <w:div w:id="123813946">
                                          <w:marLeft w:val="0"/>
                                          <w:marRight w:val="0"/>
                                          <w:marTop w:val="0"/>
                                          <w:marBottom w:val="0"/>
                                          <w:divBdr>
                                            <w:top w:val="none" w:sz="0" w:space="0" w:color="auto"/>
                                            <w:left w:val="none" w:sz="0" w:space="0" w:color="auto"/>
                                            <w:bottom w:val="none" w:sz="0" w:space="0" w:color="auto"/>
                                            <w:right w:val="none" w:sz="0" w:space="0" w:color="auto"/>
                                          </w:divBdr>
                                          <w:divsChild>
                                            <w:div w:id="680788255">
                                              <w:marLeft w:val="150"/>
                                              <w:marRight w:val="150"/>
                                              <w:marTop w:val="150"/>
                                              <w:marBottom w:val="150"/>
                                              <w:divBdr>
                                                <w:top w:val="none" w:sz="0" w:space="0" w:color="auto"/>
                                                <w:left w:val="none" w:sz="0" w:space="0" w:color="auto"/>
                                                <w:bottom w:val="none" w:sz="0" w:space="0" w:color="auto"/>
                                                <w:right w:val="none" w:sz="0" w:space="0" w:color="auto"/>
                                              </w:divBdr>
                                              <w:divsChild>
                                                <w:div w:id="1401362094">
                                                  <w:marLeft w:val="0"/>
                                                  <w:marRight w:val="0"/>
                                                  <w:marTop w:val="0"/>
                                                  <w:marBottom w:val="0"/>
                                                  <w:divBdr>
                                                    <w:top w:val="none" w:sz="0" w:space="0" w:color="auto"/>
                                                    <w:left w:val="none" w:sz="0" w:space="0" w:color="auto"/>
                                                    <w:bottom w:val="none" w:sz="0" w:space="0" w:color="auto"/>
                                                    <w:right w:val="none" w:sz="0" w:space="0" w:color="auto"/>
                                                  </w:divBdr>
                                                  <w:divsChild>
                                                    <w:div w:id="744181627">
                                                      <w:marLeft w:val="0"/>
                                                      <w:marRight w:val="0"/>
                                                      <w:marTop w:val="0"/>
                                                      <w:marBottom w:val="0"/>
                                                      <w:divBdr>
                                                        <w:top w:val="none" w:sz="0" w:space="0" w:color="auto"/>
                                                        <w:left w:val="none" w:sz="0" w:space="0" w:color="auto"/>
                                                        <w:bottom w:val="none" w:sz="0" w:space="0" w:color="auto"/>
                                                        <w:right w:val="none" w:sz="0" w:space="0" w:color="auto"/>
                                                      </w:divBdr>
                                                      <w:divsChild>
                                                        <w:div w:id="1019160533">
                                                          <w:marLeft w:val="105"/>
                                                          <w:marRight w:val="105"/>
                                                          <w:marTop w:val="75"/>
                                                          <w:marBottom w:val="75"/>
                                                          <w:divBdr>
                                                            <w:top w:val="none" w:sz="0" w:space="0" w:color="auto"/>
                                                            <w:left w:val="none" w:sz="0" w:space="0" w:color="auto"/>
                                                            <w:bottom w:val="none" w:sz="0" w:space="0" w:color="auto"/>
                                                            <w:right w:val="none" w:sz="0" w:space="0" w:color="auto"/>
                                                          </w:divBdr>
                                                          <w:divsChild>
                                                            <w:div w:id="822938025">
                                                              <w:marLeft w:val="0"/>
                                                              <w:marRight w:val="0"/>
                                                              <w:marTop w:val="0"/>
                                                              <w:marBottom w:val="0"/>
                                                              <w:divBdr>
                                                                <w:top w:val="none" w:sz="0" w:space="0" w:color="auto"/>
                                                                <w:left w:val="none" w:sz="0" w:space="0" w:color="auto"/>
                                                                <w:bottom w:val="none" w:sz="0" w:space="0" w:color="auto"/>
                                                                <w:right w:val="none" w:sz="0" w:space="0" w:color="auto"/>
                                                              </w:divBdr>
                                                            </w:div>
                                                            <w:div w:id="1132017422">
                                                              <w:marLeft w:val="0"/>
                                                              <w:marRight w:val="0"/>
                                                              <w:marTop w:val="0"/>
                                                              <w:marBottom w:val="0"/>
                                                              <w:divBdr>
                                                                <w:top w:val="none" w:sz="0" w:space="0" w:color="auto"/>
                                                                <w:left w:val="none" w:sz="0" w:space="0" w:color="auto"/>
                                                                <w:bottom w:val="none" w:sz="0" w:space="0" w:color="auto"/>
                                                                <w:right w:val="none" w:sz="0" w:space="0" w:color="auto"/>
                                                              </w:divBdr>
                                                              <w:divsChild>
                                                                <w:div w:id="15852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2134">
                                          <w:marLeft w:val="0"/>
                                          <w:marRight w:val="0"/>
                                          <w:marTop w:val="0"/>
                                          <w:marBottom w:val="0"/>
                                          <w:divBdr>
                                            <w:top w:val="none" w:sz="0" w:space="0" w:color="auto"/>
                                            <w:left w:val="none" w:sz="0" w:space="0" w:color="auto"/>
                                            <w:bottom w:val="none" w:sz="0" w:space="0" w:color="auto"/>
                                            <w:right w:val="none" w:sz="0" w:space="0" w:color="auto"/>
                                          </w:divBdr>
                                          <w:divsChild>
                                            <w:div w:id="2090731990">
                                              <w:marLeft w:val="0"/>
                                              <w:marRight w:val="0"/>
                                              <w:marTop w:val="0"/>
                                              <w:marBottom w:val="0"/>
                                              <w:divBdr>
                                                <w:top w:val="none" w:sz="0" w:space="0" w:color="auto"/>
                                                <w:left w:val="none" w:sz="0" w:space="0" w:color="auto"/>
                                                <w:bottom w:val="none" w:sz="0" w:space="0" w:color="auto"/>
                                                <w:right w:val="none" w:sz="0" w:space="0" w:color="auto"/>
                                              </w:divBdr>
                                              <w:divsChild>
                                                <w:div w:id="318656034">
                                                  <w:marLeft w:val="150"/>
                                                  <w:marRight w:val="150"/>
                                                  <w:marTop w:val="150"/>
                                                  <w:marBottom w:val="150"/>
                                                  <w:divBdr>
                                                    <w:top w:val="none" w:sz="0" w:space="0" w:color="auto"/>
                                                    <w:left w:val="none" w:sz="0" w:space="0" w:color="auto"/>
                                                    <w:bottom w:val="none" w:sz="0" w:space="0" w:color="auto"/>
                                                    <w:right w:val="none" w:sz="0" w:space="0" w:color="auto"/>
                                                  </w:divBdr>
                                                  <w:divsChild>
                                                    <w:div w:id="1701004857">
                                                      <w:marLeft w:val="0"/>
                                                      <w:marRight w:val="0"/>
                                                      <w:marTop w:val="0"/>
                                                      <w:marBottom w:val="0"/>
                                                      <w:divBdr>
                                                        <w:top w:val="none" w:sz="0" w:space="0" w:color="auto"/>
                                                        <w:left w:val="none" w:sz="0" w:space="0" w:color="auto"/>
                                                        <w:bottom w:val="none" w:sz="0" w:space="0" w:color="auto"/>
                                                        <w:right w:val="none" w:sz="0" w:space="0" w:color="auto"/>
                                                      </w:divBdr>
                                                      <w:divsChild>
                                                        <w:div w:id="334766328">
                                                          <w:marLeft w:val="0"/>
                                                          <w:marRight w:val="0"/>
                                                          <w:marTop w:val="0"/>
                                                          <w:marBottom w:val="0"/>
                                                          <w:divBdr>
                                                            <w:top w:val="none" w:sz="0" w:space="0" w:color="auto"/>
                                                            <w:left w:val="none" w:sz="0" w:space="0" w:color="auto"/>
                                                            <w:bottom w:val="none" w:sz="0" w:space="0" w:color="auto"/>
                                                            <w:right w:val="none" w:sz="0" w:space="0" w:color="auto"/>
                                                          </w:divBdr>
                                                          <w:divsChild>
                                                            <w:div w:id="859852490">
                                                              <w:marLeft w:val="150"/>
                                                              <w:marRight w:val="150"/>
                                                              <w:marTop w:val="15"/>
                                                              <w:marBottom w:val="150"/>
                                                              <w:divBdr>
                                                                <w:top w:val="none" w:sz="0" w:space="0" w:color="auto"/>
                                                                <w:left w:val="none" w:sz="0" w:space="0" w:color="auto"/>
                                                                <w:bottom w:val="none" w:sz="0" w:space="0" w:color="auto"/>
                                                                <w:right w:val="none" w:sz="0" w:space="0" w:color="auto"/>
                                                              </w:divBdr>
                                                              <w:divsChild>
                                                                <w:div w:id="843279916">
                                                                  <w:marLeft w:val="0"/>
                                                                  <w:marRight w:val="0"/>
                                                                  <w:marTop w:val="0"/>
                                                                  <w:marBottom w:val="0"/>
                                                                  <w:divBdr>
                                                                    <w:top w:val="none" w:sz="0" w:space="0" w:color="auto"/>
                                                                    <w:left w:val="none" w:sz="0" w:space="0" w:color="auto"/>
                                                                    <w:bottom w:val="none" w:sz="0" w:space="0" w:color="auto"/>
                                                                    <w:right w:val="none" w:sz="0" w:space="0" w:color="auto"/>
                                                                  </w:divBdr>
                                                                  <w:divsChild>
                                                                    <w:div w:id="486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2">
                                                              <w:marLeft w:val="135"/>
                                                              <w:marRight w:val="135"/>
                                                              <w:marTop w:val="0"/>
                                                              <w:marBottom w:val="135"/>
                                                              <w:divBdr>
                                                                <w:top w:val="none" w:sz="0" w:space="0" w:color="auto"/>
                                                                <w:left w:val="none" w:sz="0" w:space="0" w:color="auto"/>
                                                                <w:bottom w:val="none" w:sz="0" w:space="0" w:color="auto"/>
                                                                <w:right w:val="none" w:sz="0" w:space="0" w:color="auto"/>
                                                              </w:divBdr>
                                                              <w:divsChild>
                                                                <w:div w:id="772550342">
                                                                  <w:marLeft w:val="0"/>
                                                                  <w:marRight w:val="0"/>
                                                                  <w:marTop w:val="0"/>
                                                                  <w:marBottom w:val="0"/>
                                                                  <w:divBdr>
                                                                    <w:top w:val="none" w:sz="0" w:space="0" w:color="auto"/>
                                                                    <w:left w:val="none" w:sz="0" w:space="0" w:color="auto"/>
                                                                    <w:bottom w:val="none" w:sz="0" w:space="0" w:color="auto"/>
                                                                    <w:right w:val="none" w:sz="0" w:space="0" w:color="auto"/>
                                                                  </w:divBdr>
                                                                  <w:divsChild>
                                                                    <w:div w:id="9411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5875">
                                                          <w:marLeft w:val="0"/>
                                                          <w:marRight w:val="0"/>
                                                          <w:marTop w:val="0"/>
                                                          <w:marBottom w:val="0"/>
                                                          <w:divBdr>
                                                            <w:top w:val="none" w:sz="0" w:space="0" w:color="auto"/>
                                                            <w:left w:val="none" w:sz="0" w:space="0" w:color="auto"/>
                                                            <w:bottom w:val="none" w:sz="0" w:space="0" w:color="auto"/>
                                                            <w:right w:val="none" w:sz="0" w:space="0" w:color="auto"/>
                                                          </w:divBdr>
                                                          <w:divsChild>
                                                            <w:div w:id="628977575">
                                                              <w:marLeft w:val="0"/>
                                                              <w:marRight w:val="0"/>
                                                              <w:marTop w:val="0"/>
                                                              <w:marBottom w:val="0"/>
                                                              <w:divBdr>
                                                                <w:top w:val="none" w:sz="0" w:space="0" w:color="auto"/>
                                                                <w:left w:val="none" w:sz="0" w:space="0" w:color="auto"/>
                                                                <w:bottom w:val="none" w:sz="0" w:space="0" w:color="auto"/>
                                                                <w:right w:val="none" w:sz="0" w:space="0" w:color="auto"/>
                                                              </w:divBdr>
                                                              <w:divsChild>
                                                                <w:div w:id="754084382">
                                                                  <w:marLeft w:val="0"/>
                                                                  <w:marRight w:val="0"/>
                                                                  <w:marTop w:val="0"/>
                                                                  <w:marBottom w:val="0"/>
                                                                  <w:divBdr>
                                                                    <w:top w:val="none" w:sz="0" w:space="0" w:color="auto"/>
                                                                    <w:left w:val="none" w:sz="0" w:space="0" w:color="auto"/>
                                                                    <w:bottom w:val="none" w:sz="0" w:space="0" w:color="auto"/>
                                                                    <w:right w:val="none" w:sz="0" w:space="0" w:color="auto"/>
                                                                  </w:divBdr>
                                                                  <w:divsChild>
                                                                    <w:div w:id="2037806072">
                                                                      <w:marLeft w:val="105"/>
                                                                      <w:marRight w:val="105"/>
                                                                      <w:marTop w:val="75"/>
                                                                      <w:marBottom w:val="75"/>
                                                                      <w:divBdr>
                                                                        <w:top w:val="none" w:sz="0" w:space="0" w:color="auto"/>
                                                                        <w:left w:val="none" w:sz="0" w:space="0" w:color="auto"/>
                                                                        <w:bottom w:val="none" w:sz="0" w:space="0" w:color="auto"/>
                                                                        <w:right w:val="none" w:sz="0" w:space="0" w:color="auto"/>
                                                                      </w:divBdr>
                                                                      <w:divsChild>
                                                                        <w:div w:id="1371416165">
                                                                          <w:marLeft w:val="0"/>
                                                                          <w:marRight w:val="0"/>
                                                                          <w:marTop w:val="0"/>
                                                                          <w:marBottom w:val="0"/>
                                                                          <w:divBdr>
                                                                            <w:top w:val="none" w:sz="0" w:space="0" w:color="auto"/>
                                                                            <w:left w:val="none" w:sz="0" w:space="0" w:color="auto"/>
                                                                            <w:bottom w:val="none" w:sz="0" w:space="0" w:color="auto"/>
                                                                            <w:right w:val="none" w:sz="0" w:space="0" w:color="auto"/>
                                                                          </w:divBdr>
                                                                        </w:div>
                                                                        <w:div w:id="1165393018">
                                                                          <w:marLeft w:val="0"/>
                                                                          <w:marRight w:val="0"/>
                                                                          <w:marTop w:val="0"/>
                                                                          <w:marBottom w:val="0"/>
                                                                          <w:divBdr>
                                                                            <w:top w:val="none" w:sz="0" w:space="0" w:color="auto"/>
                                                                            <w:left w:val="none" w:sz="0" w:space="0" w:color="auto"/>
                                                                            <w:bottom w:val="none" w:sz="0" w:space="0" w:color="auto"/>
                                                                            <w:right w:val="none" w:sz="0" w:space="0" w:color="auto"/>
                                                                          </w:divBdr>
                                                                          <w:divsChild>
                                                                            <w:div w:id="5044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671762">
                                              <w:marLeft w:val="0"/>
                                              <w:marRight w:val="0"/>
                                              <w:marTop w:val="0"/>
                                              <w:marBottom w:val="0"/>
                                              <w:divBdr>
                                                <w:top w:val="none" w:sz="0" w:space="0" w:color="auto"/>
                                                <w:left w:val="none" w:sz="0" w:space="0" w:color="auto"/>
                                                <w:bottom w:val="none" w:sz="0" w:space="0" w:color="auto"/>
                                                <w:right w:val="none" w:sz="0" w:space="0" w:color="auto"/>
                                              </w:divBdr>
                                              <w:divsChild>
                                                <w:div w:id="535775916">
                                                  <w:marLeft w:val="0"/>
                                                  <w:marRight w:val="0"/>
                                                  <w:marTop w:val="0"/>
                                                  <w:marBottom w:val="0"/>
                                                  <w:divBdr>
                                                    <w:top w:val="none" w:sz="0" w:space="0" w:color="auto"/>
                                                    <w:left w:val="none" w:sz="0" w:space="0" w:color="auto"/>
                                                    <w:bottom w:val="none" w:sz="0" w:space="0" w:color="auto"/>
                                                    <w:right w:val="none" w:sz="0" w:space="0" w:color="auto"/>
                                                  </w:divBdr>
                                                  <w:divsChild>
                                                    <w:div w:id="672418468">
                                                      <w:marLeft w:val="150"/>
                                                      <w:marRight w:val="150"/>
                                                      <w:marTop w:val="150"/>
                                                      <w:marBottom w:val="150"/>
                                                      <w:divBdr>
                                                        <w:top w:val="none" w:sz="0" w:space="0" w:color="auto"/>
                                                        <w:left w:val="none" w:sz="0" w:space="0" w:color="auto"/>
                                                        <w:bottom w:val="none" w:sz="0" w:space="0" w:color="auto"/>
                                                        <w:right w:val="none" w:sz="0" w:space="0" w:color="auto"/>
                                                      </w:divBdr>
                                                      <w:divsChild>
                                                        <w:div w:id="1832021000">
                                                          <w:marLeft w:val="0"/>
                                                          <w:marRight w:val="0"/>
                                                          <w:marTop w:val="0"/>
                                                          <w:marBottom w:val="0"/>
                                                          <w:divBdr>
                                                            <w:top w:val="none" w:sz="0" w:space="0" w:color="auto"/>
                                                            <w:left w:val="none" w:sz="0" w:space="0" w:color="auto"/>
                                                            <w:bottom w:val="none" w:sz="0" w:space="0" w:color="auto"/>
                                                            <w:right w:val="none" w:sz="0" w:space="0" w:color="auto"/>
                                                          </w:divBdr>
                                                          <w:divsChild>
                                                            <w:div w:id="122428924">
                                                              <w:marLeft w:val="0"/>
                                                              <w:marRight w:val="0"/>
                                                              <w:marTop w:val="0"/>
                                                              <w:marBottom w:val="0"/>
                                                              <w:divBdr>
                                                                <w:top w:val="none" w:sz="0" w:space="0" w:color="auto"/>
                                                                <w:left w:val="none" w:sz="0" w:space="0" w:color="auto"/>
                                                                <w:bottom w:val="none" w:sz="0" w:space="0" w:color="auto"/>
                                                                <w:right w:val="none" w:sz="0" w:space="0" w:color="auto"/>
                                                              </w:divBdr>
                                                              <w:divsChild>
                                                                <w:div w:id="103813501">
                                                                  <w:marLeft w:val="105"/>
                                                                  <w:marRight w:val="105"/>
                                                                  <w:marTop w:val="75"/>
                                                                  <w:marBottom w:val="75"/>
                                                                  <w:divBdr>
                                                                    <w:top w:val="none" w:sz="0" w:space="0" w:color="auto"/>
                                                                    <w:left w:val="none" w:sz="0" w:space="0" w:color="auto"/>
                                                                    <w:bottom w:val="none" w:sz="0" w:space="0" w:color="auto"/>
                                                                    <w:right w:val="none" w:sz="0" w:space="0" w:color="auto"/>
                                                                  </w:divBdr>
                                                                  <w:divsChild>
                                                                    <w:div w:id="1921058342">
                                                                      <w:marLeft w:val="0"/>
                                                                      <w:marRight w:val="0"/>
                                                                      <w:marTop w:val="0"/>
                                                                      <w:marBottom w:val="0"/>
                                                                      <w:divBdr>
                                                                        <w:top w:val="none" w:sz="0" w:space="0" w:color="auto"/>
                                                                        <w:left w:val="none" w:sz="0" w:space="0" w:color="auto"/>
                                                                        <w:bottom w:val="none" w:sz="0" w:space="0" w:color="auto"/>
                                                                        <w:right w:val="none" w:sz="0" w:space="0" w:color="auto"/>
                                                                      </w:divBdr>
                                                                    </w:div>
                                                                    <w:div w:id="1819836385">
                                                                      <w:marLeft w:val="0"/>
                                                                      <w:marRight w:val="0"/>
                                                                      <w:marTop w:val="0"/>
                                                                      <w:marBottom w:val="0"/>
                                                                      <w:divBdr>
                                                                        <w:top w:val="none" w:sz="0" w:space="0" w:color="auto"/>
                                                                        <w:left w:val="none" w:sz="0" w:space="0" w:color="auto"/>
                                                                        <w:bottom w:val="none" w:sz="0" w:space="0" w:color="auto"/>
                                                                        <w:right w:val="none" w:sz="0" w:space="0" w:color="auto"/>
                                                                      </w:divBdr>
                                                                      <w:divsChild>
                                                                        <w:div w:id="7348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771797">
                                                  <w:marLeft w:val="0"/>
                                                  <w:marRight w:val="0"/>
                                                  <w:marTop w:val="0"/>
                                                  <w:marBottom w:val="0"/>
                                                  <w:divBdr>
                                                    <w:top w:val="none" w:sz="0" w:space="0" w:color="auto"/>
                                                    <w:left w:val="none" w:sz="0" w:space="0" w:color="auto"/>
                                                    <w:bottom w:val="none" w:sz="0" w:space="0" w:color="auto"/>
                                                    <w:right w:val="none" w:sz="0" w:space="0" w:color="auto"/>
                                                  </w:divBdr>
                                                  <w:divsChild>
                                                    <w:div w:id="9530435">
                                                      <w:marLeft w:val="0"/>
                                                      <w:marRight w:val="0"/>
                                                      <w:marTop w:val="0"/>
                                                      <w:marBottom w:val="0"/>
                                                      <w:divBdr>
                                                        <w:top w:val="none" w:sz="0" w:space="0" w:color="auto"/>
                                                        <w:left w:val="none" w:sz="0" w:space="0" w:color="auto"/>
                                                        <w:bottom w:val="none" w:sz="0" w:space="0" w:color="auto"/>
                                                        <w:right w:val="none" w:sz="0" w:space="0" w:color="auto"/>
                                                      </w:divBdr>
                                                      <w:divsChild>
                                                        <w:div w:id="1303584560">
                                                          <w:marLeft w:val="150"/>
                                                          <w:marRight w:val="150"/>
                                                          <w:marTop w:val="150"/>
                                                          <w:marBottom w:val="150"/>
                                                          <w:divBdr>
                                                            <w:top w:val="none" w:sz="0" w:space="0" w:color="auto"/>
                                                            <w:left w:val="none" w:sz="0" w:space="0" w:color="auto"/>
                                                            <w:bottom w:val="none" w:sz="0" w:space="0" w:color="auto"/>
                                                            <w:right w:val="none" w:sz="0" w:space="0" w:color="auto"/>
                                                          </w:divBdr>
                                                          <w:divsChild>
                                                            <w:div w:id="1350991332">
                                                              <w:marLeft w:val="0"/>
                                                              <w:marRight w:val="0"/>
                                                              <w:marTop w:val="0"/>
                                                              <w:marBottom w:val="0"/>
                                                              <w:divBdr>
                                                                <w:top w:val="none" w:sz="0" w:space="0" w:color="auto"/>
                                                                <w:left w:val="none" w:sz="0" w:space="0" w:color="auto"/>
                                                                <w:bottom w:val="none" w:sz="0" w:space="0" w:color="auto"/>
                                                                <w:right w:val="none" w:sz="0" w:space="0" w:color="auto"/>
                                                              </w:divBdr>
                                                              <w:divsChild>
                                                                <w:div w:id="121728477">
                                                                  <w:marLeft w:val="0"/>
                                                                  <w:marRight w:val="0"/>
                                                                  <w:marTop w:val="0"/>
                                                                  <w:marBottom w:val="0"/>
                                                                  <w:divBdr>
                                                                    <w:top w:val="none" w:sz="0" w:space="0" w:color="auto"/>
                                                                    <w:left w:val="none" w:sz="0" w:space="0" w:color="auto"/>
                                                                    <w:bottom w:val="none" w:sz="0" w:space="0" w:color="auto"/>
                                                                    <w:right w:val="none" w:sz="0" w:space="0" w:color="auto"/>
                                                                  </w:divBdr>
                                                                  <w:divsChild>
                                                                    <w:div w:id="636955257">
                                                                      <w:marLeft w:val="105"/>
                                                                      <w:marRight w:val="105"/>
                                                                      <w:marTop w:val="75"/>
                                                                      <w:marBottom w:val="75"/>
                                                                      <w:divBdr>
                                                                        <w:top w:val="none" w:sz="0" w:space="0" w:color="auto"/>
                                                                        <w:left w:val="none" w:sz="0" w:space="0" w:color="auto"/>
                                                                        <w:bottom w:val="none" w:sz="0" w:space="0" w:color="auto"/>
                                                                        <w:right w:val="none" w:sz="0" w:space="0" w:color="auto"/>
                                                                      </w:divBdr>
                                                                      <w:divsChild>
                                                                        <w:div w:id="996376212">
                                                                          <w:marLeft w:val="0"/>
                                                                          <w:marRight w:val="0"/>
                                                                          <w:marTop w:val="0"/>
                                                                          <w:marBottom w:val="0"/>
                                                                          <w:divBdr>
                                                                            <w:top w:val="none" w:sz="0" w:space="0" w:color="auto"/>
                                                                            <w:left w:val="none" w:sz="0" w:space="0" w:color="auto"/>
                                                                            <w:bottom w:val="none" w:sz="0" w:space="0" w:color="auto"/>
                                                                            <w:right w:val="none" w:sz="0" w:space="0" w:color="auto"/>
                                                                          </w:divBdr>
                                                                        </w:div>
                                                                        <w:div w:id="83108884">
                                                                          <w:marLeft w:val="0"/>
                                                                          <w:marRight w:val="0"/>
                                                                          <w:marTop w:val="0"/>
                                                                          <w:marBottom w:val="0"/>
                                                                          <w:divBdr>
                                                                            <w:top w:val="none" w:sz="0" w:space="0" w:color="auto"/>
                                                                            <w:left w:val="none" w:sz="0" w:space="0" w:color="auto"/>
                                                                            <w:bottom w:val="none" w:sz="0" w:space="0" w:color="auto"/>
                                                                            <w:right w:val="none" w:sz="0" w:space="0" w:color="auto"/>
                                                                          </w:divBdr>
                                                                          <w:divsChild>
                                                                            <w:div w:id="4568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39104">
                                                      <w:marLeft w:val="0"/>
                                                      <w:marRight w:val="0"/>
                                                      <w:marTop w:val="0"/>
                                                      <w:marBottom w:val="0"/>
                                                      <w:divBdr>
                                                        <w:top w:val="none" w:sz="0" w:space="0" w:color="auto"/>
                                                        <w:left w:val="none" w:sz="0" w:space="0" w:color="auto"/>
                                                        <w:bottom w:val="none" w:sz="0" w:space="0" w:color="auto"/>
                                                        <w:right w:val="none" w:sz="0" w:space="0" w:color="auto"/>
                                                      </w:divBdr>
                                                      <w:divsChild>
                                                        <w:div w:id="660163577">
                                                          <w:marLeft w:val="0"/>
                                                          <w:marRight w:val="0"/>
                                                          <w:marTop w:val="0"/>
                                                          <w:marBottom w:val="0"/>
                                                          <w:divBdr>
                                                            <w:top w:val="none" w:sz="0" w:space="0" w:color="auto"/>
                                                            <w:left w:val="none" w:sz="0" w:space="0" w:color="auto"/>
                                                            <w:bottom w:val="none" w:sz="0" w:space="0" w:color="auto"/>
                                                            <w:right w:val="none" w:sz="0" w:space="0" w:color="auto"/>
                                                          </w:divBdr>
                                                          <w:divsChild>
                                                            <w:div w:id="85394830">
                                                              <w:marLeft w:val="150"/>
                                                              <w:marRight w:val="150"/>
                                                              <w:marTop w:val="150"/>
                                                              <w:marBottom w:val="150"/>
                                                              <w:divBdr>
                                                                <w:top w:val="none" w:sz="0" w:space="0" w:color="auto"/>
                                                                <w:left w:val="none" w:sz="0" w:space="0" w:color="auto"/>
                                                                <w:bottom w:val="none" w:sz="0" w:space="0" w:color="auto"/>
                                                                <w:right w:val="none" w:sz="0" w:space="0" w:color="auto"/>
                                                              </w:divBdr>
                                                              <w:divsChild>
                                                                <w:div w:id="1735811219">
                                                                  <w:marLeft w:val="0"/>
                                                                  <w:marRight w:val="0"/>
                                                                  <w:marTop w:val="0"/>
                                                                  <w:marBottom w:val="0"/>
                                                                  <w:divBdr>
                                                                    <w:top w:val="none" w:sz="0" w:space="0" w:color="auto"/>
                                                                    <w:left w:val="none" w:sz="0" w:space="0" w:color="auto"/>
                                                                    <w:bottom w:val="none" w:sz="0" w:space="0" w:color="auto"/>
                                                                    <w:right w:val="none" w:sz="0" w:space="0" w:color="auto"/>
                                                                  </w:divBdr>
                                                                  <w:divsChild>
                                                                    <w:div w:id="750465529">
                                                                      <w:marLeft w:val="0"/>
                                                                      <w:marRight w:val="0"/>
                                                                      <w:marTop w:val="0"/>
                                                                      <w:marBottom w:val="0"/>
                                                                      <w:divBdr>
                                                                        <w:top w:val="none" w:sz="0" w:space="0" w:color="auto"/>
                                                                        <w:left w:val="none" w:sz="0" w:space="0" w:color="auto"/>
                                                                        <w:bottom w:val="none" w:sz="0" w:space="0" w:color="auto"/>
                                                                        <w:right w:val="none" w:sz="0" w:space="0" w:color="auto"/>
                                                                      </w:divBdr>
                                                                      <w:divsChild>
                                                                        <w:div w:id="1528983197">
                                                                          <w:marLeft w:val="150"/>
                                                                          <w:marRight w:val="150"/>
                                                                          <w:marTop w:val="15"/>
                                                                          <w:marBottom w:val="150"/>
                                                                          <w:divBdr>
                                                                            <w:top w:val="none" w:sz="0" w:space="0" w:color="auto"/>
                                                                            <w:left w:val="none" w:sz="0" w:space="0" w:color="auto"/>
                                                                            <w:bottom w:val="none" w:sz="0" w:space="0" w:color="auto"/>
                                                                            <w:right w:val="none" w:sz="0" w:space="0" w:color="auto"/>
                                                                          </w:divBdr>
                                                                          <w:divsChild>
                                                                            <w:div w:id="539905471">
                                                                              <w:marLeft w:val="0"/>
                                                                              <w:marRight w:val="0"/>
                                                                              <w:marTop w:val="0"/>
                                                                              <w:marBottom w:val="0"/>
                                                                              <w:divBdr>
                                                                                <w:top w:val="none" w:sz="0" w:space="0" w:color="auto"/>
                                                                                <w:left w:val="none" w:sz="0" w:space="0" w:color="auto"/>
                                                                                <w:bottom w:val="none" w:sz="0" w:space="0" w:color="auto"/>
                                                                                <w:right w:val="none" w:sz="0" w:space="0" w:color="auto"/>
                                                                              </w:divBdr>
                                                                              <w:divsChild>
                                                                                <w:div w:id="1650673283">
                                                                                  <w:marLeft w:val="0"/>
                                                                                  <w:marRight w:val="0"/>
                                                                                  <w:marTop w:val="0"/>
                                                                                  <w:marBottom w:val="0"/>
                                                                                  <w:divBdr>
                                                                                    <w:top w:val="none" w:sz="0" w:space="0" w:color="auto"/>
                                                                                    <w:left w:val="none" w:sz="0" w:space="0" w:color="auto"/>
                                                                                    <w:bottom w:val="none" w:sz="0" w:space="0" w:color="auto"/>
                                                                                    <w:right w:val="none" w:sz="0" w:space="0" w:color="auto"/>
                                                                                  </w:divBdr>
                                                                                </w:div>
                                                                              </w:divsChild>
                                                                            </w:div>
                                                                            <w:div w:id="949505042">
                                                                              <w:marLeft w:val="0"/>
                                                                              <w:marRight w:val="0"/>
                                                                              <w:marTop w:val="675"/>
                                                                              <w:marBottom w:val="0"/>
                                                                              <w:divBdr>
                                                                                <w:top w:val="none" w:sz="0" w:space="0" w:color="auto"/>
                                                                                <w:left w:val="none" w:sz="0" w:space="0" w:color="auto"/>
                                                                                <w:bottom w:val="none" w:sz="0" w:space="0" w:color="auto"/>
                                                                                <w:right w:val="none" w:sz="0" w:space="0" w:color="auto"/>
                                                                              </w:divBdr>
                                                                            </w:div>
                                                                          </w:divsChild>
                                                                        </w:div>
                                                                        <w:div w:id="1713142395">
                                                                          <w:marLeft w:val="150"/>
                                                                          <w:marRight w:val="150"/>
                                                                          <w:marTop w:val="15"/>
                                                                          <w:marBottom w:val="150"/>
                                                                          <w:divBdr>
                                                                            <w:top w:val="none" w:sz="0" w:space="0" w:color="auto"/>
                                                                            <w:left w:val="none" w:sz="0" w:space="0" w:color="auto"/>
                                                                            <w:bottom w:val="none" w:sz="0" w:space="0" w:color="auto"/>
                                                                            <w:right w:val="none" w:sz="0" w:space="0" w:color="auto"/>
                                                                          </w:divBdr>
                                                                          <w:divsChild>
                                                                            <w:div w:id="308941611">
                                                                              <w:marLeft w:val="0"/>
                                                                              <w:marRight w:val="0"/>
                                                                              <w:marTop w:val="0"/>
                                                                              <w:marBottom w:val="0"/>
                                                                              <w:divBdr>
                                                                                <w:top w:val="none" w:sz="0" w:space="0" w:color="auto"/>
                                                                                <w:left w:val="none" w:sz="0" w:space="0" w:color="auto"/>
                                                                                <w:bottom w:val="none" w:sz="0" w:space="0" w:color="auto"/>
                                                                                <w:right w:val="none" w:sz="0" w:space="0" w:color="auto"/>
                                                                              </w:divBdr>
                                                                              <w:divsChild>
                                                                                <w:div w:id="6662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183">
                                                                          <w:marLeft w:val="150"/>
                                                                          <w:marRight w:val="150"/>
                                                                          <w:marTop w:val="15"/>
                                                                          <w:marBottom w:val="150"/>
                                                                          <w:divBdr>
                                                                            <w:top w:val="none" w:sz="0" w:space="0" w:color="auto"/>
                                                                            <w:left w:val="none" w:sz="0" w:space="0" w:color="auto"/>
                                                                            <w:bottom w:val="none" w:sz="0" w:space="0" w:color="auto"/>
                                                                            <w:right w:val="none" w:sz="0" w:space="0" w:color="auto"/>
                                                                          </w:divBdr>
                                                                          <w:divsChild>
                                                                            <w:div w:id="536043700">
                                                                              <w:marLeft w:val="0"/>
                                                                              <w:marRight w:val="0"/>
                                                                              <w:marTop w:val="0"/>
                                                                              <w:marBottom w:val="0"/>
                                                                              <w:divBdr>
                                                                                <w:top w:val="none" w:sz="0" w:space="0" w:color="auto"/>
                                                                                <w:left w:val="none" w:sz="0" w:space="0" w:color="auto"/>
                                                                                <w:bottom w:val="none" w:sz="0" w:space="0" w:color="auto"/>
                                                                                <w:right w:val="none" w:sz="0" w:space="0" w:color="auto"/>
                                                                              </w:divBdr>
                                                                              <w:divsChild>
                                                                                <w:div w:id="20134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4676">
                                                                          <w:marLeft w:val="150"/>
                                                                          <w:marRight w:val="150"/>
                                                                          <w:marTop w:val="15"/>
                                                                          <w:marBottom w:val="150"/>
                                                                          <w:divBdr>
                                                                            <w:top w:val="none" w:sz="0" w:space="0" w:color="auto"/>
                                                                            <w:left w:val="none" w:sz="0" w:space="0" w:color="auto"/>
                                                                            <w:bottom w:val="none" w:sz="0" w:space="0" w:color="auto"/>
                                                                            <w:right w:val="none" w:sz="0" w:space="0" w:color="auto"/>
                                                                          </w:divBdr>
                                                                          <w:divsChild>
                                                                            <w:div w:id="149441619">
                                                                              <w:marLeft w:val="0"/>
                                                                              <w:marRight w:val="0"/>
                                                                              <w:marTop w:val="0"/>
                                                                              <w:marBottom w:val="0"/>
                                                                              <w:divBdr>
                                                                                <w:top w:val="none" w:sz="0" w:space="0" w:color="auto"/>
                                                                                <w:left w:val="none" w:sz="0" w:space="0" w:color="auto"/>
                                                                                <w:bottom w:val="none" w:sz="0" w:space="0" w:color="auto"/>
                                                                                <w:right w:val="none" w:sz="0" w:space="0" w:color="auto"/>
                                                                              </w:divBdr>
                                                                              <w:divsChild>
                                                                                <w:div w:id="20509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5960">
                                                                          <w:marLeft w:val="135"/>
                                                                          <w:marRight w:val="135"/>
                                                                          <w:marTop w:val="0"/>
                                                                          <w:marBottom w:val="135"/>
                                                                          <w:divBdr>
                                                                            <w:top w:val="none" w:sz="0" w:space="0" w:color="auto"/>
                                                                            <w:left w:val="none" w:sz="0" w:space="0" w:color="auto"/>
                                                                            <w:bottom w:val="none" w:sz="0" w:space="0" w:color="auto"/>
                                                                            <w:right w:val="none" w:sz="0" w:space="0" w:color="auto"/>
                                                                          </w:divBdr>
                                                                          <w:divsChild>
                                                                            <w:div w:id="1138110825">
                                                                              <w:marLeft w:val="0"/>
                                                                              <w:marRight w:val="0"/>
                                                                              <w:marTop w:val="0"/>
                                                                              <w:marBottom w:val="0"/>
                                                                              <w:divBdr>
                                                                                <w:top w:val="none" w:sz="0" w:space="0" w:color="auto"/>
                                                                                <w:left w:val="none" w:sz="0" w:space="0" w:color="auto"/>
                                                                                <w:bottom w:val="none" w:sz="0" w:space="0" w:color="auto"/>
                                                                                <w:right w:val="none" w:sz="0" w:space="0" w:color="auto"/>
                                                                              </w:divBdr>
                                                                              <w:divsChild>
                                                                                <w:div w:id="13464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471">
                                                                      <w:marLeft w:val="0"/>
                                                                      <w:marRight w:val="0"/>
                                                                      <w:marTop w:val="0"/>
                                                                      <w:marBottom w:val="0"/>
                                                                      <w:divBdr>
                                                                        <w:top w:val="none" w:sz="0" w:space="0" w:color="auto"/>
                                                                        <w:left w:val="none" w:sz="0" w:space="0" w:color="auto"/>
                                                                        <w:bottom w:val="none" w:sz="0" w:space="0" w:color="auto"/>
                                                                        <w:right w:val="none" w:sz="0" w:space="0" w:color="auto"/>
                                                                      </w:divBdr>
                                                                      <w:divsChild>
                                                                        <w:div w:id="1092513521">
                                                                          <w:marLeft w:val="0"/>
                                                                          <w:marRight w:val="0"/>
                                                                          <w:marTop w:val="0"/>
                                                                          <w:marBottom w:val="0"/>
                                                                          <w:divBdr>
                                                                            <w:top w:val="none" w:sz="0" w:space="0" w:color="auto"/>
                                                                            <w:left w:val="none" w:sz="0" w:space="0" w:color="auto"/>
                                                                            <w:bottom w:val="none" w:sz="0" w:space="0" w:color="auto"/>
                                                                            <w:right w:val="none" w:sz="0" w:space="0" w:color="auto"/>
                                                                          </w:divBdr>
                                                                          <w:divsChild>
                                                                            <w:div w:id="1396512928">
                                                                              <w:marLeft w:val="0"/>
                                                                              <w:marRight w:val="0"/>
                                                                              <w:marTop w:val="0"/>
                                                                              <w:marBottom w:val="0"/>
                                                                              <w:divBdr>
                                                                                <w:top w:val="none" w:sz="0" w:space="0" w:color="auto"/>
                                                                                <w:left w:val="none" w:sz="0" w:space="0" w:color="auto"/>
                                                                                <w:bottom w:val="none" w:sz="0" w:space="0" w:color="auto"/>
                                                                                <w:right w:val="none" w:sz="0" w:space="0" w:color="auto"/>
                                                                              </w:divBdr>
                                                                              <w:divsChild>
                                                                                <w:div w:id="406197465">
                                                                                  <w:marLeft w:val="105"/>
                                                                                  <w:marRight w:val="105"/>
                                                                                  <w:marTop w:val="75"/>
                                                                                  <w:marBottom w:val="75"/>
                                                                                  <w:divBdr>
                                                                                    <w:top w:val="none" w:sz="0" w:space="0" w:color="auto"/>
                                                                                    <w:left w:val="none" w:sz="0" w:space="0" w:color="auto"/>
                                                                                    <w:bottom w:val="none" w:sz="0" w:space="0" w:color="auto"/>
                                                                                    <w:right w:val="none" w:sz="0" w:space="0" w:color="auto"/>
                                                                                  </w:divBdr>
                                                                                  <w:divsChild>
                                                                                    <w:div w:id="1084954784">
                                                                                      <w:marLeft w:val="0"/>
                                                                                      <w:marRight w:val="0"/>
                                                                                      <w:marTop w:val="0"/>
                                                                                      <w:marBottom w:val="0"/>
                                                                                      <w:divBdr>
                                                                                        <w:top w:val="none" w:sz="0" w:space="0" w:color="auto"/>
                                                                                        <w:left w:val="none" w:sz="0" w:space="0" w:color="auto"/>
                                                                                        <w:bottom w:val="none" w:sz="0" w:space="0" w:color="auto"/>
                                                                                        <w:right w:val="none" w:sz="0" w:space="0" w:color="auto"/>
                                                                                      </w:divBdr>
                                                                                    </w:div>
                                                                                    <w:div w:id="764762396">
                                                                                      <w:marLeft w:val="0"/>
                                                                                      <w:marRight w:val="0"/>
                                                                                      <w:marTop w:val="0"/>
                                                                                      <w:marBottom w:val="0"/>
                                                                                      <w:divBdr>
                                                                                        <w:top w:val="none" w:sz="0" w:space="0" w:color="auto"/>
                                                                                        <w:left w:val="none" w:sz="0" w:space="0" w:color="auto"/>
                                                                                        <w:bottom w:val="none" w:sz="0" w:space="0" w:color="auto"/>
                                                                                        <w:right w:val="none" w:sz="0" w:space="0" w:color="auto"/>
                                                                                      </w:divBdr>
                                                                                      <w:divsChild>
                                                                                        <w:div w:id="8619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712252">
                                                          <w:marLeft w:val="0"/>
                                                          <w:marRight w:val="0"/>
                                                          <w:marTop w:val="0"/>
                                                          <w:marBottom w:val="0"/>
                                                          <w:divBdr>
                                                            <w:top w:val="none" w:sz="0" w:space="0" w:color="auto"/>
                                                            <w:left w:val="none" w:sz="0" w:space="0" w:color="auto"/>
                                                            <w:bottom w:val="none" w:sz="0" w:space="0" w:color="auto"/>
                                                            <w:right w:val="none" w:sz="0" w:space="0" w:color="auto"/>
                                                          </w:divBdr>
                                                          <w:divsChild>
                                                            <w:div w:id="869999470">
                                                              <w:marLeft w:val="0"/>
                                                              <w:marRight w:val="0"/>
                                                              <w:marTop w:val="0"/>
                                                              <w:marBottom w:val="0"/>
                                                              <w:divBdr>
                                                                <w:top w:val="none" w:sz="0" w:space="0" w:color="auto"/>
                                                                <w:left w:val="none" w:sz="0" w:space="0" w:color="auto"/>
                                                                <w:bottom w:val="none" w:sz="0" w:space="0" w:color="auto"/>
                                                                <w:right w:val="none" w:sz="0" w:space="0" w:color="auto"/>
                                                              </w:divBdr>
                                                              <w:divsChild>
                                                                <w:div w:id="1008212505">
                                                                  <w:marLeft w:val="150"/>
                                                                  <w:marRight w:val="150"/>
                                                                  <w:marTop w:val="150"/>
                                                                  <w:marBottom w:val="150"/>
                                                                  <w:divBdr>
                                                                    <w:top w:val="none" w:sz="0" w:space="0" w:color="auto"/>
                                                                    <w:left w:val="none" w:sz="0" w:space="0" w:color="auto"/>
                                                                    <w:bottom w:val="none" w:sz="0" w:space="0" w:color="auto"/>
                                                                    <w:right w:val="none" w:sz="0" w:space="0" w:color="auto"/>
                                                                  </w:divBdr>
                                                                  <w:divsChild>
                                                                    <w:div w:id="1424956256">
                                                                      <w:marLeft w:val="0"/>
                                                                      <w:marRight w:val="0"/>
                                                                      <w:marTop w:val="0"/>
                                                                      <w:marBottom w:val="0"/>
                                                                      <w:divBdr>
                                                                        <w:top w:val="none" w:sz="0" w:space="0" w:color="auto"/>
                                                                        <w:left w:val="none" w:sz="0" w:space="0" w:color="auto"/>
                                                                        <w:bottom w:val="none" w:sz="0" w:space="0" w:color="auto"/>
                                                                        <w:right w:val="none" w:sz="0" w:space="0" w:color="auto"/>
                                                                      </w:divBdr>
                                                                      <w:divsChild>
                                                                        <w:div w:id="1566993341">
                                                                          <w:marLeft w:val="0"/>
                                                                          <w:marRight w:val="0"/>
                                                                          <w:marTop w:val="0"/>
                                                                          <w:marBottom w:val="0"/>
                                                                          <w:divBdr>
                                                                            <w:top w:val="none" w:sz="0" w:space="0" w:color="auto"/>
                                                                            <w:left w:val="none" w:sz="0" w:space="0" w:color="auto"/>
                                                                            <w:bottom w:val="none" w:sz="0" w:space="0" w:color="auto"/>
                                                                            <w:right w:val="none" w:sz="0" w:space="0" w:color="auto"/>
                                                                          </w:divBdr>
                                                                          <w:divsChild>
                                                                            <w:div w:id="243345975">
                                                                              <w:marLeft w:val="150"/>
                                                                              <w:marRight w:val="150"/>
                                                                              <w:marTop w:val="15"/>
                                                                              <w:marBottom w:val="150"/>
                                                                              <w:divBdr>
                                                                                <w:top w:val="none" w:sz="0" w:space="0" w:color="auto"/>
                                                                                <w:left w:val="none" w:sz="0" w:space="0" w:color="auto"/>
                                                                                <w:bottom w:val="none" w:sz="0" w:space="0" w:color="auto"/>
                                                                                <w:right w:val="none" w:sz="0" w:space="0" w:color="auto"/>
                                                                              </w:divBdr>
                                                                              <w:divsChild>
                                                                                <w:div w:id="763376369">
                                                                                  <w:marLeft w:val="0"/>
                                                                                  <w:marRight w:val="0"/>
                                                                                  <w:marTop w:val="0"/>
                                                                                  <w:marBottom w:val="0"/>
                                                                                  <w:divBdr>
                                                                                    <w:top w:val="none" w:sz="0" w:space="0" w:color="auto"/>
                                                                                    <w:left w:val="none" w:sz="0" w:space="0" w:color="auto"/>
                                                                                    <w:bottom w:val="none" w:sz="0" w:space="0" w:color="auto"/>
                                                                                    <w:right w:val="none" w:sz="0" w:space="0" w:color="auto"/>
                                                                                  </w:divBdr>
                                                                                </w:div>
                                                                                <w:div w:id="1743023666">
                                                                                  <w:marLeft w:val="0"/>
                                                                                  <w:marRight w:val="0"/>
                                                                                  <w:marTop w:val="525"/>
                                                                                  <w:marBottom w:val="0"/>
                                                                                  <w:divBdr>
                                                                                    <w:top w:val="none" w:sz="0" w:space="0" w:color="auto"/>
                                                                                    <w:left w:val="none" w:sz="0" w:space="0" w:color="auto"/>
                                                                                    <w:bottom w:val="none" w:sz="0" w:space="0" w:color="auto"/>
                                                                                    <w:right w:val="none" w:sz="0" w:space="0" w:color="auto"/>
                                                                                  </w:divBdr>
                                                                                </w:div>
                                                                              </w:divsChild>
                                                                            </w:div>
                                                                            <w:div w:id="1631008188">
                                                                              <w:marLeft w:val="150"/>
                                                                              <w:marRight w:val="150"/>
                                                                              <w:marTop w:val="15"/>
                                                                              <w:marBottom w:val="150"/>
                                                                              <w:divBdr>
                                                                                <w:top w:val="none" w:sz="0" w:space="0" w:color="auto"/>
                                                                                <w:left w:val="none" w:sz="0" w:space="0" w:color="auto"/>
                                                                                <w:bottom w:val="none" w:sz="0" w:space="0" w:color="auto"/>
                                                                                <w:right w:val="none" w:sz="0" w:space="0" w:color="auto"/>
                                                                              </w:divBdr>
                                                                              <w:divsChild>
                                                                                <w:div w:id="444352265">
                                                                                  <w:marLeft w:val="0"/>
                                                                                  <w:marRight w:val="0"/>
                                                                                  <w:marTop w:val="0"/>
                                                                                  <w:marBottom w:val="0"/>
                                                                                  <w:divBdr>
                                                                                    <w:top w:val="none" w:sz="0" w:space="0" w:color="auto"/>
                                                                                    <w:left w:val="none" w:sz="0" w:space="0" w:color="auto"/>
                                                                                    <w:bottom w:val="none" w:sz="0" w:space="0" w:color="auto"/>
                                                                                    <w:right w:val="none" w:sz="0" w:space="0" w:color="auto"/>
                                                                                  </w:divBdr>
                                                                                </w:div>
                                                                                <w:div w:id="1200896357">
                                                                                  <w:marLeft w:val="0"/>
                                                                                  <w:marRight w:val="0"/>
                                                                                  <w:marTop w:val="525"/>
                                                                                  <w:marBottom w:val="0"/>
                                                                                  <w:divBdr>
                                                                                    <w:top w:val="none" w:sz="0" w:space="0" w:color="auto"/>
                                                                                    <w:left w:val="none" w:sz="0" w:space="0" w:color="auto"/>
                                                                                    <w:bottom w:val="none" w:sz="0" w:space="0" w:color="auto"/>
                                                                                    <w:right w:val="none" w:sz="0" w:space="0" w:color="auto"/>
                                                                                  </w:divBdr>
                                                                                </w:div>
                                                                              </w:divsChild>
                                                                            </w:div>
                                                                            <w:div w:id="1023288927">
                                                                              <w:marLeft w:val="150"/>
                                                                              <w:marRight w:val="150"/>
                                                                              <w:marTop w:val="15"/>
                                                                              <w:marBottom w:val="150"/>
                                                                              <w:divBdr>
                                                                                <w:top w:val="none" w:sz="0" w:space="0" w:color="auto"/>
                                                                                <w:left w:val="none" w:sz="0" w:space="0" w:color="auto"/>
                                                                                <w:bottom w:val="none" w:sz="0" w:space="0" w:color="auto"/>
                                                                                <w:right w:val="none" w:sz="0" w:space="0" w:color="auto"/>
                                                                              </w:divBdr>
                                                                              <w:divsChild>
                                                                                <w:div w:id="45111559">
                                                                                  <w:marLeft w:val="0"/>
                                                                                  <w:marRight w:val="0"/>
                                                                                  <w:marTop w:val="0"/>
                                                                                  <w:marBottom w:val="0"/>
                                                                                  <w:divBdr>
                                                                                    <w:top w:val="none" w:sz="0" w:space="0" w:color="auto"/>
                                                                                    <w:left w:val="none" w:sz="0" w:space="0" w:color="auto"/>
                                                                                    <w:bottom w:val="none" w:sz="0" w:space="0" w:color="auto"/>
                                                                                    <w:right w:val="none" w:sz="0" w:space="0" w:color="auto"/>
                                                                                  </w:divBdr>
                                                                                </w:div>
                                                                                <w:div w:id="1983197679">
                                                                                  <w:marLeft w:val="0"/>
                                                                                  <w:marRight w:val="0"/>
                                                                                  <w:marTop w:val="525"/>
                                                                                  <w:marBottom w:val="0"/>
                                                                                  <w:divBdr>
                                                                                    <w:top w:val="none" w:sz="0" w:space="0" w:color="auto"/>
                                                                                    <w:left w:val="none" w:sz="0" w:space="0" w:color="auto"/>
                                                                                    <w:bottom w:val="none" w:sz="0" w:space="0" w:color="auto"/>
                                                                                    <w:right w:val="none" w:sz="0" w:space="0" w:color="auto"/>
                                                                                  </w:divBdr>
                                                                                </w:div>
                                                                              </w:divsChild>
                                                                            </w:div>
                                                                            <w:div w:id="445347424">
                                                                              <w:marLeft w:val="150"/>
                                                                              <w:marRight w:val="150"/>
                                                                              <w:marTop w:val="15"/>
                                                                              <w:marBottom w:val="150"/>
                                                                              <w:divBdr>
                                                                                <w:top w:val="none" w:sz="0" w:space="0" w:color="auto"/>
                                                                                <w:left w:val="none" w:sz="0" w:space="0" w:color="auto"/>
                                                                                <w:bottom w:val="none" w:sz="0" w:space="0" w:color="auto"/>
                                                                                <w:right w:val="none" w:sz="0" w:space="0" w:color="auto"/>
                                                                              </w:divBdr>
                                                                              <w:divsChild>
                                                                                <w:div w:id="499590245">
                                                                                  <w:marLeft w:val="0"/>
                                                                                  <w:marRight w:val="0"/>
                                                                                  <w:marTop w:val="0"/>
                                                                                  <w:marBottom w:val="0"/>
                                                                                  <w:divBdr>
                                                                                    <w:top w:val="none" w:sz="0" w:space="0" w:color="auto"/>
                                                                                    <w:left w:val="none" w:sz="0" w:space="0" w:color="auto"/>
                                                                                    <w:bottom w:val="none" w:sz="0" w:space="0" w:color="auto"/>
                                                                                    <w:right w:val="none" w:sz="0" w:space="0" w:color="auto"/>
                                                                                  </w:divBdr>
                                                                                </w:div>
                                                                                <w:div w:id="1178082623">
                                                                                  <w:marLeft w:val="0"/>
                                                                                  <w:marRight w:val="0"/>
                                                                                  <w:marTop w:val="525"/>
                                                                                  <w:marBottom w:val="0"/>
                                                                                  <w:divBdr>
                                                                                    <w:top w:val="none" w:sz="0" w:space="0" w:color="auto"/>
                                                                                    <w:left w:val="none" w:sz="0" w:space="0" w:color="auto"/>
                                                                                    <w:bottom w:val="none" w:sz="0" w:space="0" w:color="auto"/>
                                                                                    <w:right w:val="none" w:sz="0" w:space="0" w:color="auto"/>
                                                                                  </w:divBdr>
                                                                                </w:div>
                                                                              </w:divsChild>
                                                                            </w:div>
                                                                            <w:div w:id="1080325200">
                                                                              <w:marLeft w:val="135"/>
                                                                              <w:marRight w:val="135"/>
                                                                              <w:marTop w:val="0"/>
                                                                              <w:marBottom w:val="135"/>
                                                                              <w:divBdr>
                                                                                <w:top w:val="none" w:sz="0" w:space="0" w:color="auto"/>
                                                                                <w:left w:val="none" w:sz="0" w:space="0" w:color="auto"/>
                                                                                <w:bottom w:val="none" w:sz="0" w:space="0" w:color="auto"/>
                                                                                <w:right w:val="none" w:sz="0" w:space="0" w:color="auto"/>
                                                                              </w:divBdr>
                                                                              <w:divsChild>
                                                                                <w:div w:id="1942830413">
                                                                                  <w:marLeft w:val="0"/>
                                                                                  <w:marRight w:val="0"/>
                                                                                  <w:marTop w:val="0"/>
                                                                                  <w:marBottom w:val="0"/>
                                                                                  <w:divBdr>
                                                                                    <w:top w:val="none" w:sz="0" w:space="0" w:color="auto"/>
                                                                                    <w:left w:val="none" w:sz="0" w:space="0" w:color="auto"/>
                                                                                    <w:bottom w:val="none" w:sz="0" w:space="0" w:color="auto"/>
                                                                                    <w:right w:val="none" w:sz="0" w:space="0" w:color="auto"/>
                                                                                  </w:divBdr>
                                                                                </w:div>
                                                                                <w:div w:id="147954140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14377">
                                                          <w:marLeft w:val="0"/>
                                                          <w:marRight w:val="0"/>
                                                          <w:marTop w:val="0"/>
                                                          <w:marBottom w:val="0"/>
                                                          <w:divBdr>
                                                            <w:top w:val="none" w:sz="0" w:space="0" w:color="auto"/>
                                                            <w:left w:val="none" w:sz="0" w:space="0" w:color="auto"/>
                                                            <w:bottom w:val="none" w:sz="0" w:space="0" w:color="auto"/>
                                                            <w:right w:val="none" w:sz="0" w:space="0" w:color="auto"/>
                                                          </w:divBdr>
                                                          <w:divsChild>
                                                            <w:div w:id="1644852264">
                                                              <w:marLeft w:val="0"/>
                                                              <w:marRight w:val="0"/>
                                                              <w:marTop w:val="0"/>
                                                              <w:marBottom w:val="0"/>
                                                              <w:divBdr>
                                                                <w:top w:val="none" w:sz="0" w:space="0" w:color="auto"/>
                                                                <w:left w:val="none" w:sz="0" w:space="0" w:color="auto"/>
                                                                <w:bottom w:val="none" w:sz="0" w:space="0" w:color="auto"/>
                                                                <w:right w:val="none" w:sz="0" w:space="0" w:color="auto"/>
                                                              </w:divBdr>
                                                              <w:divsChild>
                                                                <w:div w:id="327176901">
                                                                  <w:marLeft w:val="150"/>
                                                                  <w:marRight w:val="150"/>
                                                                  <w:marTop w:val="150"/>
                                                                  <w:marBottom w:val="150"/>
                                                                  <w:divBdr>
                                                                    <w:top w:val="none" w:sz="0" w:space="0" w:color="auto"/>
                                                                    <w:left w:val="none" w:sz="0" w:space="0" w:color="auto"/>
                                                                    <w:bottom w:val="none" w:sz="0" w:space="0" w:color="auto"/>
                                                                    <w:right w:val="none" w:sz="0" w:space="0" w:color="auto"/>
                                                                  </w:divBdr>
                                                                  <w:divsChild>
                                                                    <w:div w:id="908808208">
                                                                      <w:marLeft w:val="0"/>
                                                                      <w:marRight w:val="0"/>
                                                                      <w:marTop w:val="0"/>
                                                                      <w:marBottom w:val="0"/>
                                                                      <w:divBdr>
                                                                        <w:top w:val="none" w:sz="0" w:space="0" w:color="auto"/>
                                                                        <w:left w:val="none" w:sz="0" w:space="0" w:color="auto"/>
                                                                        <w:bottom w:val="none" w:sz="0" w:space="0" w:color="auto"/>
                                                                        <w:right w:val="none" w:sz="0" w:space="0" w:color="auto"/>
                                                                      </w:divBdr>
                                                                      <w:divsChild>
                                                                        <w:div w:id="1469202364">
                                                                          <w:marLeft w:val="0"/>
                                                                          <w:marRight w:val="0"/>
                                                                          <w:marTop w:val="0"/>
                                                                          <w:marBottom w:val="0"/>
                                                                          <w:divBdr>
                                                                            <w:top w:val="none" w:sz="0" w:space="0" w:color="auto"/>
                                                                            <w:left w:val="none" w:sz="0" w:space="0" w:color="auto"/>
                                                                            <w:bottom w:val="none" w:sz="0" w:space="0" w:color="auto"/>
                                                                            <w:right w:val="none" w:sz="0" w:space="0" w:color="auto"/>
                                                                          </w:divBdr>
                                                                          <w:divsChild>
                                                                            <w:div w:id="1038361393">
                                                                              <w:marLeft w:val="150"/>
                                                                              <w:marRight w:val="150"/>
                                                                              <w:marTop w:val="15"/>
                                                                              <w:marBottom w:val="150"/>
                                                                              <w:divBdr>
                                                                                <w:top w:val="none" w:sz="0" w:space="0" w:color="auto"/>
                                                                                <w:left w:val="none" w:sz="0" w:space="0" w:color="auto"/>
                                                                                <w:bottom w:val="none" w:sz="0" w:space="0" w:color="auto"/>
                                                                                <w:right w:val="none" w:sz="0" w:space="0" w:color="auto"/>
                                                                              </w:divBdr>
                                                                              <w:divsChild>
                                                                                <w:div w:id="1955478582">
                                                                                  <w:marLeft w:val="0"/>
                                                                                  <w:marRight w:val="0"/>
                                                                                  <w:marTop w:val="0"/>
                                                                                  <w:marBottom w:val="0"/>
                                                                                  <w:divBdr>
                                                                                    <w:top w:val="none" w:sz="0" w:space="0" w:color="auto"/>
                                                                                    <w:left w:val="none" w:sz="0" w:space="0" w:color="auto"/>
                                                                                    <w:bottom w:val="none" w:sz="0" w:space="0" w:color="auto"/>
                                                                                    <w:right w:val="none" w:sz="0" w:space="0" w:color="auto"/>
                                                                                  </w:divBdr>
                                                                                </w:div>
                                                                                <w:div w:id="187262534">
                                                                                  <w:marLeft w:val="0"/>
                                                                                  <w:marRight w:val="0"/>
                                                                                  <w:marTop w:val="525"/>
                                                                                  <w:marBottom w:val="0"/>
                                                                                  <w:divBdr>
                                                                                    <w:top w:val="none" w:sz="0" w:space="0" w:color="auto"/>
                                                                                    <w:left w:val="none" w:sz="0" w:space="0" w:color="auto"/>
                                                                                    <w:bottom w:val="none" w:sz="0" w:space="0" w:color="auto"/>
                                                                                    <w:right w:val="none" w:sz="0" w:space="0" w:color="auto"/>
                                                                                  </w:divBdr>
                                                                                </w:div>
                                                                              </w:divsChild>
                                                                            </w:div>
                                                                            <w:div w:id="1728070273">
                                                                              <w:marLeft w:val="135"/>
                                                                              <w:marRight w:val="135"/>
                                                                              <w:marTop w:val="0"/>
                                                                              <w:marBottom w:val="135"/>
                                                                              <w:divBdr>
                                                                                <w:top w:val="none" w:sz="0" w:space="0" w:color="auto"/>
                                                                                <w:left w:val="none" w:sz="0" w:space="0" w:color="auto"/>
                                                                                <w:bottom w:val="none" w:sz="0" w:space="0" w:color="auto"/>
                                                                                <w:right w:val="none" w:sz="0" w:space="0" w:color="auto"/>
                                                                              </w:divBdr>
                                                                              <w:divsChild>
                                                                                <w:div w:id="457185514">
                                                                                  <w:marLeft w:val="0"/>
                                                                                  <w:marRight w:val="0"/>
                                                                                  <w:marTop w:val="0"/>
                                                                                  <w:marBottom w:val="0"/>
                                                                                  <w:divBdr>
                                                                                    <w:top w:val="none" w:sz="0" w:space="0" w:color="auto"/>
                                                                                    <w:left w:val="none" w:sz="0" w:space="0" w:color="auto"/>
                                                                                    <w:bottom w:val="none" w:sz="0" w:space="0" w:color="auto"/>
                                                                                    <w:right w:val="none" w:sz="0" w:space="0" w:color="auto"/>
                                                                                  </w:divBdr>
                                                                                </w:div>
                                                                                <w:div w:id="124171407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278552">
                                                          <w:marLeft w:val="0"/>
                                                          <w:marRight w:val="0"/>
                                                          <w:marTop w:val="0"/>
                                                          <w:marBottom w:val="0"/>
                                                          <w:divBdr>
                                                            <w:top w:val="none" w:sz="0" w:space="0" w:color="auto"/>
                                                            <w:left w:val="none" w:sz="0" w:space="0" w:color="auto"/>
                                                            <w:bottom w:val="none" w:sz="0" w:space="0" w:color="auto"/>
                                                            <w:right w:val="none" w:sz="0" w:space="0" w:color="auto"/>
                                                          </w:divBdr>
                                                          <w:divsChild>
                                                            <w:div w:id="204684510">
                                                              <w:marLeft w:val="0"/>
                                                              <w:marRight w:val="0"/>
                                                              <w:marTop w:val="0"/>
                                                              <w:marBottom w:val="0"/>
                                                              <w:divBdr>
                                                                <w:top w:val="none" w:sz="0" w:space="0" w:color="auto"/>
                                                                <w:left w:val="none" w:sz="0" w:space="0" w:color="auto"/>
                                                                <w:bottom w:val="none" w:sz="0" w:space="0" w:color="auto"/>
                                                                <w:right w:val="none" w:sz="0" w:space="0" w:color="auto"/>
                                                              </w:divBdr>
                                                              <w:divsChild>
                                                                <w:div w:id="1989507971">
                                                                  <w:marLeft w:val="150"/>
                                                                  <w:marRight w:val="150"/>
                                                                  <w:marTop w:val="150"/>
                                                                  <w:marBottom w:val="150"/>
                                                                  <w:divBdr>
                                                                    <w:top w:val="none" w:sz="0" w:space="0" w:color="auto"/>
                                                                    <w:left w:val="none" w:sz="0" w:space="0" w:color="auto"/>
                                                                    <w:bottom w:val="none" w:sz="0" w:space="0" w:color="auto"/>
                                                                    <w:right w:val="none" w:sz="0" w:space="0" w:color="auto"/>
                                                                  </w:divBdr>
                                                                  <w:divsChild>
                                                                    <w:div w:id="53509956">
                                                                      <w:marLeft w:val="0"/>
                                                                      <w:marRight w:val="0"/>
                                                                      <w:marTop w:val="0"/>
                                                                      <w:marBottom w:val="0"/>
                                                                      <w:divBdr>
                                                                        <w:top w:val="none" w:sz="0" w:space="0" w:color="auto"/>
                                                                        <w:left w:val="none" w:sz="0" w:space="0" w:color="auto"/>
                                                                        <w:bottom w:val="none" w:sz="0" w:space="0" w:color="auto"/>
                                                                        <w:right w:val="none" w:sz="0" w:space="0" w:color="auto"/>
                                                                      </w:divBdr>
                                                                      <w:divsChild>
                                                                        <w:div w:id="8214314">
                                                                          <w:marLeft w:val="0"/>
                                                                          <w:marRight w:val="0"/>
                                                                          <w:marTop w:val="0"/>
                                                                          <w:marBottom w:val="0"/>
                                                                          <w:divBdr>
                                                                            <w:top w:val="none" w:sz="0" w:space="0" w:color="auto"/>
                                                                            <w:left w:val="none" w:sz="0" w:space="0" w:color="auto"/>
                                                                            <w:bottom w:val="none" w:sz="0" w:space="0" w:color="auto"/>
                                                                            <w:right w:val="none" w:sz="0" w:space="0" w:color="auto"/>
                                                                          </w:divBdr>
                                                                          <w:divsChild>
                                                                            <w:div w:id="1038504538">
                                                                              <w:marLeft w:val="150"/>
                                                                              <w:marRight w:val="150"/>
                                                                              <w:marTop w:val="15"/>
                                                                              <w:marBottom w:val="150"/>
                                                                              <w:divBdr>
                                                                                <w:top w:val="none" w:sz="0" w:space="0" w:color="auto"/>
                                                                                <w:left w:val="none" w:sz="0" w:space="0" w:color="auto"/>
                                                                                <w:bottom w:val="none" w:sz="0" w:space="0" w:color="auto"/>
                                                                                <w:right w:val="none" w:sz="0" w:space="0" w:color="auto"/>
                                                                              </w:divBdr>
                                                                              <w:divsChild>
                                                                                <w:div w:id="261306932">
                                                                                  <w:marLeft w:val="0"/>
                                                                                  <w:marRight w:val="0"/>
                                                                                  <w:marTop w:val="0"/>
                                                                                  <w:marBottom w:val="0"/>
                                                                                  <w:divBdr>
                                                                                    <w:top w:val="none" w:sz="0" w:space="0" w:color="auto"/>
                                                                                    <w:left w:val="none" w:sz="0" w:space="0" w:color="auto"/>
                                                                                    <w:bottom w:val="none" w:sz="0" w:space="0" w:color="auto"/>
                                                                                    <w:right w:val="none" w:sz="0" w:space="0" w:color="auto"/>
                                                                                  </w:divBdr>
                                                                                </w:div>
                                                                                <w:div w:id="1921520690">
                                                                                  <w:marLeft w:val="0"/>
                                                                                  <w:marRight w:val="0"/>
                                                                                  <w:marTop w:val="525"/>
                                                                                  <w:marBottom w:val="0"/>
                                                                                  <w:divBdr>
                                                                                    <w:top w:val="none" w:sz="0" w:space="0" w:color="auto"/>
                                                                                    <w:left w:val="none" w:sz="0" w:space="0" w:color="auto"/>
                                                                                    <w:bottom w:val="none" w:sz="0" w:space="0" w:color="auto"/>
                                                                                    <w:right w:val="none" w:sz="0" w:space="0" w:color="auto"/>
                                                                                  </w:divBdr>
                                                                                </w:div>
                                                                              </w:divsChild>
                                                                            </w:div>
                                                                            <w:div w:id="455876661">
                                                                              <w:marLeft w:val="150"/>
                                                                              <w:marRight w:val="150"/>
                                                                              <w:marTop w:val="15"/>
                                                                              <w:marBottom w:val="150"/>
                                                                              <w:divBdr>
                                                                                <w:top w:val="none" w:sz="0" w:space="0" w:color="auto"/>
                                                                                <w:left w:val="none" w:sz="0" w:space="0" w:color="auto"/>
                                                                                <w:bottom w:val="none" w:sz="0" w:space="0" w:color="auto"/>
                                                                                <w:right w:val="none" w:sz="0" w:space="0" w:color="auto"/>
                                                                              </w:divBdr>
                                                                              <w:divsChild>
                                                                                <w:div w:id="1410733684">
                                                                                  <w:marLeft w:val="0"/>
                                                                                  <w:marRight w:val="0"/>
                                                                                  <w:marTop w:val="0"/>
                                                                                  <w:marBottom w:val="0"/>
                                                                                  <w:divBdr>
                                                                                    <w:top w:val="none" w:sz="0" w:space="0" w:color="auto"/>
                                                                                    <w:left w:val="none" w:sz="0" w:space="0" w:color="auto"/>
                                                                                    <w:bottom w:val="none" w:sz="0" w:space="0" w:color="auto"/>
                                                                                    <w:right w:val="none" w:sz="0" w:space="0" w:color="auto"/>
                                                                                  </w:divBdr>
                                                                                </w:div>
                                                                                <w:div w:id="2044480888">
                                                                                  <w:marLeft w:val="0"/>
                                                                                  <w:marRight w:val="0"/>
                                                                                  <w:marTop w:val="525"/>
                                                                                  <w:marBottom w:val="0"/>
                                                                                  <w:divBdr>
                                                                                    <w:top w:val="none" w:sz="0" w:space="0" w:color="auto"/>
                                                                                    <w:left w:val="none" w:sz="0" w:space="0" w:color="auto"/>
                                                                                    <w:bottom w:val="none" w:sz="0" w:space="0" w:color="auto"/>
                                                                                    <w:right w:val="none" w:sz="0" w:space="0" w:color="auto"/>
                                                                                  </w:divBdr>
                                                                                </w:div>
                                                                              </w:divsChild>
                                                                            </w:div>
                                                                            <w:div w:id="2017339435">
                                                                              <w:marLeft w:val="135"/>
                                                                              <w:marRight w:val="135"/>
                                                                              <w:marTop w:val="0"/>
                                                                              <w:marBottom w:val="135"/>
                                                                              <w:divBdr>
                                                                                <w:top w:val="none" w:sz="0" w:space="0" w:color="auto"/>
                                                                                <w:left w:val="none" w:sz="0" w:space="0" w:color="auto"/>
                                                                                <w:bottom w:val="none" w:sz="0" w:space="0" w:color="auto"/>
                                                                                <w:right w:val="none" w:sz="0" w:space="0" w:color="auto"/>
                                                                              </w:divBdr>
                                                                              <w:divsChild>
                                                                                <w:div w:id="642392896">
                                                                                  <w:marLeft w:val="0"/>
                                                                                  <w:marRight w:val="0"/>
                                                                                  <w:marTop w:val="0"/>
                                                                                  <w:marBottom w:val="0"/>
                                                                                  <w:divBdr>
                                                                                    <w:top w:val="none" w:sz="0" w:space="0" w:color="auto"/>
                                                                                    <w:left w:val="none" w:sz="0" w:space="0" w:color="auto"/>
                                                                                    <w:bottom w:val="none" w:sz="0" w:space="0" w:color="auto"/>
                                                                                    <w:right w:val="none" w:sz="0" w:space="0" w:color="auto"/>
                                                                                  </w:divBdr>
                                                                                </w:div>
                                                                                <w:div w:id="164223064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8356">
                                                          <w:marLeft w:val="0"/>
                                                          <w:marRight w:val="0"/>
                                                          <w:marTop w:val="0"/>
                                                          <w:marBottom w:val="0"/>
                                                          <w:divBdr>
                                                            <w:top w:val="none" w:sz="0" w:space="0" w:color="auto"/>
                                                            <w:left w:val="none" w:sz="0" w:space="0" w:color="auto"/>
                                                            <w:bottom w:val="none" w:sz="0" w:space="0" w:color="auto"/>
                                                            <w:right w:val="none" w:sz="0" w:space="0" w:color="auto"/>
                                                          </w:divBdr>
                                                          <w:divsChild>
                                                            <w:div w:id="1058741698">
                                                              <w:marLeft w:val="0"/>
                                                              <w:marRight w:val="0"/>
                                                              <w:marTop w:val="0"/>
                                                              <w:marBottom w:val="0"/>
                                                              <w:divBdr>
                                                                <w:top w:val="none" w:sz="0" w:space="0" w:color="auto"/>
                                                                <w:left w:val="none" w:sz="0" w:space="0" w:color="auto"/>
                                                                <w:bottom w:val="none" w:sz="0" w:space="0" w:color="auto"/>
                                                                <w:right w:val="none" w:sz="0" w:space="0" w:color="auto"/>
                                                              </w:divBdr>
                                                              <w:divsChild>
                                                                <w:div w:id="393700030">
                                                                  <w:marLeft w:val="150"/>
                                                                  <w:marRight w:val="150"/>
                                                                  <w:marTop w:val="150"/>
                                                                  <w:marBottom w:val="150"/>
                                                                  <w:divBdr>
                                                                    <w:top w:val="none" w:sz="0" w:space="0" w:color="auto"/>
                                                                    <w:left w:val="none" w:sz="0" w:space="0" w:color="auto"/>
                                                                    <w:bottom w:val="none" w:sz="0" w:space="0" w:color="auto"/>
                                                                    <w:right w:val="none" w:sz="0" w:space="0" w:color="auto"/>
                                                                  </w:divBdr>
                                                                  <w:divsChild>
                                                                    <w:div w:id="12564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58356">
                                                          <w:marLeft w:val="0"/>
                                                          <w:marRight w:val="0"/>
                                                          <w:marTop w:val="0"/>
                                                          <w:marBottom w:val="0"/>
                                                          <w:divBdr>
                                                            <w:top w:val="none" w:sz="0" w:space="0" w:color="auto"/>
                                                            <w:left w:val="none" w:sz="0" w:space="0" w:color="auto"/>
                                                            <w:bottom w:val="none" w:sz="0" w:space="0" w:color="auto"/>
                                                            <w:right w:val="none" w:sz="0" w:space="0" w:color="auto"/>
                                                          </w:divBdr>
                                                          <w:divsChild>
                                                            <w:div w:id="1116370666">
                                                              <w:marLeft w:val="0"/>
                                                              <w:marRight w:val="0"/>
                                                              <w:marTop w:val="0"/>
                                                              <w:marBottom w:val="0"/>
                                                              <w:divBdr>
                                                                <w:top w:val="none" w:sz="0" w:space="0" w:color="auto"/>
                                                                <w:left w:val="none" w:sz="0" w:space="0" w:color="auto"/>
                                                                <w:bottom w:val="none" w:sz="0" w:space="0" w:color="auto"/>
                                                                <w:right w:val="none" w:sz="0" w:space="0" w:color="auto"/>
                                                              </w:divBdr>
                                                              <w:divsChild>
                                                                <w:div w:id="801270059">
                                                                  <w:marLeft w:val="150"/>
                                                                  <w:marRight w:val="150"/>
                                                                  <w:marTop w:val="150"/>
                                                                  <w:marBottom w:val="150"/>
                                                                  <w:divBdr>
                                                                    <w:top w:val="none" w:sz="0" w:space="0" w:color="auto"/>
                                                                    <w:left w:val="none" w:sz="0" w:space="0" w:color="auto"/>
                                                                    <w:bottom w:val="none" w:sz="0" w:space="0" w:color="auto"/>
                                                                    <w:right w:val="none" w:sz="0" w:space="0" w:color="auto"/>
                                                                  </w:divBdr>
                                                                  <w:divsChild>
                                                                    <w:div w:id="736365914">
                                                                      <w:marLeft w:val="0"/>
                                                                      <w:marRight w:val="0"/>
                                                                      <w:marTop w:val="0"/>
                                                                      <w:marBottom w:val="0"/>
                                                                      <w:divBdr>
                                                                        <w:top w:val="none" w:sz="0" w:space="0" w:color="auto"/>
                                                                        <w:left w:val="none" w:sz="0" w:space="0" w:color="auto"/>
                                                                        <w:bottom w:val="none" w:sz="0" w:space="0" w:color="auto"/>
                                                                        <w:right w:val="none" w:sz="0" w:space="0" w:color="auto"/>
                                                                      </w:divBdr>
                                                                      <w:divsChild>
                                                                        <w:div w:id="962536660">
                                                                          <w:marLeft w:val="0"/>
                                                                          <w:marRight w:val="0"/>
                                                                          <w:marTop w:val="0"/>
                                                                          <w:marBottom w:val="0"/>
                                                                          <w:divBdr>
                                                                            <w:top w:val="none" w:sz="0" w:space="0" w:color="auto"/>
                                                                            <w:left w:val="none" w:sz="0" w:space="0" w:color="auto"/>
                                                                            <w:bottom w:val="none" w:sz="0" w:space="0" w:color="auto"/>
                                                                            <w:right w:val="none" w:sz="0" w:space="0" w:color="auto"/>
                                                                          </w:divBdr>
                                                                          <w:divsChild>
                                                                            <w:div w:id="1373076395">
                                                                              <w:marLeft w:val="150"/>
                                                                              <w:marRight w:val="150"/>
                                                                              <w:marTop w:val="15"/>
                                                                              <w:marBottom w:val="150"/>
                                                                              <w:divBdr>
                                                                                <w:top w:val="none" w:sz="0" w:space="0" w:color="auto"/>
                                                                                <w:left w:val="none" w:sz="0" w:space="0" w:color="auto"/>
                                                                                <w:bottom w:val="none" w:sz="0" w:space="0" w:color="auto"/>
                                                                                <w:right w:val="none" w:sz="0" w:space="0" w:color="auto"/>
                                                                              </w:divBdr>
                                                                              <w:divsChild>
                                                                                <w:div w:id="1738818206">
                                                                                  <w:marLeft w:val="0"/>
                                                                                  <w:marRight w:val="0"/>
                                                                                  <w:marTop w:val="0"/>
                                                                                  <w:marBottom w:val="0"/>
                                                                                  <w:divBdr>
                                                                                    <w:top w:val="none" w:sz="0" w:space="0" w:color="auto"/>
                                                                                    <w:left w:val="none" w:sz="0" w:space="0" w:color="auto"/>
                                                                                    <w:bottom w:val="none" w:sz="0" w:space="0" w:color="auto"/>
                                                                                    <w:right w:val="none" w:sz="0" w:space="0" w:color="auto"/>
                                                                                  </w:divBdr>
                                                                                  <w:divsChild>
                                                                                    <w:div w:id="16547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99062">
                                                                              <w:marLeft w:val="150"/>
                                                                              <w:marRight w:val="150"/>
                                                                              <w:marTop w:val="15"/>
                                                                              <w:marBottom w:val="150"/>
                                                                              <w:divBdr>
                                                                                <w:top w:val="none" w:sz="0" w:space="0" w:color="auto"/>
                                                                                <w:left w:val="none" w:sz="0" w:space="0" w:color="auto"/>
                                                                                <w:bottom w:val="none" w:sz="0" w:space="0" w:color="auto"/>
                                                                                <w:right w:val="none" w:sz="0" w:space="0" w:color="auto"/>
                                                                              </w:divBdr>
                                                                              <w:divsChild>
                                                                                <w:div w:id="275063067">
                                                                                  <w:marLeft w:val="0"/>
                                                                                  <w:marRight w:val="0"/>
                                                                                  <w:marTop w:val="0"/>
                                                                                  <w:marBottom w:val="0"/>
                                                                                  <w:divBdr>
                                                                                    <w:top w:val="none" w:sz="0" w:space="0" w:color="auto"/>
                                                                                    <w:left w:val="none" w:sz="0" w:space="0" w:color="auto"/>
                                                                                    <w:bottom w:val="none" w:sz="0" w:space="0" w:color="auto"/>
                                                                                    <w:right w:val="none" w:sz="0" w:space="0" w:color="auto"/>
                                                                                  </w:divBdr>
                                                                                  <w:divsChild>
                                                                                    <w:div w:id="449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30">
                                                                              <w:marLeft w:val="135"/>
                                                                              <w:marRight w:val="135"/>
                                                                              <w:marTop w:val="0"/>
                                                                              <w:marBottom w:val="135"/>
                                                                              <w:divBdr>
                                                                                <w:top w:val="none" w:sz="0" w:space="0" w:color="auto"/>
                                                                                <w:left w:val="none" w:sz="0" w:space="0" w:color="auto"/>
                                                                                <w:bottom w:val="none" w:sz="0" w:space="0" w:color="auto"/>
                                                                                <w:right w:val="none" w:sz="0" w:space="0" w:color="auto"/>
                                                                              </w:divBdr>
                                                                              <w:divsChild>
                                                                                <w:div w:id="582566386">
                                                                                  <w:marLeft w:val="0"/>
                                                                                  <w:marRight w:val="0"/>
                                                                                  <w:marTop w:val="0"/>
                                                                                  <w:marBottom w:val="0"/>
                                                                                  <w:divBdr>
                                                                                    <w:top w:val="none" w:sz="0" w:space="0" w:color="auto"/>
                                                                                    <w:left w:val="none" w:sz="0" w:space="0" w:color="auto"/>
                                                                                    <w:bottom w:val="none" w:sz="0" w:space="0" w:color="auto"/>
                                                                                    <w:right w:val="none" w:sz="0" w:space="0" w:color="auto"/>
                                                                                  </w:divBdr>
                                                                                  <w:divsChild>
                                                                                    <w:div w:id="4640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3915">
                                                                          <w:marLeft w:val="0"/>
                                                                          <w:marRight w:val="0"/>
                                                                          <w:marTop w:val="0"/>
                                                                          <w:marBottom w:val="0"/>
                                                                          <w:divBdr>
                                                                            <w:top w:val="none" w:sz="0" w:space="0" w:color="auto"/>
                                                                            <w:left w:val="none" w:sz="0" w:space="0" w:color="auto"/>
                                                                            <w:bottom w:val="none" w:sz="0" w:space="0" w:color="auto"/>
                                                                            <w:right w:val="none" w:sz="0" w:space="0" w:color="auto"/>
                                                                          </w:divBdr>
                                                                          <w:divsChild>
                                                                            <w:div w:id="434442887">
                                                                              <w:marLeft w:val="0"/>
                                                                              <w:marRight w:val="0"/>
                                                                              <w:marTop w:val="0"/>
                                                                              <w:marBottom w:val="0"/>
                                                                              <w:divBdr>
                                                                                <w:top w:val="none" w:sz="0" w:space="0" w:color="auto"/>
                                                                                <w:left w:val="none" w:sz="0" w:space="0" w:color="auto"/>
                                                                                <w:bottom w:val="none" w:sz="0" w:space="0" w:color="auto"/>
                                                                                <w:right w:val="none" w:sz="0" w:space="0" w:color="auto"/>
                                                                              </w:divBdr>
                                                                              <w:divsChild>
                                                                                <w:div w:id="1793749594">
                                                                                  <w:marLeft w:val="0"/>
                                                                                  <w:marRight w:val="0"/>
                                                                                  <w:marTop w:val="0"/>
                                                                                  <w:marBottom w:val="0"/>
                                                                                  <w:divBdr>
                                                                                    <w:top w:val="none" w:sz="0" w:space="0" w:color="auto"/>
                                                                                    <w:left w:val="none" w:sz="0" w:space="0" w:color="auto"/>
                                                                                    <w:bottom w:val="none" w:sz="0" w:space="0" w:color="auto"/>
                                                                                    <w:right w:val="none" w:sz="0" w:space="0" w:color="auto"/>
                                                                                  </w:divBdr>
                                                                                  <w:divsChild>
                                                                                    <w:div w:id="16806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710657">
                                                          <w:marLeft w:val="0"/>
                                                          <w:marRight w:val="0"/>
                                                          <w:marTop w:val="0"/>
                                                          <w:marBottom w:val="0"/>
                                                          <w:divBdr>
                                                            <w:top w:val="none" w:sz="0" w:space="0" w:color="auto"/>
                                                            <w:left w:val="none" w:sz="0" w:space="0" w:color="auto"/>
                                                            <w:bottom w:val="none" w:sz="0" w:space="0" w:color="auto"/>
                                                            <w:right w:val="none" w:sz="0" w:space="0" w:color="auto"/>
                                                          </w:divBdr>
                                                          <w:divsChild>
                                                            <w:div w:id="619846225">
                                                              <w:marLeft w:val="0"/>
                                                              <w:marRight w:val="0"/>
                                                              <w:marTop w:val="0"/>
                                                              <w:marBottom w:val="0"/>
                                                              <w:divBdr>
                                                                <w:top w:val="none" w:sz="0" w:space="0" w:color="auto"/>
                                                                <w:left w:val="none" w:sz="0" w:space="0" w:color="auto"/>
                                                                <w:bottom w:val="none" w:sz="0" w:space="0" w:color="auto"/>
                                                                <w:right w:val="none" w:sz="0" w:space="0" w:color="auto"/>
                                                              </w:divBdr>
                                                              <w:divsChild>
                                                                <w:div w:id="1079787115">
                                                                  <w:marLeft w:val="150"/>
                                                                  <w:marRight w:val="150"/>
                                                                  <w:marTop w:val="150"/>
                                                                  <w:marBottom w:val="150"/>
                                                                  <w:divBdr>
                                                                    <w:top w:val="none" w:sz="0" w:space="0" w:color="auto"/>
                                                                    <w:left w:val="none" w:sz="0" w:space="0" w:color="auto"/>
                                                                    <w:bottom w:val="none" w:sz="0" w:space="0" w:color="auto"/>
                                                                    <w:right w:val="none" w:sz="0" w:space="0" w:color="auto"/>
                                                                  </w:divBdr>
                                                                  <w:divsChild>
                                                                    <w:div w:id="1801680726">
                                                                      <w:marLeft w:val="0"/>
                                                                      <w:marRight w:val="0"/>
                                                                      <w:marTop w:val="0"/>
                                                                      <w:marBottom w:val="0"/>
                                                                      <w:divBdr>
                                                                        <w:top w:val="none" w:sz="0" w:space="0" w:color="auto"/>
                                                                        <w:left w:val="none" w:sz="0" w:space="0" w:color="auto"/>
                                                                        <w:bottom w:val="none" w:sz="0" w:space="0" w:color="auto"/>
                                                                        <w:right w:val="none" w:sz="0" w:space="0" w:color="auto"/>
                                                                      </w:divBdr>
                                                                      <w:divsChild>
                                                                        <w:div w:id="388922059">
                                                                          <w:marLeft w:val="0"/>
                                                                          <w:marRight w:val="0"/>
                                                                          <w:marTop w:val="0"/>
                                                                          <w:marBottom w:val="0"/>
                                                                          <w:divBdr>
                                                                            <w:top w:val="none" w:sz="0" w:space="0" w:color="auto"/>
                                                                            <w:left w:val="none" w:sz="0" w:space="0" w:color="auto"/>
                                                                            <w:bottom w:val="none" w:sz="0" w:space="0" w:color="auto"/>
                                                                            <w:right w:val="none" w:sz="0" w:space="0" w:color="auto"/>
                                                                          </w:divBdr>
                                                                          <w:divsChild>
                                                                            <w:div w:id="1134443754">
                                                                              <w:marLeft w:val="150"/>
                                                                              <w:marRight w:val="150"/>
                                                                              <w:marTop w:val="15"/>
                                                                              <w:marBottom w:val="150"/>
                                                                              <w:divBdr>
                                                                                <w:top w:val="none" w:sz="0" w:space="0" w:color="auto"/>
                                                                                <w:left w:val="none" w:sz="0" w:space="0" w:color="auto"/>
                                                                                <w:bottom w:val="none" w:sz="0" w:space="0" w:color="auto"/>
                                                                                <w:right w:val="none" w:sz="0" w:space="0" w:color="auto"/>
                                                                              </w:divBdr>
                                                                              <w:divsChild>
                                                                                <w:div w:id="1552039632">
                                                                                  <w:marLeft w:val="0"/>
                                                                                  <w:marRight w:val="0"/>
                                                                                  <w:marTop w:val="0"/>
                                                                                  <w:marBottom w:val="0"/>
                                                                                  <w:divBdr>
                                                                                    <w:top w:val="none" w:sz="0" w:space="0" w:color="auto"/>
                                                                                    <w:left w:val="none" w:sz="0" w:space="0" w:color="auto"/>
                                                                                    <w:bottom w:val="none" w:sz="0" w:space="0" w:color="auto"/>
                                                                                    <w:right w:val="none" w:sz="0" w:space="0" w:color="auto"/>
                                                                                  </w:divBdr>
                                                                                  <w:divsChild>
                                                                                    <w:div w:id="17038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2190">
                                                                              <w:marLeft w:val="150"/>
                                                                              <w:marRight w:val="150"/>
                                                                              <w:marTop w:val="15"/>
                                                                              <w:marBottom w:val="150"/>
                                                                              <w:divBdr>
                                                                                <w:top w:val="none" w:sz="0" w:space="0" w:color="auto"/>
                                                                                <w:left w:val="none" w:sz="0" w:space="0" w:color="auto"/>
                                                                                <w:bottom w:val="none" w:sz="0" w:space="0" w:color="auto"/>
                                                                                <w:right w:val="none" w:sz="0" w:space="0" w:color="auto"/>
                                                                              </w:divBdr>
                                                                              <w:divsChild>
                                                                                <w:div w:id="1447655074">
                                                                                  <w:marLeft w:val="0"/>
                                                                                  <w:marRight w:val="0"/>
                                                                                  <w:marTop w:val="0"/>
                                                                                  <w:marBottom w:val="0"/>
                                                                                  <w:divBdr>
                                                                                    <w:top w:val="none" w:sz="0" w:space="0" w:color="auto"/>
                                                                                    <w:left w:val="none" w:sz="0" w:space="0" w:color="auto"/>
                                                                                    <w:bottom w:val="none" w:sz="0" w:space="0" w:color="auto"/>
                                                                                    <w:right w:val="none" w:sz="0" w:space="0" w:color="auto"/>
                                                                                  </w:divBdr>
                                                                                  <w:divsChild>
                                                                                    <w:div w:id="110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179">
                                                                              <w:marLeft w:val="135"/>
                                                                              <w:marRight w:val="135"/>
                                                                              <w:marTop w:val="0"/>
                                                                              <w:marBottom w:val="135"/>
                                                                              <w:divBdr>
                                                                                <w:top w:val="none" w:sz="0" w:space="0" w:color="auto"/>
                                                                                <w:left w:val="none" w:sz="0" w:space="0" w:color="auto"/>
                                                                                <w:bottom w:val="none" w:sz="0" w:space="0" w:color="auto"/>
                                                                                <w:right w:val="none" w:sz="0" w:space="0" w:color="auto"/>
                                                                              </w:divBdr>
                                                                              <w:divsChild>
                                                                                <w:div w:id="1622344328">
                                                                                  <w:marLeft w:val="0"/>
                                                                                  <w:marRight w:val="0"/>
                                                                                  <w:marTop w:val="0"/>
                                                                                  <w:marBottom w:val="0"/>
                                                                                  <w:divBdr>
                                                                                    <w:top w:val="none" w:sz="0" w:space="0" w:color="auto"/>
                                                                                    <w:left w:val="none" w:sz="0" w:space="0" w:color="auto"/>
                                                                                    <w:bottom w:val="none" w:sz="0" w:space="0" w:color="auto"/>
                                                                                    <w:right w:val="none" w:sz="0" w:space="0" w:color="auto"/>
                                                                                  </w:divBdr>
                                                                                  <w:divsChild>
                                                                                    <w:div w:id="116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3574">
                                                                          <w:marLeft w:val="0"/>
                                                                          <w:marRight w:val="0"/>
                                                                          <w:marTop w:val="0"/>
                                                                          <w:marBottom w:val="0"/>
                                                                          <w:divBdr>
                                                                            <w:top w:val="none" w:sz="0" w:space="0" w:color="auto"/>
                                                                            <w:left w:val="none" w:sz="0" w:space="0" w:color="auto"/>
                                                                            <w:bottom w:val="none" w:sz="0" w:space="0" w:color="auto"/>
                                                                            <w:right w:val="none" w:sz="0" w:space="0" w:color="auto"/>
                                                                          </w:divBdr>
                                                                          <w:divsChild>
                                                                            <w:div w:id="1613978683">
                                                                              <w:marLeft w:val="0"/>
                                                                              <w:marRight w:val="0"/>
                                                                              <w:marTop w:val="0"/>
                                                                              <w:marBottom w:val="0"/>
                                                                              <w:divBdr>
                                                                                <w:top w:val="none" w:sz="0" w:space="0" w:color="auto"/>
                                                                                <w:left w:val="none" w:sz="0" w:space="0" w:color="auto"/>
                                                                                <w:bottom w:val="none" w:sz="0" w:space="0" w:color="auto"/>
                                                                                <w:right w:val="none" w:sz="0" w:space="0" w:color="auto"/>
                                                                              </w:divBdr>
                                                                              <w:divsChild>
                                                                                <w:div w:id="731124263">
                                                                                  <w:marLeft w:val="0"/>
                                                                                  <w:marRight w:val="0"/>
                                                                                  <w:marTop w:val="0"/>
                                                                                  <w:marBottom w:val="0"/>
                                                                                  <w:divBdr>
                                                                                    <w:top w:val="none" w:sz="0" w:space="0" w:color="auto"/>
                                                                                    <w:left w:val="none" w:sz="0" w:space="0" w:color="auto"/>
                                                                                    <w:bottom w:val="none" w:sz="0" w:space="0" w:color="auto"/>
                                                                                    <w:right w:val="none" w:sz="0" w:space="0" w:color="auto"/>
                                                                                  </w:divBdr>
                                                                                  <w:divsChild>
                                                                                    <w:div w:id="15098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674897">
                                                          <w:marLeft w:val="0"/>
                                                          <w:marRight w:val="0"/>
                                                          <w:marTop w:val="0"/>
                                                          <w:marBottom w:val="0"/>
                                                          <w:divBdr>
                                                            <w:top w:val="none" w:sz="0" w:space="0" w:color="auto"/>
                                                            <w:left w:val="none" w:sz="0" w:space="0" w:color="auto"/>
                                                            <w:bottom w:val="none" w:sz="0" w:space="0" w:color="auto"/>
                                                            <w:right w:val="none" w:sz="0" w:space="0" w:color="auto"/>
                                                          </w:divBdr>
                                                          <w:divsChild>
                                                            <w:div w:id="1048798044">
                                                              <w:marLeft w:val="0"/>
                                                              <w:marRight w:val="0"/>
                                                              <w:marTop w:val="0"/>
                                                              <w:marBottom w:val="0"/>
                                                              <w:divBdr>
                                                                <w:top w:val="none" w:sz="0" w:space="0" w:color="auto"/>
                                                                <w:left w:val="none" w:sz="0" w:space="0" w:color="auto"/>
                                                                <w:bottom w:val="none" w:sz="0" w:space="0" w:color="auto"/>
                                                                <w:right w:val="none" w:sz="0" w:space="0" w:color="auto"/>
                                                              </w:divBdr>
                                                              <w:divsChild>
                                                                <w:div w:id="359553759">
                                                                  <w:marLeft w:val="150"/>
                                                                  <w:marRight w:val="150"/>
                                                                  <w:marTop w:val="150"/>
                                                                  <w:marBottom w:val="150"/>
                                                                  <w:divBdr>
                                                                    <w:top w:val="none" w:sz="0" w:space="0" w:color="auto"/>
                                                                    <w:left w:val="none" w:sz="0" w:space="0" w:color="auto"/>
                                                                    <w:bottom w:val="none" w:sz="0" w:space="0" w:color="auto"/>
                                                                    <w:right w:val="none" w:sz="0" w:space="0" w:color="auto"/>
                                                                  </w:divBdr>
                                                                  <w:divsChild>
                                                                    <w:div w:id="252057252">
                                                                      <w:marLeft w:val="0"/>
                                                                      <w:marRight w:val="0"/>
                                                                      <w:marTop w:val="0"/>
                                                                      <w:marBottom w:val="0"/>
                                                                      <w:divBdr>
                                                                        <w:top w:val="none" w:sz="0" w:space="0" w:color="auto"/>
                                                                        <w:left w:val="none" w:sz="0" w:space="0" w:color="auto"/>
                                                                        <w:bottom w:val="none" w:sz="0" w:space="0" w:color="auto"/>
                                                                        <w:right w:val="none" w:sz="0" w:space="0" w:color="auto"/>
                                                                      </w:divBdr>
                                                                      <w:divsChild>
                                                                        <w:div w:id="892501760">
                                                                          <w:marLeft w:val="0"/>
                                                                          <w:marRight w:val="0"/>
                                                                          <w:marTop w:val="0"/>
                                                                          <w:marBottom w:val="0"/>
                                                                          <w:divBdr>
                                                                            <w:top w:val="none" w:sz="0" w:space="0" w:color="auto"/>
                                                                            <w:left w:val="none" w:sz="0" w:space="0" w:color="auto"/>
                                                                            <w:bottom w:val="none" w:sz="0" w:space="0" w:color="auto"/>
                                                                            <w:right w:val="none" w:sz="0" w:space="0" w:color="auto"/>
                                                                          </w:divBdr>
                                                                          <w:divsChild>
                                                                            <w:div w:id="505438077">
                                                                              <w:marLeft w:val="150"/>
                                                                              <w:marRight w:val="150"/>
                                                                              <w:marTop w:val="15"/>
                                                                              <w:marBottom w:val="150"/>
                                                                              <w:divBdr>
                                                                                <w:top w:val="none" w:sz="0" w:space="0" w:color="auto"/>
                                                                                <w:left w:val="none" w:sz="0" w:space="0" w:color="auto"/>
                                                                                <w:bottom w:val="none" w:sz="0" w:space="0" w:color="auto"/>
                                                                                <w:right w:val="none" w:sz="0" w:space="0" w:color="auto"/>
                                                                              </w:divBdr>
                                                                              <w:divsChild>
                                                                                <w:div w:id="821120194">
                                                                                  <w:marLeft w:val="0"/>
                                                                                  <w:marRight w:val="0"/>
                                                                                  <w:marTop w:val="0"/>
                                                                                  <w:marBottom w:val="0"/>
                                                                                  <w:divBdr>
                                                                                    <w:top w:val="none" w:sz="0" w:space="0" w:color="auto"/>
                                                                                    <w:left w:val="none" w:sz="0" w:space="0" w:color="auto"/>
                                                                                    <w:bottom w:val="none" w:sz="0" w:space="0" w:color="auto"/>
                                                                                    <w:right w:val="none" w:sz="0" w:space="0" w:color="auto"/>
                                                                                  </w:divBdr>
                                                                                  <w:divsChild>
                                                                                    <w:div w:id="946347275">
                                                                                      <w:marLeft w:val="0"/>
                                                                                      <w:marRight w:val="0"/>
                                                                                      <w:marTop w:val="0"/>
                                                                                      <w:marBottom w:val="0"/>
                                                                                      <w:divBdr>
                                                                                        <w:top w:val="none" w:sz="0" w:space="0" w:color="auto"/>
                                                                                        <w:left w:val="none" w:sz="0" w:space="0" w:color="auto"/>
                                                                                        <w:bottom w:val="none" w:sz="0" w:space="0" w:color="auto"/>
                                                                                        <w:right w:val="none" w:sz="0" w:space="0" w:color="auto"/>
                                                                                      </w:divBdr>
                                                                                    </w:div>
                                                                                  </w:divsChild>
                                                                                </w:div>
                                                                                <w:div w:id="1287004149">
                                                                                  <w:marLeft w:val="0"/>
                                                                                  <w:marRight w:val="0"/>
                                                                                  <w:marTop w:val="675"/>
                                                                                  <w:marBottom w:val="0"/>
                                                                                  <w:divBdr>
                                                                                    <w:top w:val="none" w:sz="0" w:space="0" w:color="auto"/>
                                                                                    <w:left w:val="none" w:sz="0" w:space="0" w:color="auto"/>
                                                                                    <w:bottom w:val="none" w:sz="0" w:space="0" w:color="auto"/>
                                                                                    <w:right w:val="none" w:sz="0" w:space="0" w:color="auto"/>
                                                                                  </w:divBdr>
                                                                                </w:div>
                                                                              </w:divsChild>
                                                                            </w:div>
                                                                            <w:div w:id="836069455">
                                                                              <w:marLeft w:val="150"/>
                                                                              <w:marRight w:val="150"/>
                                                                              <w:marTop w:val="15"/>
                                                                              <w:marBottom w:val="150"/>
                                                                              <w:divBdr>
                                                                                <w:top w:val="none" w:sz="0" w:space="0" w:color="auto"/>
                                                                                <w:left w:val="none" w:sz="0" w:space="0" w:color="auto"/>
                                                                                <w:bottom w:val="none" w:sz="0" w:space="0" w:color="auto"/>
                                                                                <w:right w:val="none" w:sz="0" w:space="0" w:color="auto"/>
                                                                              </w:divBdr>
                                                                              <w:divsChild>
                                                                                <w:div w:id="1825849576">
                                                                                  <w:marLeft w:val="0"/>
                                                                                  <w:marRight w:val="0"/>
                                                                                  <w:marTop w:val="0"/>
                                                                                  <w:marBottom w:val="0"/>
                                                                                  <w:divBdr>
                                                                                    <w:top w:val="none" w:sz="0" w:space="0" w:color="auto"/>
                                                                                    <w:left w:val="none" w:sz="0" w:space="0" w:color="auto"/>
                                                                                    <w:bottom w:val="none" w:sz="0" w:space="0" w:color="auto"/>
                                                                                    <w:right w:val="none" w:sz="0" w:space="0" w:color="auto"/>
                                                                                  </w:divBdr>
                                                                                  <w:divsChild>
                                                                                    <w:div w:id="19064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212">
                                                                              <w:marLeft w:val="150"/>
                                                                              <w:marRight w:val="150"/>
                                                                              <w:marTop w:val="15"/>
                                                                              <w:marBottom w:val="150"/>
                                                                              <w:divBdr>
                                                                                <w:top w:val="none" w:sz="0" w:space="0" w:color="auto"/>
                                                                                <w:left w:val="none" w:sz="0" w:space="0" w:color="auto"/>
                                                                                <w:bottom w:val="none" w:sz="0" w:space="0" w:color="auto"/>
                                                                                <w:right w:val="none" w:sz="0" w:space="0" w:color="auto"/>
                                                                              </w:divBdr>
                                                                              <w:divsChild>
                                                                                <w:div w:id="1192887420">
                                                                                  <w:marLeft w:val="0"/>
                                                                                  <w:marRight w:val="0"/>
                                                                                  <w:marTop w:val="0"/>
                                                                                  <w:marBottom w:val="0"/>
                                                                                  <w:divBdr>
                                                                                    <w:top w:val="none" w:sz="0" w:space="0" w:color="auto"/>
                                                                                    <w:left w:val="none" w:sz="0" w:space="0" w:color="auto"/>
                                                                                    <w:bottom w:val="none" w:sz="0" w:space="0" w:color="auto"/>
                                                                                    <w:right w:val="none" w:sz="0" w:space="0" w:color="auto"/>
                                                                                  </w:divBdr>
                                                                                  <w:divsChild>
                                                                                    <w:div w:id="878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9434">
                                                                              <w:marLeft w:val="135"/>
                                                                              <w:marRight w:val="135"/>
                                                                              <w:marTop w:val="0"/>
                                                                              <w:marBottom w:val="135"/>
                                                                              <w:divBdr>
                                                                                <w:top w:val="none" w:sz="0" w:space="0" w:color="auto"/>
                                                                                <w:left w:val="none" w:sz="0" w:space="0" w:color="auto"/>
                                                                                <w:bottom w:val="none" w:sz="0" w:space="0" w:color="auto"/>
                                                                                <w:right w:val="none" w:sz="0" w:space="0" w:color="auto"/>
                                                                              </w:divBdr>
                                                                              <w:divsChild>
                                                                                <w:div w:id="247079204">
                                                                                  <w:marLeft w:val="0"/>
                                                                                  <w:marRight w:val="0"/>
                                                                                  <w:marTop w:val="0"/>
                                                                                  <w:marBottom w:val="0"/>
                                                                                  <w:divBdr>
                                                                                    <w:top w:val="none" w:sz="0" w:space="0" w:color="auto"/>
                                                                                    <w:left w:val="none" w:sz="0" w:space="0" w:color="auto"/>
                                                                                    <w:bottom w:val="none" w:sz="0" w:space="0" w:color="auto"/>
                                                                                    <w:right w:val="none" w:sz="0" w:space="0" w:color="auto"/>
                                                                                  </w:divBdr>
                                                                                  <w:divsChild>
                                                                                    <w:div w:id="7052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2004">
                                                                          <w:marLeft w:val="0"/>
                                                                          <w:marRight w:val="0"/>
                                                                          <w:marTop w:val="0"/>
                                                                          <w:marBottom w:val="0"/>
                                                                          <w:divBdr>
                                                                            <w:top w:val="none" w:sz="0" w:space="0" w:color="auto"/>
                                                                            <w:left w:val="none" w:sz="0" w:space="0" w:color="auto"/>
                                                                            <w:bottom w:val="none" w:sz="0" w:space="0" w:color="auto"/>
                                                                            <w:right w:val="none" w:sz="0" w:space="0" w:color="auto"/>
                                                                          </w:divBdr>
                                                                          <w:divsChild>
                                                                            <w:div w:id="777795510">
                                                                              <w:marLeft w:val="0"/>
                                                                              <w:marRight w:val="0"/>
                                                                              <w:marTop w:val="0"/>
                                                                              <w:marBottom w:val="0"/>
                                                                              <w:divBdr>
                                                                                <w:top w:val="none" w:sz="0" w:space="0" w:color="auto"/>
                                                                                <w:left w:val="none" w:sz="0" w:space="0" w:color="auto"/>
                                                                                <w:bottom w:val="none" w:sz="0" w:space="0" w:color="auto"/>
                                                                                <w:right w:val="none" w:sz="0" w:space="0" w:color="auto"/>
                                                                              </w:divBdr>
                                                                              <w:divsChild>
                                                                                <w:div w:id="1384406350">
                                                                                  <w:marLeft w:val="0"/>
                                                                                  <w:marRight w:val="0"/>
                                                                                  <w:marTop w:val="0"/>
                                                                                  <w:marBottom w:val="0"/>
                                                                                  <w:divBdr>
                                                                                    <w:top w:val="none" w:sz="0" w:space="0" w:color="auto"/>
                                                                                    <w:left w:val="none" w:sz="0" w:space="0" w:color="auto"/>
                                                                                    <w:bottom w:val="none" w:sz="0" w:space="0" w:color="auto"/>
                                                                                    <w:right w:val="none" w:sz="0" w:space="0" w:color="auto"/>
                                                                                  </w:divBdr>
                                                                                  <w:divsChild>
                                                                                    <w:div w:id="1619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90794">
                                                          <w:marLeft w:val="0"/>
                                                          <w:marRight w:val="0"/>
                                                          <w:marTop w:val="0"/>
                                                          <w:marBottom w:val="0"/>
                                                          <w:divBdr>
                                                            <w:top w:val="none" w:sz="0" w:space="0" w:color="auto"/>
                                                            <w:left w:val="none" w:sz="0" w:space="0" w:color="auto"/>
                                                            <w:bottom w:val="none" w:sz="0" w:space="0" w:color="auto"/>
                                                            <w:right w:val="none" w:sz="0" w:space="0" w:color="auto"/>
                                                          </w:divBdr>
                                                          <w:divsChild>
                                                            <w:div w:id="865486396">
                                                              <w:marLeft w:val="0"/>
                                                              <w:marRight w:val="0"/>
                                                              <w:marTop w:val="0"/>
                                                              <w:marBottom w:val="0"/>
                                                              <w:divBdr>
                                                                <w:top w:val="none" w:sz="0" w:space="0" w:color="auto"/>
                                                                <w:left w:val="none" w:sz="0" w:space="0" w:color="auto"/>
                                                                <w:bottom w:val="none" w:sz="0" w:space="0" w:color="auto"/>
                                                                <w:right w:val="none" w:sz="0" w:space="0" w:color="auto"/>
                                                              </w:divBdr>
                                                              <w:divsChild>
                                                                <w:div w:id="1384331576">
                                                                  <w:marLeft w:val="150"/>
                                                                  <w:marRight w:val="150"/>
                                                                  <w:marTop w:val="150"/>
                                                                  <w:marBottom w:val="150"/>
                                                                  <w:divBdr>
                                                                    <w:top w:val="none" w:sz="0" w:space="0" w:color="auto"/>
                                                                    <w:left w:val="none" w:sz="0" w:space="0" w:color="auto"/>
                                                                    <w:bottom w:val="none" w:sz="0" w:space="0" w:color="auto"/>
                                                                    <w:right w:val="none" w:sz="0" w:space="0" w:color="auto"/>
                                                                  </w:divBdr>
                                                                  <w:divsChild>
                                                                    <w:div w:id="1837302653">
                                                                      <w:marLeft w:val="0"/>
                                                                      <w:marRight w:val="0"/>
                                                                      <w:marTop w:val="0"/>
                                                                      <w:marBottom w:val="0"/>
                                                                      <w:divBdr>
                                                                        <w:top w:val="none" w:sz="0" w:space="0" w:color="auto"/>
                                                                        <w:left w:val="none" w:sz="0" w:space="0" w:color="auto"/>
                                                                        <w:bottom w:val="none" w:sz="0" w:space="0" w:color="auto"/>
                                                                        <w:right w:val="none" w:sz="0" w:space="0" w:color="auto"/>
                                                                      </w:divBdr>
                                                                      <w:divsChild>
                                                                        <w:div w:id="225343025">
                                                                          <w:marLeft w:val="0"/>
                                                                          <w:marRight w:val="75"/>
                                                                          <w:marTop w:val="75"/>
                                                                          <w:marBottom w:val="75"/>
                                                                          <w:divBdr>
                                                                            <w:top w:val="none" w:sz="0" w:space="0" w:color="auto"/>
                                                                            <w:left w:val="none" w:sz="0" w:space="0" w:color="auto"/>
                                                                            <w:bottom w:val="none" w:sz="0" w:space="0" w:color="auto"/>
                                                                            <w:right w:val="none" w:sz="0" w:space="0" w:color="auto"/>
                                                                          </w:divBdr>
                                                                          <w:divsChild>
                                                                            <w:div w:id="474642074">
                                                                              <w:marLeft w:val="75"/>
                                                                              <w:marRight w:val="150"/>
                                                                              <w:marTop w:val="0"/>
                                                                              <w:marBottom w:val="225"/>
                                                                              <w:divBdr>
                                                                                <w:top w:val="none" w:sz="0" w:space="0" w:color="auto"/>
                                                                                <w:left w:val="none" w:sz="0" w:space="0" w:color="auto"/>
                                                                                <w:bottom w:val="none" w:sz="0" w:space="0" w:color="auto"/>
                                                                                <w:right w:val="none" w:sz="0" w:space="0" w:color="auto"/>
                                                                              </w:divBdr>
                                                                              <w:divsChild>
                                                                                <w:div w:id="1244334894">
                                                                                  <w:marLeft w:val="0"/>
                                                                                  <w:marRight w:val="0"/>
                                                                                  <w:marTop w:val="0"/>
                                                                                  <w:marBottom w:val="0"/>
                                                                                  <w:divBdr>
                                                                                    <w:top w:val="none" w:sz="0" w:space="0" w:color="auto"/>
                                                                                    <w:left w:val="none" w:sz="0" w:space="0" w:color="auto"/>
                                                                                    <w:bottom w:val="none" w:sz="0" w:space="0" w:color="auto"/>
                                                                                    <w:right w:val="none" w:sz="0" w:space="0" w:color="auto"/>
                                                                                  </w:divBdr>
                                                                                </w:div>
                                                                                <w:div w:id="23336612">
                                                                                  <w:marLeft w:val="0"/>
                                                                                  <w:marRight w:val="0"/>
                                                                                  <w:marTop w:val="0"/>
                                                                                  <w:marBottom w:val="0"/>
                                                                                  <w:divBdr>
                                                                                    <w:top w:val="none" w:sz="0" w:space="0" w:color="auto"/>
                                                                                    <w:left w:val="none" w:sz="0" w:space="0" w:color="auto"/>
                                                                                    <w:bottom w:val="none" w:sz="0" w:space="0" w:color="auto"/>
                                                                                    <w:right w:val="none" w:sz="0" w:space="0" w:color="auto"/>
                                                                                  </w:divBdr>
                                                                                  <w:divsChild>
                                                                                    <w:div w:id="1661035879">
                                                                                      <w:marLeft w:val="0"/>
                                                                                      <w:marRight w:val="0"/>
                                                                                      <w:marTop w:val="0"/>
                                                                                      <w:marBottom w:val="0"/>
                                                                                      <w:divBdr>
                                                                                        <w:top w:val="none" w:sz="0" w:space="0" w:color="auto"/>
                                                                                        <w:left w:val="none" w:sz="0" w:space="0" w:color="auto"/>
                                                                                        <w:bottom w:val="none" w:sz="0" w:space="0" w:color="auto"/>
                                                                                        <w:right w:val="none" w:sz="0" w:space="0" w:color="auto"/>
                                                                                      </w:divBdr>
                                                                                    </w:div>
                                                                                    <w:div w:id="558055142">
                                                                                      <w:marLeft w:val="0"/>
                                                                                      <w:marRight w:val="0"/>
                                                                                      <w:marTop w:val="0"/>
                                                                                      <w:marBottom w:val="0"/>
                                                                                      <w:divBdr>
                                                                                        <w:top w:val="none" w:sz="0" w:space="0" w:color="auto"/>
                                                                                        <w:left w:val="none" w:sz="0" w:space="0" w:color="auto"/>
                                                                                        <w:bottom w:val="none" w:sz="0" w:space="0" w:color="auto"/>
                                                                                        <w:right w:val="none" w:sz="0" w:space="0" w:color="auto"/>
                                                                                      </w:divBdr>
                                                                                      <w:divsChild>
                                                                                        <w:div w:id="1165976597">
                                                                                          <w:marLeft w:val="0"/>
                                                                                          <w:marRight w:val="0"/>
                                                                                          <w:marTop w:val="0"/>
                                                                                          <w:marBottom w:val="0"/>
                                                                                          <w:divBdr>
                                                                                            <w:top w:val="none" w:sz="0" w:space="0" w:color="auto"/>
                                                                                            <w:left w:val="none" w:sz="0" w:space="0" w:color="auto"/>
                                                                                            <w:bottom w:val="none" w:sz="0" w:space="0" w:color="auto"/>
                                                                                            <w:right w:val="none" w:sz="0" w:space="0" w:color="auto"/>
                                                                                          </w:divBdr>
                                                                                        </w:div>
                                                                                      </w:divsChild>
                                                                                    </w:div>
                                                                                    <w:div w:id="1929730778">
                                                                                      <w:marLeft w:val="0"/>
                                                                                      <w:marRight w:val="0"/>
                                                                                      <w:marTop w:val="0"/>
                                                                                      <w:marBottom w:val="0"/>
                                                                                      <w:divBdr>
                                                                                        <w:top w:val="none" w:sz="0" w:space="0" w:color="auto"/>
                                                                                        <w:left w:val="none" w:sz="0" w:space="0" w:color="auto"/>
                                                                                        <w:bottom w:val="none" w:sz="0" w:space="0" w:color="auto"/>
                                                                                        <w:right w:val="none" w:sz="0" w:space="0" w:color="auto"/>
                                                                                      </w:divBdr>
                                                                                      <w:divsChild>
                                                                                        <w:div w:id="508911892">
                                                                                          <w:marLeft w:val="0"/>
                                                                                          <w:marRight w:val="0"/>
                                                                                          <w:marTop w:val="0"/>
                                                                                          <w:marBottom w:val="0"/>
                                                                                          <w:divBdr>
                                                                                            <w:top w:val="none" w:sz="0" w:space="0" w:color="auto"/>
                                                                                            <w:left w:val="none" w:sz="0" w:space="0" w:color="auto"/>
                                                                                            <w:bottom w:val="none" w:sz="0" w:space="0" w:color="auto"/>
                                                                                            <w:right w:val="none" w:sz="0" w:space="0" w:color="auto"/>
                                                                                          </w:divBdr>
                                                                                        </w:div>
                                                                                      </w:divsChild>
                                                                                    </w:div>
                                                                                    <w:div w:id="2097508847">
                                                                                      <w:marLeft w:val="0"/>
                                                                                      <w:marRight w:val="0"/>
                                                                                      <w:marTop w:val="0"/>
                                                                                      <w:marBottom w:val="0"/>
                                                                                      <w:divBdr>
                                                                                        <w:top w:val="none" w:sz="0" w:space="0" w:color="auto"/>
                                                                                        <w:left w:val="none" w:sz="0" w:space="0" w:color="auto"/>
                                                                                        <w:bottom w:val="none" w:sz="0" w:space="0" w:color="auto"/>
                                                                                        <w:right w:val="none" w:sz="0" w:space="0" w:color="auto"/>
                                                                                      </w:divBdr>
                                                                                      <w:divsChild>
                                                                                        <w:div w:id="2043314068">
                                                                                          <w:marLeft w:val="0"/>
                                                                                          <w:marRight w:val="0"/>
                                                                                          <w:marTop w:val="0"/>
                                                                                          <w:marBottom w:val="0"/>
                                                                                          <w:divBdr>
                                                                                            <w:top w:val="none" w:sz="0" w:space="0" w:color="auto"/>
                                                                                            <w:left w:val="none" w:sz="0" w:space="0" w:color="auto"/>
                                                                                            <w:bottom w:val="none" w:sz="0" w:space="0" w:color="auto"/>
                                                                                            <w:right w:val="none" w:sz="0" w:space="0" w:color="auto"/>
                                                                                          </w:divBdr>
                                                                                        </w:div>
                                                                                      </w:divsChild>
                                                                                    </w:div>
                                                                                    <w:div w:id="1352562957">
                                                                                      <w:marLeft w:val="0"/>
                                                                                      <w:marRight w:val="0"/>
                                                                                      <w:marTop w:val="0"/>
                                                                                      <w:marBottom w:val="0"/>
                                                                                      <w:divBdr>
                                                                                        <w:top w:val="none" w:sz="0" w:space="0" w:color="auto"/>
                                                                                        <w:left w:val="none" w:sz="0" w:space="0" w:color="auto"/>
                                                                                        <w:bottom w:val="none" w:sz="0" w:space="0" w:color="auto"/>
                                                                                        <w:right w:val="none" w:sz="0" w:space="0" w:color="auto"/>
                                                                                      </w:divBdr>
                                                                                      <w:divsChild>
                                                                                        <w:div w:id="1379011583">
                                                                                          <w:marLeft w:val="0"/>
                                                                                          <w:marRight w:val="0"/>
                                                                                          <w:marTop w:val="0"/>
                                                                                          <w:marBottom w:val="0"/>
                                                                                          <w:divBdr>
                                                                                            <w:top w:val="none" w:sz="0" w:space="0" w:color="auto"/>
                                                                                            <w:left w:val="none" w:sz="0" w:space="0" w:color="auto"/>
                                                                                            <w:bottom w:val="none" w:sz="0" w:space="0" w:color="auto"/>
                                                                                            <w:right w:val="none" w:sz="0" w:space="0" w:color="auto"/>
                                                                                          </w:divBdr>
                                                                                          <w:divsChild>
                                                                                            <w:div w:id="1461994853">
                                                                                              <w:marLeft w:val="150"/>
                                                                                              <w:marRight w:val="150"/>
                                                                                              <w:marTop w:val="150"/>
                                                                                              <w:marBottom w:val="150"/>
                                                                                              <w:divBdr>
                                                                                                <w:top w:val="none" w:sz="0" w:space="0" w:color="auto"/>
                                                                                                <w:left w:val="none" w:sz="0" w:space="0" w:color="auto"/>
                                                                                                <w:bottom w:val="none" w:sz="0" w:space="0" w:color="auto"/>
                                                                                                <w:right w:val="none" w:sz="0" w:space="0" w:color="auto"/>
                                                                                              </w:divBdr>
                                                                                              <w:divsChild>
                                                                                                <w:div w:id="45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9338981">
      <w:bodyDiv w:val="1"/>
      <w:marLeft w:val="0"/>
      <w:marRight w:val="0"/>
      <w:marTop w:val="0"/>
      <w:marBottom w:val="0"/>
      <w:divBdr>
        <w:top w:val="none" w:sz="0" w:space="0" w:color="auto"/>
        <w:left w:val="none" w:sz="0" w:space="0" w:color="auto"/>
        <w:bottom w:val="none" w:sz="0" w:space="0" w:color="auto"/>
        <w:right w:val="none" w:sz="0" w:space="0" w:color="auto"/>
      </w:divBdr>
    </w:div>
    <w:div w:id="626277426">
      <w:bodyDiv w:val="1"/>
      <w:marLeft w:val="0"/>
      <w:marRight w:val="0"/>
      <w:marTop w:val="0"/>
      <w:marBottom w:val="0"/>
      <w:divBdr>
        <w:top w:val="none" w:sz="0" w:space="0" w:color="auto"/>
        <w:left w:val="none" w:sz="0" w:space="0" w:color="auto"/>
        <w:bottom w:val="none" w:sz="0" w:space="0" w:color="auto"/>
        <w:right w:val="none" w:sz="0" w:space="0" w:color="auto"/>
      </w:divBdr>
    </w:div>
    <w:div w:id="744448470">
      <w:bodyDiv w:val="1"/>
      <w:marLeft w:val="0"/>
      <w:marRight w:val="0"/>
      <w:marTop w:val="0"/>
      <w:marBottom w:val="0"/>
      <w:divBdr>
        <w:top w:val="none" w:sz="0" w:space="0" w:color="auto"/>
        <w:left w:val="none" w:sz="0" w:space="0" w:color="auto"/>
        <w:bottom w:val="none" w:sz="0" w:space="0" w:color="auto"/>
        <w:right w:val="none" w:sz="0" w:space="0" w:color="auto"/>
      </w:divBdr>
      <w:divsChild>
        <w:div w:id="228732983">
          <w:marLeft w:val="0"/>
          <w:marRight w:val="0"/>
          <w:marTop w:val="0"/>
          <w:marBottom w:val="0"/>
          <w:divBdr>
            <w:top w:val="none" w:sz="0" w:space="0" w:color="auto"/>
            <w:left w:val="none" w:sz="0" w:space="0" w:color="auto"/>
            <w:bottom w:val="none" w:sz="0" w:space="0" w:color="auto"/>
            <w:right w:val="none" w:sz="0" w:space="0" w:color="auto"/>
          </w:divBdr>
          <w:divsChild>
            <w:div w:id="692222698">
              <w:marLeft w:val="0"/>
              <w:marRight w:val="0"/>
              <w:marTop w:val="0"/>
              <w:marBottom w:val="0"/>
              <w:divBdr>
                <w:top w:val="none" w:sz="0" w:space="0" w:color="auto"/>
                <w:left w:val="none" w:sz="0" w:space="0" w:color="auto"/>
                <w:bottom w:val="none" w:sz="0" w:space="0" w:color="auto"/>
                <w:right w:val="none" w:sz="0" w:space="0" w:color="auto"/>
              </w:divBdr>
              <w:divsChild>
                <w:div w:id="126821319">
                  <w:marLeft w:val="150"/>
                  <w:marRight w:val="150"/>
                  <w:marTop w:val="150"/>
                  <w:marBottom w:val="150"/>
                  <w:divBdr>
                    <w:top w:val="none" w:sz="0" w:space="0" w:color="auto"/>
                    <w:left w:val="none" w:sz="0" w:space="0" w:color="auto"/>
                    <w:bottom w:val="none" w:sz="0" w:space="0" w:color="auto"/>
                    <w:right w:val="none" w:sz="0" w:space="0" w:color="auto"/>
                  </w:divBdr>
                  <w:divsChild>
                    <w:div w:id="978612899">
                      <w:marLeft w:val="0"/>
                      <w:marRight w:val="0"/>
                      <w:marTop w:val="0"/>
                      <w:marBottom w:val="0"/>
                      <w:divBdr>
                        <w:top w:val="none" w:sz="0" w:space="0" w:color="auto"/>
                        <w:left w:val="none" w:sz="0" w:space="0" w:color="auto"/>
                        <w:bottom w:val="none" w:sz="0" w:space="0" w:color="auto"/>
                        <w:right w:val="none" w:sz="0" w:space="0" w:color="auto"/>
                      </w:divBdr>
                      <w:divsChild>
                        <w:div w:id="173888268">
                          <w:marLeft w:val="0"/>
                          <w:marRight w:val="0"/>
                          <w:marTop w:val="0"/>
                          <w:marBottom w:val="0"/>
                          <w:divBdr>
                            <w:top w:val="none" w:sz="0" w:space="0" w:color="auto"/>
                            <w:left w:val="none" w:sz="0" w:space="0" w:color="auto"/>
                            <w:bottom w:val="none" w:sz="0" w:space="0" w:color="auto"/>
                            <w:right w:val="none" w:sz="0" w:space="0" w:color="auto"/>
                          </w:divBdr>
                          <w:divsChild>
                            <w:div w:id="178204940">
                              <w:marLeft w:val="150"/>
                              <w:marRight w:val="150"/>
                              <w:marTop w:val="15"/>
                              <w:marBottom w:val="150"/>
                              <w:divBdr>
                                <w:top w:val="none" w:sz="0" w:space="0" w:color="auto"/>
                                <w:left w:val="none" w:sz="0" w:space="0" w:color="auto"/>
                                <w:bottom w:val="none" w:sz="0" w:space="0" w:color="auto"/>
                                <w:right w:val="none" w:sz="0" w:space="0" w:color="auto"/>
                              </w:divBdr>
                              <w:divsChild>
                                <w:div w:id="2045401217">
                                  <w:marLeft w:val="0"/>
                                  <w:marRight w:val="0"/>
                                  <w:marTop w:val="0"/>
                                  <w:marBottom w:val="0"/>
                                  <w:divBdr>
                                    <w:top w:val="none" w:sz="0" w:space="0" w:color="auto"/>
                                    <w:left w:val="none" w:sz="0" w:space="0" w:color="auto"/>
                                    <w:bottom w:val="none" w:sz="0" w:space="0" w:color="auto"/>
                                    <w:right w:val="none" w:sz="0" w:space="0" w:color="auto"/>
                                  </w:divBdr>
                                </w:div>
                                <w:div w:id="2068335712">
                                  <w:marLeft w:val="0"/>
                                  <w:marRight w:val="0"/>
                                  <w:marTop w:val="525"/>
                                  <w:marBottom w:val="0"/>
                                  <w:divBdr>
                                    <w:top w:val="none" w:sz="0" w:space="0" w:color="auto"/>
                                    <w:left w:val="none" w:sz="0" w:space="0" w:color="auto"/>
                                    <w:bottom w:val="none" w:sz="0" w:space="0" w:color="auto"/>
                                    <w:right w:val="none" w:sz="0" w:space="0" w:color="auto"/>
                                  </w:divBdr>
                                </w:div>
                              </w:divsChild>
                            </w:div>
                            <w:div w:id="1952543118">
                              <w:marLeft w:val="135"/>
                              <w:marRight w:val="135"/>
                              <w:marTop w:val="0"/>
                              <w:marBottom w:val="135"/>
                              <w:divBdr>
                                <w:top w:val="none" w:sz="0" w:space="0" w:color="auto"/>
                                <w:left w:val="none" w:sz="0" w:space="0" w:color="auto"/>
                                <w:bottom w:val="none" w:sz="0" w:space="0" w:color="auto"/>
                                <w:right w:val="none" w:sz="0" w:space="0" w:color="auto"/>
                              </w:divBdr>
                              <w:divsChild>
                                <w:div w:id="1367682239">
                                  <w:marLeft w:val="0"/>
                                  <w:marRight w:val="0"/>
                                  <w:marTop w:val="0"/>
                                  <w:marBottom w:val="0"/>
                                  <w:divBdr>
                                    <w:top w:val="none" w:sz="0" w:space="0" w:color="auto"/>
                                    <w:left w:val="none" w:sz="0" w:space="0" w:color="auto"/>
                                    <w:bottom w:val="none" w:sz="0" w:space="0" w:color="auto"/>
                                    <w:right w:val="none" w:sz="0" w:space="0" w:color="auto"/>
                                  </w:divBdr>
                                  <w:divsChild>
                                    <w:div w:id="951547834">
                                      <w:marLeft w:val="0"/>
                                      <w:marRight w:val="0"/>
                                      <w:marTop w:val="0"/>
                                      <w:marBottom w:val="0"/>
                                      <w:divBdr>
                                        <w:top w:val="none" w:sz="0" w:space="0" w:color="auto"/>
                                        <w:left w:val="none" w:sz="0" w:space="0" w:color="auto"/>
                                        <w:bottom w:val="none" w:sz="0" w:space="0" w:color="auto"/>
                                        <w:right w:val="none" w:sz="0" w:space="0" w:color="auto"/>
                                      </w:divBdr>
                                    </w:div>
                                  </w:divsChild>
                                </w:div>
                                <w:div w:id="98278155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648436984">
                          <w:marLeft w:val="0"/>
                          <w:marRight w:val="0"/>
                          <w:marTop w:val="0"/>
                          <w:marBottom w:val="0"/>
                          <w:divBdr>
                            <w:top w:val="none" w:sz="0" w:space="0" w:color="auto"/>
                            <w:left w:val="none" w:sz="0" w:space="0" w:color="auto"/>
                            <w:bottom w:val="none" w:sz="0" w:space="0" w:color="auto"/>
                            <w:right w:val="none" w:sz="0" w:space="0" w:color="auto"/>
                          </w:divBdr>
                          <w:divsChild>
                            <w:div w:id="1739983957">
                              <w:marLeft w:val="0"/>
                              <w:marRight w:val="0"/>
                              <w:marTop w:val="0"/>
                              <w:marBottom w:val="0"/>
                              <w:divBdr>
                                <w:top w:val="none" w:sz="0" w:space="0" w:color="auto"/>
                                <w:left w:val="none" w:sz="0" w:space="0" w:color="auto"/>
                                <w:bottom w:val="none" w:sz="0" w:space="0" w:color="auto"/>
                                <w:right w:val="none" w:sz="0" w:space="0" w:color="auto"/>
                              </w:divBdr>
                              <w:divsChild>
                                <w:div w:id="1302732191">
                                  <w:marLeft w:val="0"/>
                                  <w:marRight w:val="0"/>
                                  <w:marTop w:val="0"/>
                                  <w:marBottom w:val="0"/>
                                  <w:divBdr>
                                    <w:top w:val="none" w:sz="0" w:space="0" w:color="auto"/>
                                    <w:left w:val="none" w:sz="0" w:space="0" w:color="auto"/>
                                    <w:bottom w:val="none" w:sz="0" w:space="0" w:color="auto"/>
                                    <w:right w:val="none" w:sz="0" w:space="0" w:color="auto"/>
                                  </w:divBdr>
                                  <w:divsChild>
                                    <w:div w:id="755248029">
                                      <w:marLeft w:val="0"/>
                                      <w:marRight w:val="0"/>
                                      <w:marTop w:val="0"/>
                                      <w:marBottom w:val="0"/>
                                      <w:divBdr>
                                        <w:top w:val="none" w:sz="0" w:space="0" w:color="auto"/>
                                        <w:left w:val="none" w:sz="0" w:space="0" w:color="auto"/>
                                        <w:bottom w:val="none" w:sz="0" w:space="0" w:color="auto"/>
                                        <w:right w:val="none" w:sz="0" w:space="0" w:color="auto"/>
                                      </w:divBdr>
                                      <w:divsChild>
                                        <w:div w:id="976180034">
                                          <w:marLeft w:val="0"/>
                                          <w:marRight w:val="0"/>
                                          <w:marTop w:val="0"/>
                                          <w:marBottom w:val="0"/>
                                          <w:divBdr>
                                            <w:top w:val="none" w:sz="0" w:space="0" w:color="auto"/>
                                            <w:left w:val="none" w:sz="0" w:space="0" w:color="auto"/>
                                            <w:bottom w:val="none" w:sz="0" w:space="0" w:color="auto"/>
                                            <w:right w:val="none" w:sz="0" w:space="0" w:color="auto"/>
                                          </w:divBdr>
                                          <w:divsChild>
                                            <w:div w:id="537746216">
                                              <w:marLeft w:val="0"/>
                                              <w:marRight w:val="0"/>
                                              <w:marTop w:val="0"/>
                                              <w:marBottom w:val="0"/>
                                              <w:divBdr>
                                                <w:top w:val="none" w:sz="0" w:space="0" w:color="auto"/>
                                                <w:left w:val="none" w:sz="0" w:space="0" w:color="auto"/>
                                                <w:bottom w:val="none" w:sz="0" w:space="0" w:color="auto"/>
                                                <w:right w:val="none" w:sz="0" w:space="0" w:color="auto"/>
                                              </w:divBdr>
                                              <w:divsChild>
                                                <w:div w:id="328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970541">
          <w:marLeft w:val="0"/>
          <w:marRight w:val="0"/>
          <w:marTop w:val="0"/>
          <w:marBottom w:val="0"/>
          <w:divBdr>
            <w:top w:val="none" w:sz="0" w:space="0" w:color="auto"/>
            <w:left w:val="none" w:sz="0" w:space="0" w:color="auto"/>
            <w:bottom w:val="none" w:sz="0" w:space="0" w:color="auto"/>
            <w:right w:val="none" w:sz="0" w:space="0" w:color="auto"/>
          </w:divBdr>
          <w:divsChild>
            <w:div w:id="2051566624">
              <w:marLeft w:val="0"/>
              <w:marRight w:val="0"/>
              <w:marTop w:val="0"/>
              <w:marBottom w:val="0"/>
              <w:divBdr>
                <w:top w:val="none" w:sz="0" w:space="0" w:color="auto"/>
                <w:left w:val="none" w:sz="0" w:space="0" w:color="auto"/>
                <w:bottom w:val="none" w:sz="0" w:space="0" w:color="auto"/>
                <w:right w:val="none" w:sz="0" w:space="0" w:color="auto"/>
              </w:divBdr>
              <w:divsChild>
                <w:div w:id="523902371">
                  <w:marLeft w:val="150"/>
                  <w:marRight w:val="150"/>
                  <w:marTop w:val="150"/>
                  <w:marBottom w:val="150"/>
                  <w:divBdr>
                    <w:top w:val="none" w:sz="0" w:space="0" w:color="auto"/>
                    <w:left w:val="none" w:sz="0" w:space="0" w:color="auto"/>
                    <w:bottom w:val="none" w:sz="0" w:space="0" w:color="auto"/>
                    <w:right w:val="none" w:sz="0" w:space="0" w:color="auto"/>
                  </w:divBdr>
                  <w:divsChild>
                    <w:div w:id="1707717">
                      <w:marLeft w:val="0"/>
                      <w:marRight w:val="0"/>
                      <w:marTop w:val="0"/>
                      <w:marBottom w:val="0"/>
                      <w:divBdr>
                        <w:top w:val="none" w:sz="0" w:space="0" w:color="auto"/>
                        <w:left w:val="none" w:sz="0" w:space="0" w:color="auto"/>
                        <w:bottom w:val="none" w:sz="0" w:space="0" w:color="auto"/>
                        <w:right w:val="none" w:sz="0" w:space="0" w:color="auto"/>
                      </w:divBdr>
                      <w:divsChild>
                        <w:div w:id="1321426954">
                          <w:marLeft w:val="0"/>
                          <w:marRight w:val="75"/>
                          <w:marTop w:val="75"/>
                          <w:marBottom w:val="75"/>
                          <w:divBdr>
                            <w:top w:val="none" w:sz="0" w:space="0" w:color="auto"/>
                            <w:left w:val="none" w:sz="0" w:space="0" w:color="auto"/>
                            <w:bottom w:val="none" w:sz="0" w:space="0" w:color="auto"/>
                            <w:right w:val="none" w:sz="0" w:space="0" w:color="auto"/>
                          </w:divBdr>
                          <w:divsChild>
                            <w:div w:id="836460679">
                              <w:marLeft w:val="75"/>
                              <w:marRight w:val="150"/>
                              <w:marTop w:val="0"/>
                              <w:marBottom w:val="225"/>
                              <w:divBdr>
                                <w:top w:val="none" w:sz="0" w:space="0" w:color="auto"/>
                                <w:left w:val="none" w:sz="0" w:space="0" w:color="auto"/>
                                <w:bottom w:val="none" w:sz="0" w:space="0" w:color="auto"/>
                                <w:right w:val="none" w:sz="0" w:space="0" w:color="auto"/>
                              </w:divBdr>
                              <w:divsChild>
                                <w:div w:id="1216039174">
                                  <w:marLeft w:val="0"/>
                                  <w:marRight w:val="0"/>
                                  <w:marTop w:val="0"/>
                                  <w:marBottom w:val="0"/>
                                  <w:divBdr>
                                    <w:top w:val="none" w:sz="0" w:space="0" w:color="auto"/>
                                    <w:left w:val="none" w:sz="0" w:space="0" w:color="auto"/>
                                    <w:bottom w:val="none" w:sz="0" w:space="0" w:color="auto"/>
                                    <w:right w:val="none" w:sz="0" w:space="0" w:color="auto"/>
                                  </w:divBdr>
                                </w:div>
                                <w:div w:id="174609949">
                                  <w:marLeft w:val="0"/>
                                  <w:marRight w:val="0"/>
                                  <w:marTop w:val="0"/>
                                  <w:marBottom w:val="0"/>
                                  <w:divBdr>
                                    <w:top w:val="none" w:sz="0" w:space="0" w:color="auto"/>
                                    <w:left w:val="none" w:sz="0" w:space="0" w:color="auto"/>
                                    <w:bottom w:val="none" w:sz="0" w:space="0" w:color="auto"/>
                                    <w:right w:val="none" w:sz="0" w:space="0" w:color="auto"/>
                                  </w:divBdr>
                                  <w:divsChild>
                                    <w:div w:id="461927065">
                                      <w:marLeft w:val="0"/>
                                      <w:marRight w:val="0"/>
                                      <w:marTop w:val="0"/>
                                      <w:marBottom w:val="0"/>
                                      <w:divBdr>
                                        <w:top w:val="none" w:sz="0" w:space="0" w:color="auto"/>
                                        <w:left w:val="none" w:sz="0" w:space="0" w:color="auto"/>
                                        <w:bottom w:val="none" w:sz="0" w:space="0" w:color="auto"/>
                                        <w:right w:val="none" w:sz="0" w:space="0" w:color="auto"/>
                                      </w:divBdr>
                                    </w:div>
                                    <w:div w:id="34472573">
                                      <w:marLeft w:val="0"/>
                                      <w:marRight w:val="0"/>
                                      <w:marTop w:val="0"/>
                                      <w:marBottom w:val="0"/>
                                      <w:divBdr>
                                        <w:top w:val="none" w:sz="0" w:space="0" w:color="auto"/>
                                        <w:left w:val="none" w:sz="0" w:space="0" w:color="auto"/>
                                        <w:bottom w:val="none" w:sz="0" w:space="0" w:color="auto"/>
                                        <w:right w:val="none" w:sz="0" w:space="0" w:color="auto"/>
                                      </w:divBdr>
                                      <w:divsChild>
                                        <w:div w:id="429813801">
                                          <w:marLeft w:val="0"/>
                                          <w:marRight w:val="0"/>
                                          <w:marTop w:val="0"/>
                                          <w:marBottom w:val="0"/>
                                          <w:divBdr>
                                            <w:top w:val="none" w:sz="0" w:space="0" w:color="auto"/>
                                            <w:left w:val="none" w:sz="0" w:space="0" w:color="auto"/>
                                            <w:bottom w:val="none" w:sz="0" w:space="0" w:color="auto"/>
                                            <w:right w:val="none" w:sz="0" w:space="0" w:color="auto"/>
                                          </w:divBdr>
                                          <w:divsChild>
                                            <w:div w:id="1478716501">
                                              <w:marLeft w:val="150"/>
                                              <w:marRight w:val="150"/>
                                              <w:marTop w:val="150"/>
                                              <w:marBottom w:val="150"/>
                                              <w:divBdr>
                                                <w:top w:val="none" w:sz="0" w:space="0" w:color="auto"/>
                                                <w:left w:val="none" w:sz="0" w:space="0" w:color="auto"/>
                                                <w:bottom w:val="none" w:sz="0" w:space="0" w:color="auto"/>
                                                <w:right w:val="none" w:sz="0" w:space="0" w:color="auto"/>
                                              </w:divBdr>
                                              <w:divsChild>
                                                <w:div w:id="1885946330">
                                                  <w:marLeft w:val="0"/>
                                                  <w:marRight w:val="0"/>
                                                  <w:marTop w:val="0"/>
                                                  <w:marBottom w:val="0"/>
                                                  <w:divBdr>
                                                    <w:top w:val="none" w:sz="0" w:space="0" w:color="auto"/>
                                                    <w:left w:val="none" w:sz="0" w:space="0" w:color="auto"/>
                                                    <w:bottom w:val="none" w:sz="0" w:space="0" w:color="auto"/>
                                                    <w:right w:val="none" w:sz="0" w:space="0" w:color="auto"/>
                                                  </w:divBdr>
                                                  <w:divsChild>
                                                    <w:div w:id="2052997217">
                                                      <w:marLeft w:val="0"/>
                                                      <w:marRight w:val="0"/>
                                                      <w:marTop w:val="0"/>
                                                      <w:marBottom w:val="0"/>
                                                      <w:divBdr>
                                                        <w:top w:val="none" w:sz="0" w:space="0" w:color="auto"/>
                                                        <w:left w:val="none" w:sz="0" w:space="0" w:color="auto"/>
                                                        <w:bottom w:val="none" w:sz="0" w:space="0" w:color="auto"/>
                                                        <w:right w:val="none" w:sz="0" w:space="0" w:color="auto"/>
                                                      </w:divBdr>
                                                      <w:divsChild>
                                                        <w:div w:id="464079946">
                                                          <w:marLeft w:val="150"/>
                                                          <w:marRight w:val="150"/>
                                                          <w:marTop w:val="15"/>
                                                          <w:marBottom w:val="150"/>
                                                          <w:divBdr>
                                                            <w:top w:val="none" w:sz="0" w:space="0" w:color="auto"/>
                                                            <w:left w:val="none" w:sz="0" w:space="0" w:color="auto"/>
                                                            <w:bottom w:val="none" w:sz="0" w:space="0" w:color="auto"/>
                                                            <w:right w:val="none" w:sz="0" w:space="0" w:color="auto"/>
                                                          </w:divBdr>
                                                          <w:divsChild>
                                                            <w:div w:id="16666993">
                                                              <w:marLeft w:val="0"/>
                                                              <w:marRight w:val="0"/>
                                                              <w:marTop w:val="0"/>
                                                              <w:marBottom w:val="0"/>
                                                              <w:divBdr>
                                                                <w:top w:val="none" w:sz="0" w:space="0" w:color="auto"/>
                                                                <w:left w:val="none" w:sz="0" w:space="0" w:color="auto"/>
                                                                <w:bottom w:val="none" w:sz="0" w:space="0" w:color="auto"/>
                                                                <w:right w:val="none" w:sz="0" w:space="0" w:color="auto"/>
                                                              </w:divBdr>
                                                            </w:div>
                                                            <w:div w:id="21059571">
                                                              <w:marLeft w:val="0"/>
                                                              <w:marRight w:val="0"/>
                                                              <w:marTop w:val="525"/>
                                                              <w:marBottom w:val="0"/>
                                                              <w:divBdr>
                                                                <w:top w:val="none" w:sz="0" w:space="0" w:color="auto"/>
                                                                <w:left w:val="none" w:sz="0" w:space="0" w:color="auto"/>
                                                                <w:bottom w:val="none" w:sz="0" w:space="0" w:color="auto"/>
                                                                <w:right w:val="none" w:sz="0" w:space="0" w:color="auto"/>
                                                              </w:divBdr>
                                                            </w:div>
                                                          </w:divsChild>
                                                        </w:div>
                                                        <w:div w:id="914976605">
                                                          <w:marLeft w:val="135"/>
                                                          <w:marRight w:val="135"/>
                                                          <w:marTop w:val="0"/>
                                                          <w:marBottom w:val="135"/>
                                                          <w:divBdr>
                                                            <w:top w:val="none" w:sz="0" w:space="0" w:color="auto"/>
                                                            <w:left w:val="none" w:sz="0" w:space="0" w:color="auto"/>
                                                            <w:bottom w:val="none" w:sz="0" w:space="0" w:color="auto"/>
                                                            <w:right w:val="none" w:sz="0" w:space="0" w:color="auto"/>
                                                          </w:divBdr>
                                                          <w:divsChild>
                                                            <w:div w:id="1503205712">
                                                              <w:marLeft w:val="0"/>
                                                              <w:marRight w:val="0"/>
                                                              <w:marTop w:val="0"/>
                                                              <w:marBottom w:val="0"/>
                                                              <w:divBdr>
                                                                <w:top w:val="none" w:sz="0" w:space="0" w:color="auto"/>
                                                                <w:left w:val="none" w:sz="0" w:space="0" w:color="auto"/>
                                                                <w:bottom w:val="none" w:sz="0" w:space="0" w:color="auto"/>
                                                                <w:right w:val="none" w:sz="0" w:space="0" w:color="auto"/>
                                                              </w:divBdr>
                                                            </w:div>
                                                            <w:div w:id="744496141">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076581">
                                      <w:marLeft w:val="0"/>
                                      <w:marRight w:val="0"/>
                                      <w:marTop w:val="0"/>
                                      <w:marBottom w:val="0"/>
                                      <w:divBdr>
                                        <w:top w:val="none" w:sz="0" w:space="0" w:color="auto"/>
                                        <w:left w:val="none" w:sz="0" w:space="0" w:color="auto"/>
                                        <w:bottom w:val="none" w:sz="0" w:space="0" w:color="auto"/>
                                        <w:right w:val="none" w:sz="0" w:space="0" w:color="auto"/>
                                      </w:divBdr>
                                      <w:divsChild>
                                        <w:div w:id="1289974994">
                                          <w:marLeft w:val="0"/>
                                          <w:marRight w:val="0"/>
                                          <w:marTop w:val="0"/>
                                          <w:marBottom w:val="0"/>
                                          <w:divBdr>
                                            <w:top w:val="none" w:sz="0" w:space="0" w:color="auto"/>
                                            <w:left w:val="none" w:sz="0" w:space="0" w:color="auto"/>
                                            <w:bottom w:val="none" w:sz="0" w:space="0" w:color="auto"/>
                                            <w:right w:val="none" w:sz="0" w:space="0" w:color="auto"/>
                                          </w:divBdr>
                                          <w:divsChild>
                                            <w:div w:id="1938830815">
                                              <w:marLeft w:val="150"/>
                                              <w:marRight w:val="150"/>
                                              <w:marTop w:val="150"/>
                                              <w:marBottom w:val="150"/>
                                              <w:divBdr>
                                                <w:top w:val="none" w:sz="0" w:space="0" w:color="auto"/>
                                                <w:left w:val="none" w:sz="0" w:space="0" w:color="auto"/>
                                                <w:bottom w:val="none" w:sz="0" w:space="0" w:color="auto"/>
                                                <w:right w:val="none" w:sz="0" w:space="0" w:color="auto"/>
                                              </w:divBdr>
                                              <w:divsChild>
                                                <w:div w:id="2132478716">
                                                  <w:marLeft w:val="0"/>
                                                  <w:marRight w:val="0"/>
                                                  <w:marTop w:val="0"/>
                                                  <w:marBottom w:val="0"/>
                                                  <w:divBdr>
                                                    <w:top w:val="none" w:sz="0" w:space="0" w:color="auto"/>
                                                    <w:left w:val="none" w:sz="0" w:space="0" w:color="auto"/>
                                                    <w:bottom w:val="none" w:sz="0" w:space="0" w:color="auto"/>
                                                    <w:right w:val="none" w:sz="0" w:space="0" w:color="auto"/>
                                                  </w:divBdr>
                                                  <w:divsChild>
                                                    <w:div w:id="773129873">
                                                      <w:marLeft w:val="0"/>
                                                      <w:marRight w:val="0"/>
                                                      <w:marTop w:val="0"/>
                                                      <w:marBottom w:val="0"/>
                                                      <w:divBdr>
                                                        <w:top w:val="none" w:sz="0" w:space="0" w:color="auto"/>
                                                        <w:left w:val="none" w:sz="0" w:space="0" w:color="auto"/>
                                                        <w:bottom w:val="none" w:sz="0" w:space="0" w:color="auto"/>
                                                        <w:right w:val="none" w:sz="0" w:space="0" w:color="auto"/>
                                                      </w:divBdr>
                                                      <w:divsChild>
                                                        <w:div w:id="1244411627">
                                                          <w:marLeft w:val="150"/>
                                                          <w:marRight w:val="150"/>
                                                          <w:marTop w:val="15"/>
                                                          <w:marBottom w:val="150"/>
                                                          <w:divBdr>
                                                            <w:top w:val="none" w:sz="0" w:space="0" w:color="auto"/>
                                                            <w:left w:val="none" w:sz="0" w:space="0" w:color="auto"/>
                                                            <w:bottom w:val="none" w:sz="0" w:space="0" w:color="auto"/>
                                                            <w:right w:val="none" w:sz="0" w:space="0" w:color="auto"/>
                                                          </w:divBdr>
                                                          <w:divsChild>
                                                            <w:div w:id="184753497">
                                                              <w:marLeft w:val="0"/>
                                                              <w:marRight w:val="0"/>
                                                              <w:marTop w:val="0"/>
                                                              <w:marBottom w:val="0"/>
                                                              <w:divBdr>
                                                                <w:top w:val="none" w:sz="0" w:space="0" w:color="auto"/>
                                                                <w:left w:val="none" w:sz="0" w:space="0" w:color="auto"/>
                                                                <w:bottom w:val="none" w:sz="0" w:space="0" w:color="auto"/>
                                                                <w:right w:val="none" w:sz="0" w:space="0" w:color="auto"/>
                                                              </w:divBdr>
                                                            </w:div>
                                                            <w:div w:id="1642618788">
                                                              <w:marLeft w:val="0"/>
                                                              <w:marRight w:val="0"/>
                                                              <w:marTop w:val="525"/>
                                                              <w:marBottom w:val="0"/>
                                                              <w:divBdr>
                                                                <w:top w:val="none" w:sz="0" w:space="0" w:color="auto"/>
                                                                <w:left w:val="none" w:sz="0" w:space="0" w:color="auto"/>
                                                                <w:bottom w:val="none" w:sz="0" w:space="0" w:color="auto"/>
                                                                <w:right w:val="none" w:sz="0" w:space="0" w:color="auto"/>
                                                              </w:divBdr>
                                                            </w:div>
                                                          </w:divsChild>
                                                        </w:div>
                                                        <w:div w:id="913197645">
                                                          <w:marLeft w:val="150"/>
                                                          <w:marRight w:val="150"/>
                                                          <w:marTop w:val="15"/>
                                                          <w:marBottom w:val="150"/>
                                                          <w:divBdr>
                                                            <w:top w:val="none" w:sz="0" w:space="0" w:color="auto"/>
                                                            <w:left w:val="none" w:sz="0" w:space="0" w:color="auto"/>
                                                            <w:bottom w:val="none" w:sz="0" w:space="0" w:color="auto"/>
                                                            <w:right w:val="none" w:sz="0" w:space="0" w:color="auto"/>
                                                          </w:divBdr>
                                                          <w:divsChild>
                                                            <w:div w:id="2069378799">
                                                              <w:marLeft w:val="0"/>
                                                              <w:marRight w:val="0"/>
                                                              <w:marTop w:val="0"/>
                                                              <w:marBottom w:val="0"/>
                                                              <w:divBdr>
                                                                <w:top w:val="none" w:sz="0" w:space="0" w:color="auto"/>
                                                                <w:left w:val="none" w:sz="0" w:space="0" w:color="auto"/>
                                                                <w:bottom w:val="none" w:sz="0" w:space="0" w:color="auto"/>
                                                                <w:right w:val="none" w:sz="0" w:space="0" w:color="auto"/>
                                                              </w:divBdr>
                                                            </w:div>
                                                            <w:div w:id="400174405">
                                                              <w:marLeft w:val="0"/>
                                                              <w:marRight w:val="0"/>
                                                              <w:marTop w:val="525"/>
                                                              <w:marBottom w:val="0"/>
                                                              <w:divBdr>
                                                                <w:top w:val="none" w:sz="0" w:space="0" w:color="auto"/>
                                                                <w:left w:val="none" w:sz="0" w:space="0" w:color="auto"/>
                                                                <w:bottom w:val="none" w:sz="0" w:space="0" w:color="auto"/>
                                                                <w:right w:val="none" w:sz="0" w:space="0" w:color="auto"/>
                                                              </w:divBdr>
                                                            </w:div>
                                                          </w:divsChild>
                                                        </w:div>
                                                        <w:div w:id="1957523455">
                                                          <w:marLeft w:val="135"/>
                                                          <w:marRight w:val="135"/>
                                                          <w:marTop w:val="0"/>
                                                          <w:marBottom w:val="135"/>
                                                          <w:divBdr>
                                                            <w:top w:val="none" w:sz="0" w:space="0" w:color="auto"/>
                                                            <w:left w:val="none" w:sz="0" w:space="0" w:color="auto"/>
                                                            <w:bottom w:val="none" w:sz="0" w:space="0" w:color="auto"/>
                                                            <w:right w:val="none" w:sz="0" w:space="0" w:color="auto"/>
                                                          </w:divBdr>
                                                          <w:divsChild>
                                                            <w:div w:id="295572876">
                                                              <w:marLeft w:val="0"/>
                                                              <w:marRight w:val="0"/>
                                                              <w:marTop w:val="0"/>
                                                              <w:marBottom w:val="0"/>
                                                              <w:divBdr>
                                                                <w:top w:val="none" w:sz="0" w:space="0" w:color="auto"/>
                                                                <w:left w:val="none" w:sz="0" w:space="0" w:color="auto"/>
                                                                <w:bottom w:val="none" w:sz="0" w:space="0" w:color="auto"/>
                                                                <w:right w:val="none" w:sz="0" w:space="0" w:color="auto"/>
                                                              </w:divBdr>
                                                            </w:div>
                                                            <w:div w:id="77289612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800628">
                                      <w:marLeft w:val="0"/>
                                      <w:marRight w:val="0"/>
                                      <w:marTop w:val="0"/>
                                      <w:marBottom w:val="0"/>
                                      <w:divBdr>
                                        <w:top w:val="none" w:sz="0" w:space="0" w:color="auto"/>
                                        <w:left w:val="none" w:sz="0" w:space="0" w:color="auto"/>
                                        <w:bottom w:val="none" w:sz="0" w:space="0" w:color="auto"/>
                                        <w:right w:val="none" w:sz="0" w:space="0" w:color="auto"/>
                                      </w:divBdr>
                                      <w:divsChild>
                                        <w:div w:id="1604458367">
                                          <w:marLeft w:val="0"/>
                                          <w:marRight w:val="0"/>
                                          <w:marTop w:val="0"/>
                                          <w:marBottom w:val="0"/>
                                          <w:divBdr>
                                            <w:top w:val="none" w:sz="0" w:space="0" w:color="auto"/>
                                            <w:left w:val="none" w:sz="0" w:space="0" w:color="auto"/>
                                            <w:bottom w:val="none" w:sz="0" w:space="0" w:color="auto"/>
                                            <w:right w:val="none" w:sz="0" w:space="0" w:color="auto"/>
                                          </w:divBdr>
                                          <w:divsChild>
                                            <w:div w:id="1547329759">
                                              <w:marLeft w:val="150"/>
                                              <w:marRight w:val="150"/>
                                              <w:marTop w:val="150"/>
                                              <w:marBottom w:val="150"/>
                                              <w:divBdr>
                                                <w:top w:val="none" w:sz="0" w:space="0" w:color="auto"/>
                                                <w:left w:val="none" w:sz="0" w:space="0" w:color="auto"/>
                                                <w:bottom w:val="none" w:sz="0" w:space="0" w:color="auto"/>
                                                <w:right w:val="none" w:sz="0" w:space="0" w:color="auto"/>
                                              </w:divBdr>
                                              <w:divsChild>
                                                <w:div w:id="1933539359">
                                                  <w:marLeft w:val="0"/>
                                                  <w:marRight w:val="0"/>
                                                  <w:marTop w:val="0"/>
                                                  <w:marBottom w:val="0"/>
                                                  <w:divBdr>
                                                    <w:top w:val="none" w:sz="0" w:space="0" w:color="auto"/>
                                                    <w:left w:val="none" w:sz="0" w:space="0" w:color="auto"/>
                                                    <w:bottom w:val="none" w:sz="0" w:space="0" w:color="auto"/>
                                                    <w:right w:val="none" w:sz="0" w:space="0" w:color="auto"/>
                                                  </w:divBdr>
                                                  <w:divsChild>
                                                    <w:div w:id="812987839">
                                                      <w:marLeft w:val="0"/>
                                                      <w:marRight w:val="0"/>
                                                      <w:marTop w:val="0"/>
                                                      <w:marBottom w:val="0"/>
                                                      <w:divBdr>
                                                        <w:top w:val="none" w:sz="0" w:space="0" w:color="auto"/>
                                                        <w:left w:val="none" w:sz="0" w:space="0" w:color="auto"/>
                                                        <w:bottom w:val="none" w:sz="0" w:space="0" w:color="auto"/>
                                                        <w:right w:val="none" w:sz="0" w:space="0" w:color="auto"/>
                                                      </w:divBdr>
                                                      <w:divsChild>
                                                        <w:div w:id="181280995">
                                                          <w:marLeft w:val="105"/>
                                                          <w:marRight w:val="105"/>
                                                          <w:marTop w:val="75"/>
                                                          <w:marBottom w:val="75"/>
                                                          <w:divBdr>
                                                            <w:top w:val="none" w:sz="0" w:space="0" w:color="auto"/>
                                                            <w:left w:val="none" w:sz="0" w:space="0" w:color="auto"/>
                                                            <w:bottom w:val="none" w:sz="0" w:space="0" w:color="auto"/>
                                                            <w:right w:val="none" w:sz="0" w:space="0" w:color="auto"/>
                                                          </w:divBdr>
                                                          <w:divsChild>
                                                            <w:div w:id="452990987">
                                                              <w:marLeft w:val="0"/>
                                                              <w:marRight w:val="0"/>
                                                              <w:marTop w:val="0"/>
                                                              <w:marBottom w:val="0"/>
                                                              <w:divBdr>
                                                                <w:top w:val="none" w:sz="0" w:space="0" w:color="auto"/>
                                                                <w:left w:val="none" w:sz="0" w:space="0" w:color="auto"/>
                                                                <w:bottom w:val="none" w:sz="0" w:space="0" w:color="auto"/>
                                                                <w:right w:val="none" w:sz="0" w:space="0" w:color="auto"/>
                                                              </w:divBdr>
                                                            </w:div>
                                                            <w:div w:id="1530338086">
                                                              <w:marLeft w:val="0"/>
                                                              <w:marRight w:val="0"/>
                                                              <w:marTop w:val="0"/>
                                                              <w:marBottom w:val="0"/>
                                                              <w:divBdr>
                                                                <w:top w:val="none" w:sz="0" w:space="0" w:color="auto"/>
                                                                <w:left w:val="none" w:sz="0" w:space="0" w:color="auto"/>
                                                                <w:bottom w:val="none" w:sz="0" w:space="0" w:color="auto"/>
                                                                <w:right w:val="none" w:sz="0" w:space="0" w:color="auto"/>
                                                              </w:divBdr>
                                                              <w:divsChild>
                                                                <w:div w:id="20948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09229">
                                          <w:marLeft w:val="0"/>
                                          <w:marRight w:val="0"/>
                                          <w:marTop w:val="0"/>
                                          <w:marBottom w:val="0"/>
                                          <w:divBdr>
                                            <w:top w:val="none" w:sz="0" w:space="0" w:color="auto"/>
                                            <w:left w:val="none" w:sz="0" w:space="0" w:color="auto"/>
                                            <w:bottom w:val="none" w:sz="0" w:space="0" w:color="auto"/>
                                            <w:right w:val="none" w:sz="0" w:space="0" w:color="auto"/>
                                          </w:divBdr>
                                          <w:divsChild>
                                            <w:div w:id="1020854469">
                                              <w:marLeft w:val="0"/>
                                              <w:marRight w:val="0"/>
                                              <w:marTop w:val="0"/>
                                              <w:marBottom w:val="0"/>
                                              <w:divBdr>
                                                <w:top w:val="none" w:sz="0" w:space="0" w:color="auto"/>
                                                <w:left w:val="none" w:sz="0" w:space="0" w:color="auto"/>
                                                <w:bottom w:val="none" w:sz="0" w:space="0" w:color="auto"/>
                                                <w:right w:val="none" w:sz="0" w:space="0" w:color="auto"/>
                                              </w:divBdr>
                                              <w:divsChild>
                                                <w:div w:id="1041130621">
                                                  <w:marLeft w:val="150"/>
                                                  <w:marRight w:val="150"/>
                                                  <w:marTop w:val="150"/>
                                                  <w:marBottom w:val="150"/>
                                                  <w:divBdr>
                                                    <w:top w:val="none" w:sz="0" w:space="0" w:color="auto"/>
                                                    <w:left w:val="none" w:sz="0" w:space="0" w:color="auto"/>
                                                    <w:bottom w:val="none" w:sz="0" w:space="0" w:color="auto"/>
                                                    <w:right w:val="none" w:sz="0" w:space="0" w:color="auto"/>
                                                  </w:divBdr>
                                                  <w:divsChild>
                                                    <w:div w:id="971324145">
                                                      <w:marLeft w:val="0"/>
                                                      <w:marRight w:val="0"/>
                                                      <w:marTop w:val="0"/>
                                                      <w:marBottom w:val="0"/>
                                                      <w:divBdr>
                                                        <w:top w:val="none" w:sz="0" w:space="0" w:color="auto"/>
                                                        <w:left w:val="none" w:sz="0" w:space="0" w:color="auto"/>
                                                        <w:bottom w:val="none" w:sz="0" w:space="0" w:color="auto"/>
                                                        <w:right w:val="none" w:sz="0" w:space="0" w:color="auto"/>
                                                      </w:divBdr>
                                                      <w:divsChild>
                                                        <w:div w:id="106699807">
                                                          <w:marLeft w:val="0"/>
                                                          <w:marRight w:val="0"/>
                                                          <w:marTop w:val="0"/>
                                                          <w:marBottom w:val="0"/>
                                                          <w:divBdr>
                                                            <w:top w:val="none" w:sz="0" w:space="0" w:color="auto"/>
                                                            <w:left w:val="none" w:sz="0" w:space="0" w:color="auto"/>
                                                            <w:bottom w:val="none" w:sz="0" w:space="0" w:color="auto"/>
                                                            <w:right w:val="none" w:sz="0" w:space="0" w:color="auto"/>
                                                          </w:divBdr>
                                                          <w:divsChild>
                                                            <w:div w:id="1348756875">
                                                              <w:marLeft w:val="150"/>
                                                              <w:marRight w:val="150"/>
                                                              <w:marTop w:val="15"/>
                                                              <w:marBottom w:val="150"/>
                                                              <w:divBdr>
                                                                <w:top w:val="none" w:sz="0" w:space="0" w:color="auto"/>
                                                                <w:left w:val="none" w:sz="0" w:space="0" w:color="auto"/>
                                                                <w:bottom w:val="none" w:sz="0" w:space="0" w:color="auto"/>
                                                                <w:right w:val="none" w:sz="0" w:space="0" w:color="auto"/>
                                                              </w:divBdr>
                                                              <w:divsChild>
                                                                <w:div w:id="1989239957">
                                                                  <w:marLeft w:val="0"/>
                                                                  <w:marRight w:val="0"/>
                                                                  <w:marTop w:val="0"/>
                                                                  <w:marBottom w:val="0"/>
                                                                  <w:divBdr>
                                                                    <w:top w:val="none" w:sz="0" w:space="0" w:color="auto"/>
                                                                    <w:left w:val="none" w:sz="0" w:space="0" w:color="auto"/>
                                                                    <w:bottom w:val="none" w:sz="0" w:space="0" w:color="auto"/>
                                                                    <w:right w:val="none" w:sz="0" w:space="0" w:color="auto"/>
                                                                  </w:divBdr>
                                                                  <w:divsChild>
                                                                    <w:div w:id="20847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5930">
                                                              <w:marLeft w:val="135"/>
                                                              <w:marRight w:val="135"/>
                                                              <w:marTop w:val="0"/>
                                                              <w:marBottom w:val="135"/>
                                                              <w:divBdr>
                                                                <w:top w:val="none" w:sz="0" w:space="0" w:color="auto"/>
                                                                <w:left w:val="none" w:sz="0" w:space="0" w:color="auto"/>
                                                                <w:bottom w:val="none" w:sz="0" w:space="0" w:color="auto"/>
                                                                <w:right w:val="none" w:sz="0" w:space="0" w:color="auto"/>
                                                              </w:divBdr>
                                                              <w:divsChild>
                                                                <w:div w:id="1540315089">
                                                                  <w:marLeft w:val="0"/>
                                                                  <w:marRight w:val="0"/>
                                                                  <w:marTop w:val="0"/>
                                                                  <w:marBottom w:val="0"/>
                                                                  <w:divBdr>
                                                                    <w:top w:val="none" w:sz="0" w:space="0" w:color="auto"/>
                                                                    <w:left w:val="none" w:sz="0" w:space="0" w:color="auto"/>
                                                                    <w:bottom w:val="none" w:sz="0" w:space="0" w:color="auto"/>
                                                                    <w:right w:val="none" w:sz="0" w:space="0" w:color="auto"/>
                                                                  </w:divBdr>
                                                                  <w:divsChild>
                                                                    <w:div w:id="5459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889">
                                                          <w:marLeft w:val="0"/>
                                                          <w:marRight w:val="0"/>
                                                          <w:marTop w:val="0"/>
                                                          <w:marBottom w:val="0"/>
                                                          <w:divBdr>
                                                            <w:top w:val="none" w:sz="0" w:space="0" w:color="auto"/>
                                                            <w:left w:val="none" w:sz="0" w:space="0" w:color="auto"/>
                                                            <w:bottom w:val="none" w:sz="0" w:space="0" w:color="auto"/>
                                                            <w:right w:val="none" w:sz="0" w:space="0" w:color="auto"/>
                                                          </w:divBdr>
                                                          <w:divsChild>
                                                            <w:div w:id="1060397893">
                                                              <w:marLeft w:val="0"/>
                                                              <w:marRight w:val="0"/>
                                                              <w:marTop w:val="0"/>
                                                              <w:marBottom w:val="0"/>
                                                              <w:divBdr>
                                                                <w:top w:val="none" w:sz="0" w:space="0" w:color="auto"/>
                                                                <w:left w:val="none" w:sz="0" w:space="0" w:color="auto"/>
                                                                <w:bottom w:val="none" w:sz="0" w:space="0" w:color="auto"/>
                                                                <w:right w:val="none" w:sz="0" w:space="0" w:color="auto"/>
                                                              </w:divBdr>
                                                              <w:divsChild>
                                                                <w:div w:id="1152672363">
                                                                  <w:marLeft w:val="0"/>
                                                                  <w:marRight w:val="0"/>
                                                                  <w:marTop w:val="0"/>
                                                                  <w:marBottom w:val="0"/>
                                                                  <w:divBdr>
                                                                    <w:top w:val="none" w:sz="0" w:space="0" w:color="auto"/>
                                                                    <w:left w:val="none" w:sz="0" w:space="0" w:color="auto"/>
                                                                    <w:bottom w:val="none" w:sz="0" w:space="0" w:color="auto"/>
                                                                    <w:right w:val="none" w:sz="0" w:space="0" w:color="auto"/>
                                                                  </w:divBdr>
                                                                  <w:divsChild>
                                                                    <w:div w:id="1649551875">
                                                                      <w:marLeft w:val="105"/>
                                                                      <w:marRight w:val="105"/>
                                                                      <w:marTop w:val="75"/>
                                                                      <w:marBottom w:val="75"/>
                                                                      <w:divBdr>
                                                                        <w:top w:val="none" w:sz="0" w:space="0" w:color="auto"/>
                                                                        <w:left w:val="none" w:sz="0" w:space="0" w:color="auto"/>
                                                                        <w:bottom w:val="none" w:sz="0" w:space="0" w:color="auto"/>
                                                                        <w:right w:val="none" w:sz="0" w:space="0" w:color="auto"/>
                                                                      </w:divBdr>
                                                                      <w:divsChild>
                                                                        <w:div w:id="1337684802">
                                                                          <w:marLeft w:val="0"/>
                                                                          <w:marRight w:val="0"/>
                                                                          <w:marTop w:val="0"/>
                                                                          <w:marBottom w:val="0"/>
                                                                          <w:divBdr>
                                                                            <w:top w:val="none" w:sz="0" w:space="0" w:color="auto"/>
                                                                            <w:left w:val="none" w:sz="0" w:space="0" w:color="auto"/>
                                                                            <w:bottom w:val="none" w:sz="0" w:space="0" w:color="auto"/>
                                                                            <w:right w:val="none" w:sz="0" w:space="0" w:color="auto"/>
                                                                          </w:divBdr>
                                                                        </w:div>
                                                                        <w:div w:id="992953978">
                                                                          <w:marLeft w:val="0"/>
                                                                          <w:marRight w:val="0"/>
                                                                          <w:marTop w:val="0"/>
                                                                          <w:marBottom w:val="0"/>
                                                                          <w:divBdr>
                                                                            <w:top w:val="none" w:sz="0" w:space="0" w:color="auto"/>
                                                                            <w:left w:val="none" w:sz="0" w:space="0" w:color="auto"/>
                                                                            <w:bottom w:val="none" w:sz="0" w:space="0" w:color="auto"/>
                                                                            <w:right w:val="none" w:sz="0" w:space="0" w:color="auto"/>
                                                                          </w:divBdr>
                                                                          <w:divsChild>
                                                                            <w:div w:id="107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390165">
                                              <w:marLeft w:val="0"/>
                                              <w:marRight w:val="0"/>
                                              <w:marTop w:val="0"/>
                                              <w:marBottom w:val="0"/>
                                              <w:divBdr>
                                                <w:top w:val="none" w:sz="0" w:space="0" w:color="auto"/>
                                                <w:left w:val="none" w:sz="0" w:space="0" w:color="auto"/>
                                                <w:bottom w:val="none" w:sz="0" w:space="0" w:color="auto"/>
                                                <w:right w:val="none" w:sz="0" w:space="0" w:color="auto"/>
                                              </w:divBdr>
                                              <w:divsChild>
                                                <w:div w:id="1995982701">
                                                  <w:marLeft w:val="0"/>
                                                  <w:marRight w:val="0"/>
                                                  <w:marTop w:val="0"/>
                                                  <w:marBottom w:val="0"/>
                                                  <w:divBdr>
                                                    <w:top w:val="none" w:sz="0" w:space="0" w:color="auto"/>
                                                    <w:left w:val="none" w:sz="0" w:space="0" w:color="auto"/>
                                                    <w:bottom w:val="none" w:sz="0" w:space="0" w:color="auto"/>
                                                    <w:right w:val="none" w:sz="0" w:space="0" w:color="auto"/>
                                                  </w:divBdr>
                                                  <w:divsChild>
                                                    <w:div w:id="899562013">
                                                      <w:marLeft w:val="150"/>
                                                      <w:marRight w:val="150"/>
                                                      <w:marTop w:val="150"/>
                                                      <w:marBottom w:val="150"/>
                                                      <w:divBdr>
                                                        <w:top w:val="none" w:sz="0" w:space="0" w:color="auto"/>
                                                        <w:left w:val="none" w:sz="0" w:space="0" w:color="auto"/>
                                                        <w:bottom w:val="none" w:sz="0" w:space="0" w:color="auto"/>
                                                        <w:right w:val="none" w:sz="0" w:space="0" w:color="auto"/>
                                                      </w:divBdr>
                                                      <w:divsChild>
                                                        <w:div w:id="1970163732">
                                                          <w:marLeft w:val="0"/>
                                                          <w:marRight w:val="0"/>
                                                          <w:marTop w:val="0"/>
                                                          <w:marBottom w:val="0"/>
                                                          <w:divBdr>
                                                            <w:top w:val="none" w:sz="0" w:space="0" w:color="auto"/>
                                                            <w:left w:val="none" w:sz="0" w:space="0" w:color="auto"/>
                                                            <w:bottom w:val="none" w:sz="0" w:space="0" w:color="auto"/>
                                                            <w:right w:val="none" w:sz="0" w:space="0" w:color="auto"/>
                                                          </w:divBdr>
                                                          <w:divsChild>
                                                            <w:div w:id="971980180">
                                                              <w:marLeft w:val="0"/>
                                                              <w:marRight w:val="0"/>
                                                              <w:marTop w:val="0"/>
                                                              <w:marBottom w:val="0"/>
                                                              <w:divBdr>
                                                                <w:top w:val="none" w:sz="0" w:space="0" w:color="auto"/>
                                                                <w:left w:val="none" w:sz="0" w:space="0" w:color="auto"/>
                                                                <w:bottom w:val="none" w:sz="0" w:space="0" w:color="auto"/>
                                                                <w:right w:val="none" w:sz="0" w:space="0" w:color="auto"/>
                                                              </w:divBdr>
                                                              <w:divsChild>
                                                                <w:div w:id="1704404843">
                                                                  <w:marLeft w:val="105"/>
                                                                  <w:marRight w:val="105"/>
                                                                  <w:marTop w:val="75"/>
                                                                  <w:marBottom w:val="75"/>
                                                                  <w:divBdr>
                                                                    <w:top w:val="none" w:sz="0" w:space="0" w:color="auto"/>
                                                                    <w:left w:val="none" w:sz="0" w:space="0" w:color="auto"/>
                                                                    <w:bottom w:val="none" w:sz="0" w:space="0" w:color="auto"/>
                                                                    <w:right w:val="none" w:sz="0" w:space="0" w:color="auto"/>
                                                                  </w:divBdr>
                                                                  <w:divsChild>
                                                                    <w:div w:id="2075733617">
                                                                      <w:marLeft w:val="0"/>
                                                                      <w:marRight w:val="0"/>
                                                                      <w:marTop w:val="0"/>
                                                                      <w:marBottom w:val="0"/>
                                                                      <w:divBdr>
                                                                        <w:top w:val="none" w:sz="0" w:space="0" w:color="auto"/>
                                                                        <w:left w:val="none" w:sz="0" w:space="0" w:color="auto"/>
                                                                        <w:bottom w:val="none" w:sz="0" w:space="0" w:color="auto"/>
                                                                        <w:right w:val="none" w:sz="0" w:space="0" w:color="auto"/>
                                                                      </w:divBdr>
                                                                    </w:div>
                                                                    <w:div w:id="982002303">
                                                                      <w:marLeft w:val="0"/>
                                                                      <w:marRight w:val="0"/>
                                                                      <w:marTop w:val="0"/>
                                                                      <w:marBottom w:val="0"/>
                                                                      <w:divBdr>
                                                                        <w:top w:val="none" w:sz="0" w:space="0" w:color="auto"/>
                                                                        <w:left w:val="none" w:sz="0" w:space="0" w:color="auto"/>
                                                                        <w:bottom w:val="none" w:sz="0" w:space="0" w:color="auto"/>
                                                                        <w:right w:val="none" w:sz="0" w:space="0" w:color="auto"/>
                                                                      </w:divBdr>
                                                                      <w:divsChild>
                                                                        <w:div w:id="2064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334680">
                                                  <w:marLeft w:val="0"/>
                                                  <w:marRight w:val="0"/>
                                                  <w:marTop w:val="0"/>
                                                  <w:marBottom w:val="0"/>
                                                  <w:divBdr>
                                                    <w:top w:val="none" w:sz="0" w:space="0" w:color="auto"/>
                                                    <w:left w:val="none" w:sz="0" w:space="0" w:color="auto"/>
                                                    <w:bottom w:val="none" w:sz="0" w:space="0" w:color="auto"/>
                                                    <w:right w:val="none" w:sz="0" w:space="0" w:color="auto"/>
                                                  </w:divBdr>
                                                  <w:divsChild>
                                                    <w:div w:id="1130394990">
                                                      <w:marLeft w:val="0"/>
                                                      <w:marRight w:val="0"/>
                                                      <w:marTop w:val="0"/>
                                                      <w:marBottom w:val="0"/>
                                                      <w:divBdr>
                                                        <w:top w:val="none" w:sz="0" w:space="0" w:color="auto"/>
                                                        <w:left w:val="none" w:sz="0" w:space="0" w:color="auto"/>
                                                        <w:bottom w:val="none" w:sz="0" w:space="0" w:color="auto"/>
                                                        <w:right w:val="none" w:sz="0" w:space="0" w:color="auto"/>
                                                      </w:divBdr>
                                                      <w:divsChild>
                                                        <w:div w:id="1221554509">
                                                          <w:marLeft w:val="150"/>
                                                          <w:marRight w:val="150"/>
                                                          <w:marTop w:val="150"/>
                                                          <w:marBottom w:val="150"/>
                                                          <w:divBdr>
                                                            <w:top w:val="none" w:sz="0" w:space="0" w:color="auto"/>
                                                            <w:left w:val="none" w:sz="0" w:space="0" w:color="auto"/>
                                                            <w:bottom w:val="none" w:sz="0" w:space="0" w:color="auto"/>
                                                            <w:right w:val="none" w:sz="0" w:space="0" w:color="auto"/>
                                                          </w:divBdr>
                                                          <w:divsChild>
                                                            <w:div w:id="851649187">
                                                              <w:marLeft w:val="0"/>
                                                              <w:marRight w:val="0"/>
                                                              <w:marTop w:val="0"/>
                                                              <w:marBottom w:val="0"/>
                                                              <w:divBdr>
                                                                <w:top w:val="none" w:sz="0" w:space="0" w:color="auto"/>
                                                                <w:left w:val="none" w:sz="0" w:space="0" w:color="auto"/>
                                                                <w:bottom w:val="none" w:sz="0" w:space="0" w:color="auto"/>
                                                                <w:right w:val="none" w:sz="0" w:space="0" w:color="auto"/>
                                                              </w:divBdr>
                                                              <w:divsChild>
                                                                <w:div w:id="489099640">
                                                                  <w:marLeft w:val="0"/>
                                                                  <w:marRight w:val="0"/>
                                                                  <w:marTop w:val="0"/>
                                                                  <w:marBottom w:val="0"/>
                                                                  <w:divBdr>
                                                                    <w:top w:val="none" w:sz="0" w:space="0" w:color="auto"/>
                                                                    <w:left w:val="none" w:sz="0" w:space="0" w:color="auto"/>
                                                                    <w:bottom w:val="none" w:sz="0" w:space="0" w:color="auto"/>
                                                                    <w:right w:val="none" w:sz="0" w:space="0" w:color="auto"/>
                                                                  </w:divBdr>
                                                                  <w:divsChild>
                                                                    <w:div w:id="458494955">
                                                                      <w:marLeft w:val="105"/>
                                                                      <w:marRight w:val="105"/>
                                                                      <w:marTop w:val="75"/>
                                                                      <w:marBottom w:val="75"/>
                                                                      <w:divBdr>
                                                                        <w:top w:val="none" w:sz="0" w:space="0" w:color="auto"/>
                                                                        <w:left w:val="none" w:sz="0" w:space="0" w:color="auto"/>
                                                                        <w:bottom w:val="none" w:sz="0" w:space="0" w:color="auto"/>
                                                                        <w:right w:val="none" w:sz="0" w:space="0" w:color="auto"/>
                                                                      </w:divBdr>
                                                                      <w:divsChild>
                                                                        <w:div w:id="939602102">
                                                                          <w:marLeft w:val="0"/>
                                                                          <w:marRight w:val="0"/>
                                                                          <w:marTop w:val="0"/>
                                                                          <w:marBottom w:val="0"/>
                                                                          <w:divBdr>
                                                                            <w:top w:val="none" w:sz="0" w:space="0" w:color="auto"/>
                                                                            <w:left w:val="none" w:sz="0" w:space="0" w:color="auto"/>
                                                                            <w:bottom w:val="none" w:sz="0" w:space="0" w:color="auto"/>
                                                                            <w:right w:val="none" w:sz="0" w:space="0" w:color="auto"/>
                                                                          </w:divBdr>
                                                                        </w:div>
                                                                        <w:div w:id="1368948709">
                                                                          <w:marLeft w:val="0"/>
                                                                          <w:marRight w:val="0"/>
                                                                          <w:marTop w:val="0"/>
                                                                          <w:marBottom w:val="0"/>
                                                                          <w:divBdr>
                                                                            <w:top w:val="none" w:sz="0" w:space="0" w:color="auto"/>
                                                                            <w:left w:val="none" w:sz="0" w:space="0" w:color="auto"/>
                                                                            <w:bottom w:val="none" w:sz="0" w:space="0" w:color="auto"/>
                                                                            <w:right w:val="none" w:sz="0" w:space="0" w:color="auto"/>
                                                                          </w:divBdr>
                                                                          <w:divsChild>
                                                                            <w:div w:id="1990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622463">
                                                      <w:marLeft w:val="0"/>
                                                      <w:marRight w:val="0"/>
                                                      <w:marTop w:val="0"/>
                                                      <w:marBottom w:val="0"/>
                                                      <w:divBdr>
                                                        <w:top w:val="none" w:sz="0" w:space="0" w:color="auto"/>
                                                        <w:left w:val="none" w:sz="0" w:space="0" w:color="auto"/>
                                                        <w:bottom w:val="none" w:sz="0" w:space="0" w:color="auto"/>
                                                        <w:right w:val="none" w:sz="0" w:space="0" w:color="auto"/>
                                                      </w:divBdr>
                                                      <w:divsChild>
                                                        <w:div w:id="588538601">
                                                          <w:marLeft w:val="0"/>
                                                          <w:marRight w:val="0"/>
                                                          <w:marTop w:val="0"/>
                                                          <w:marBottom w:val="0"/>
                                                          <w:divBdr>
                                                            <w:top w:val="none" w:sz="0" w:space="0" w:color="auto"/>
                                                            <w:left w:val="none" w:sz="0" w:space="0" w:color="auto"/>
                                                            <w:bottom w:val="none" w:sz="0" w:space="0" w:color="auto"/>
                                                            <w:right w:val="none" w:sz="0" w:space="0" w:color="auto"/>
                                                          </w:divBdr>
                                                          <w:divsChild>
                                                            <w:div w:id="10180622">
                                                              <w:marLeft w:val="150"/>
                                                              <w:marRight w:val="150"/>
                                                              <w:marTop w:val="150"/>
                                                              <w:marBottom w:val="150"/>
                                                              <w:divBdr>
                                                                <w:top w:val="none" w:sz="0" w:space="0" w:color="auto"/>
                                                                <w:left w:val="none" w:sz="0" w:space="0" w:color="auto"/>
                                                                <w:bottom w:val="none" w:sz="0" w:space="0" w:color="auto"/>
                                                                <w:right w:val="none" w:sz="0" w:space="0" w:color="auto"/>
                                                              </w:divBdr>
                                                              <w:divsChild>
                                                                <w:div w:id="2031831052">
                                                                  <w:marLeft w:val="0"/>
                                                                  <w:marRight w:val="0"/>
                                                                  <w:marTop w:val="0"/>
                                                                  <w:marBottom w:val="0"/>
                                                                  <w:divBdr>
                                                                    <w:top w:val="none" w:sz="0" w:space="0" w:color="auto"/>
                                                                    <w:left w:val="none" w:sz="0" w:space="0" w:color="auto"/>
                                                                    <w:bottom w:val="none" w:sz="0" w:space="0" w:color="auto"/>
                                                                    <w:right w:val="none" w:sz="0" w:space="0" w:color="auto"/>
                                                                  </w:divBdr>
                                                                  <w:divsChild>
                                                                    <w:div w:id="1563908145">
                                                                      <w:marLeft w:val="0"/>
                                                                      <w:marRight w:val="0"/>
                                                                      <w:marTop w:val="0"/>
                                                                      <w:marBottom w:val="0"/>
                                                                      <w:divBdr>
                                                                        <w:top w:val="none" w:sz="0" w:space="0" w:color="auto"/>
                                                                        <w:left w:val="none" w:sz="0" w:space="0" w:color="auto"/>
                                                                        <w:bottom w:val="none" w:sz="0" w:space="0" w:color="auto"/>
                                                                        <w:right w:val="none" w:sz="0" w:space="0" w:color="auto"/>
                                                                      </w:divBdr>
                                                                      <w:divsChild>
                                                                        <w:div w:id="246816178">
                                                                          <w:marLeft w:val="150"/>
                                                                          <w:marRight w:val="150"/>
                                                                          <w:marTop w:val="15"/>
                                                                          <w:marBottom w:val="150"/>
                                                                          <w:divBdr>
                                                                            <w:top w:val="none" w:sz="0" w:space="0" w:color="auto"/>
                                                                            <w:left w:val="none" w:sz="0" w:space="0" w:color="auto"/>
                                                                            <w:bottom w:val="none" w:sz="0" w:space="0" w:color="auto"/>
                                                                            <w:right w:val="none" w:sz="0" w:space="0" w:color="auto"/>
                                                                          </w:divBdr>
                                                                          <w:divsChild>
                                                                            <w:div w:id="1451363739">
                                                                              <w:marLeft w:val="0"/>
                                                                              <w:marRight w:val="0"/>
                                                                              <w:marTop w:val="0"/>
                                                                              <w:marBottom w:val="0"/>
                                                                              <w:divBdr>
                                                                                <w:top w:val="none" w:sz="0" w:space="0" w:color="auto"/>
                                                                                <w:left w:val="none" w:sz="0" w:space="0" w:color="auto"/>
                                                                                <w:bottom w:val="none" w:sz="0" w:space="0" w:color="auto"/>
                                                                                <w:right w:val="none" w:sz="0" w:space="0" w:color="auto"/>
                                                                              </w:divBdr>
                                                                              <w:divsChild>
                                                                                <w:div w:id="663361276">
                                                                                  <w:marLeft w:val="0"/>
                                                                                  <w:marRight w:val="0"/>
                                                                                  <w:marTop w:val="0"/>
                                                                                  <w:marBottom w:val="0"/>
                                                                                  <w:divBdr>
                                                                                    <w:top w:val="none" w:sz="0" w:space="0" w:color="auto"/>
                                                                                    <w:left w:val="none" w:sz="0" w:space="0" w:color="auto"/>
                                                                                    <w:bottom w:val="none" w:sz="0" w:space="0" w:color="auto"/>
                                                                                    <w:right w:val="none" w:sz="0" w:space="0" w:color="auto"/>
                                                                                  </w:divBdr>
                                                                                </w:div>
                                                                              </w:divsChild>
                                                                            </w:div>
                                                                            <w:div w:id="231501081">
                                                                              <w:marLeft w:val="0"/>
                                                                              <w:marRight w:val="0"/>
                                                                              <w:marTop w:val="675"/>
                                                                              <w:marBottom w:val="0"/>
                                                                              <w:divBdr>
                                                                                <w:top w:val="none" w:sz="0" w:space="0" w:color="auto"/>
                                                                                <w:left w:val="none" w:sz="0" w:space="0" w:color="auto"/>
                                                                                <w:bottom w:val="none" w:sz="0" w:space="0" w:color="auto"/>
                                                                                <w:right w:val="none" w:sz="0" w:space="0" w:color="auto"/>
                                                                              </w:divBdr>
                                                                            </w:div>
                                                                          </w:divsChild>
                                                                        </w:div>
                                                                        <w:div w:id="370497152">
                                                                          <w:marLeft w:val="150"/>
                                                                          <w:marRight w:val="150"/>
                                                                          <w:marTop w:val="15"/>
                                                                          <w:marBottom w:val="150"/>
                                                                          <w:divBdr>
                                                                            <w:top w:val="none" w:sz="0" w:space="0" w:color="auto"/>
                                                                            <w:left w:val="none" w:sz="0" w:space="0" w:color="auto"/>
                                                                            <w:bottom w:val="none" w:sz="0" w:space="0" w:color="auto"/>
                                                                            <w:right w:val="none" w:sz="0" w:space="0" w:color="auto"/>
                                                                          </w:divBdr>
                                                                          <w:divsChild>
                                                                            <w:div w:id="2049792450">
                                                                              <w:marLeft w:val="0"/>
                                                                              <w:marRight w:val="0"/>
                                                                              <w:marTop w:val="0"/>
                                                                              <w:marBottom w:val="0"/>
                                                                              <w:divBdr>
                                                                                <w:top w:val="none" w:sz="0" w:space="0" w:color="auto"/>
                                                                                <w:left w:val="none" w:sz="0" w:space="0" w:color="auto"/>
                                                                                <w:bottom w:val="none" w:sz="0" w:space="0" w:color="auto"/>
                                                                                <w:right w:val="none" w:sz="0" w:space="0" w:color="auto"/>
                                                                              </w:divBdr>
                                                                              <w:divsChild>
                                                                                <w:div w:id="13401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374">
                                                                          <w:marLeft w:val="150"/>
                                                                          <w:marRight w:val="150"/>
                                                                          <w:marTop w:val="15"/>
                                                                          <w:marBottom w:val="150"/>
                                                                          <w:divBdr>
                                                                            <w:top w:val="none" w:sz="0" w:space="0" w:color="auto"/>
                                                                            <w:left w:val="none" w:sz="0" w:space="0" w:color="auto"/>
                                                                            <w:bottom w:val="none" w:sz="0" w:space="0" w:color="auto"/>
                                                                            <w:right w:val="none" w:sz="0" w:space="0" w:color="auto"/>
                                                                          </w:divBdr>
                                                                          <w:divsChild>
                                                                            <w:div w:id="1414473631">
                                                                              <w:marLeft w:val="0"/>
                                                                              <w:marRight w:val="0"/>
                                                                              <w:marTop w:val="0"/>
                                                                              <w:marBottom w:val="0"/>
                                                                              <w:divBdr>
                                                                                <w:top w:val="none" w:sz="0" w:space="0" w:color="auto"/>
                                                                                <w:left w:val="none" w:sz="0" w:space="0" w:color="auto"/>
                                                                                <w:bottom w:val="none" w:sz="0" w:space="0" w:color="auto"/>
                                                                                <w:right w:val="none" w:sz="0" w:space="0" w:color="auto"/>
                                                                              </w:divBdr>
                                                                              <w:divsChild>
                                                                                <w:div w:id="20866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7296">
                                                                          <w:marLeft w:val="150"/>
                                                                          <w:marRight w:val="150"/>
                                                                          <w:marTop w:val="15"/>
                                                                          <w:marBottom w:val="150"/>
                                                                          <w:divBdr>
                                                                            <w:top w:val="none" w:sz="0" w:space="0" w:color="auto"/>
                                                                            <w:left w:val="none" w:sz="0" w:space="0" w:color="auto"/>
                                                                            <w:bottom w:val="none" w:sz="0" w:space="0" w:color="auto"/>
                                                                            <w:right w:val="none" w:sz="0" w:space="0" w:color="auto"/>
                                                                          </w:divBdr>
                                                                          <w:divsChild>
                                                                            <w:div w:id="1910773914">
                                                                              <w:marLeft w:val="0"/>
                                                                              <w:marRight w:val="0"/>
                                                                              <w:marTop w:val="0"/>
                                                                              <w:marBottom w:val="0"/>
                                                                              <w:divBdr>
                                                                                <w:top w:val="none" w:sz="0" w:space="0" w:color="auto"/>
                                                                                <w:left w:val="none" w:sz="0" w:space="0" w:color="auto"/>
                                                                                <w:bottom w:val="none" w:sz="0" w:space="0" w:color="auto"/>
                                                                                <w:right w:val="none" w:sz="0" w:space="0" w:color="auto"/>
                                                                              </w:divBdr>
                                                                              <w:divsChild>
                                                                                <w:div w:id="20661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9588">
                                                                          <w:marLeft w:val="135"/>
                                                                          <w:marRight w:val="135"/>
                                                                          <w:marTop w:val="0"/>
                                                                          <w:marBottom w:val="135"/>
                                                                          <w:divBdr>
                                                                            <w:top w:val="none" w:sz="0" w:space="0" w:color="auto"/>
                                                                            <w:left w:val="none" w:sz="0" w:space="0" w:color="auto"/>
                                                                            <w:bottom w:val="none" w:sz="0" w:space="0" w:color="auto"/>
                                                                            <w:right w:val="none" w:sz="0" w:space="0" w:color="auto"/>
                                                                          </w:divBdr>
                                                                          <w:divsChild>
                                                                            <w:div w:id="2012222621">
                                                                              <w:marLeft w:val="0"/>
                                                                              <w:marRight w:val="0"/>
                                                                              <w:marTop w:val="0"/>
                                                                              <w:marBottom w:val="0"/>
                                                                              <w:divBdr>
                                                                                <w:top w:val="none" w:sz="0" w:space="0" w:color="auto"/>
                                                                                <w:left w:val="none" w:sz="0" w:space="0" w:color="auto"/>
                                                                                <w:bottom w:val="none" w:sz="0" w:space="0" w:color="auto"/>
                                                                                <w:right w:val="none" w:sz="0" w:space="0" w:color="auto"/>
                                                                              </w:divBdr>
                                                                              <w:divsChild>
                                                                                <w:div w:id="13711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8224">
                                                                      <w:marLeft w:val="0"/>
                                                                      <w:marRight w:val="0"/>
                                                                      <w:marTop w:val="0"/>
                                                                      <w:marBottom w:val="0"/>
                                                                      <w:divBdr>
                                                                        <w:top w:val="none" w:sz="0" w:space="0" w:color="auto"/>
                                                                        <w:left w:val="none" w:sz="0" w:space="0" w:color="auto"/>
                                                                        <w:bottom w:val="none" w:sz="0" w:space="0" w:color="auto"/>
                                                                        <w:right w:val="none" w:sz="0" w:space="0" w:color="auto"/>
                                                                      </w:divBdr>
                                                                      <w:divsChild>
                                                                        <w:div w:id="1384675144">
                                                                          <w:marLeft w:val="0"/>
                                                                          <w:marRight w:val="0"/>
                                                                          <w:marTop w:val="0"/>
                                                                          <w:marBottom w:val="0"/>
                                                                          <w:divBdr>
                                                                            <w:top w:val="none" w:sz="0" w:space="0" w:color="auto"/>
                                                                            <w:left w:val="none" w:sz="0" w:space="0" w:color="auto"/>
                                                                            <w:bottom w:val="none" w:sz="0" w:space="0" w:color="auto"/>
                                                                            <w:right w:val="none" w:sz="0" w:space="0" w:color="auto"/>
                                                                          </w:divBdr>
                                                                          <w:divsChild>
                                                                            <w:div w:id="1089157536">
                                                                              <w:marLeft w:val="0"/>
                                                                              <w:marRight w:val="0"/>
                                                                              <w:marTop w:val="0"/>
                                                                              <w:marBottom w:val="0"/>
                                                                              <w:divBdr>
                                                                                <w:top w:val="none" w:sz="0" w:space="0" w:color="auto"/>
                                                                                <w:left w:val="none" w:sz="0" w:space="0" w:color="auto"/>
                                                                                <w:bottom w:val="none" w:sz="0" w:space="0" w:color="auto"/>
                                                                                <w:right w:val="none" w:sz="0" w:space="0" w:color="auto"/>
                                                                              </w:divBdr>
                                                                              <w:divsChild>
                                                                                <w:div w:id="1950508337">
                                                                                  <w:marLeft w:val="105"/>
                                                                                  <w:marRight w:val="105"/>
                                                                                  <w:marTop w:val="75"/>
                                                                                  <w:marBottom w:val="75"/>
                                                                                  <w:divBdr>
                                                                                    <w:top w:val="none" w:sz="0" w:space="0" w:color="auto"/>
                                                                                    <w:left w:val="none" w:sz="0" w:space="0" w:color="auto"/>
                                                                                    <w:bottom w:val="none" w:sz="0" w:space="0" w:color="auto"/>
                                                                                    <w:right w:val="none" w:sz="0" w:space="0" w:color="auto"/>
                                                                                  </w:divBdr>
                                                                                  <w:divsChild>
                                                                                    <w:div w:id="1761677919">
                                                                                      <w:marLeft w:val="0"/>
                                                                                      <w:marRight w:val="0"/>
                                                                                      <w:marTop w:val="0"/>
                                                                                      <w:marBottom w:val="0"/>
                                                                                      <w:divBdr>
                                                                                        <w:top w:val="none" w:sz="0" w:space="0" w:color="auto"/>
                                                                                        <w:left w:val="none" w:sz="0" w:space="0" w:color="auto"/>
                                                                                        <w:bottom w:val="none" w:sz="0" w:space="0" w:color="auto"/>
                                                                                        <w:right w:val="none" w:sz="0" w:space="0" w:color="auto"/>
                                                                                      </w:divBdr>
                                                                                    </w:div>
                                                                                    <w:div w:id="1862013643">
                                                                                      <w:marLeft w:val="0"/>
                                                                                      <w:marRight w:val="0"/>
                                                                                      <w:marTop w:val="0"/>
                                                                                      <w:marBottom w:val="0"/>
                                                                                      <w:divBdr>
                                                                                        <w:top w:val="none" w:sz="0" w:space="0" w:color="auto"/>
                                                                                        <w:left w:val="none" w:sz="0" w:space="0" w:color="auto"/>
                                                                                        <w:bottom w:val="none" w:sz="0" w:space="0" w:color="auto"/>
                                                                                        <w:right w:val="none" w:sz="0" w:space="0" w:color="auto"/>
                                                                                      </w:divBdr>
                                                                                      <w:divsChild>
                                                                                        <w:div w:id="19706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0496">
                                                          <w:marLeft w:val="0"/>
                                                          <w:marRight w:val="0"/>
                                                          <w:marTop w:val="0"/>
                                                          <w:marBottom w:val="0"/>
                                                          <w:divBdr>
                                                            <w:top w:val="none" w:sz="0" w:space="0" w:color="auto"/>
                                                            <w:left w:val="none" w:sz="0" w:space="0" w:color="auto"/>
                                                            <w:bottom w:val="none" w:sz="0" w:space="0" w:color="auto"/>
                                                            <w:right w:val="none" w:sz="0" w:space="0" w:color="auto"/>
                                                          </w:divBdr>
                                                          <w:divsChild>
                                                            <w:div w:id="733427665">
                                                              <w:marLeft w:val="0"/>
                                                              <w:marRight w:val="0"/>
                                                              <w:marTop w:val="0"/>
                                                              <w:marBottom w:val="0"/>
                                                              <w:divBdr>
                                                                <w:top w:val="none" w:sz="0" w:space="0" w:color="auto"/>
                                                                <w:left w:val="none" w:sz="0" w:space="0" w:color="auto"/>
                                                                <w:bottom w:val="none" w:sz="0" w:space="0" w:color="auto"/>
                                                                <w:right w:val="none" w:sz="0" w:space="0" w:color="auto"/>
                                                              </w:divBdr>
                                                              <w:divsChild>
                                                                <w:div w:id="1777481306">
                                                                  <w:marLeft w:val="150"/>
                                                                  <w:marRight w:val="150"/>
                                                                  <w:marTop w:val="150"/>
                                                                  <w:marBottom w:val="150"/>
                                                                  <w:divBdr>
                                                                    <w:top w:val="none" w:sz="0" w:space="0" w:color="auto"/>
                                                                    <w:left w:val="none" w:sz="0" w:space="0" w:color="auto"/>
                                                                    <w:bottom w:val="none" w:sz="0" w:space="0" w:color="auto"/>
                                                                    <w:right w:val="none" w:sz="0" w:space="0" w:color="auto"/>
                                                                  </w:divBdr>
                                                                  <w:divsChild>
                                                                    <w:div w:id="815297026">
                                                                      <w:marLeft w:val="0"/>
                                                                      <w:marRight w:val="0"/>
                                                                      <w:marTop w:val="0"/>
                                                                      <w:marBottom w:val="0"/>
                                                                      <w:divBdr>
                                                                        <w:top w:val="none" w:sz="0" w:space="0" w:color="auto"/>
                                                                        <w:left w:val="none" w:sz="0" w:space="0" w:color="auto"/>
                                                                        <w:bottom w:val="none" w:sz="0" w:space="0" w:color="auto"/>
                                                                        <w:right w:val="none" w:sz="0" w:space="0" w:color="auto"/>
                                                                      </w:divBdr>
                                                                      <w:divsChild>
                                                                        <w:div w:id="1195575608">
                                                                          <w:marLeft w:val="0"/>
                                                                          <w:marRight w:val="0"/>
                                                                          <w:marTop w:val="0"/>
                                                                          <w:marBottom w:val="0"/>
                                                                          <w:divBdr>
                                                                            <w:top w:val="none" w:sz="0" w:space="0" w:color="auto"/>
                                                                            <w:left w:val="none" w:sz="0" w:space="0" w:color="auto"/>
                                                                            <w:bottom w:val="none" w:sz="0" w:space="0" w:color="auto"/>
                                                                            <w:right w:val="none" w:sz="0" w:space="0" w:color="auto"/>
                                                                          </w:divBdr>
                                                                          <w:divsChild>
                                                                            <w:div w:id="2005938506">
                                                                              <w:marLeft w:val="150"/>
                                                                              <w:marRight w:val="150"/>
                                                                              <w:marTop w:val="15"/>
                                                                              <w:marBottom w:val="150"/>
                                                                              <w:divBdr>
                                                                                <w:top w:val="none" w:sz="0" w:space="0" w:color="auto"/>
                                                                                <w:left w:val="none" w:sz="0" w:space="0" w:color="auto"/>
                                                                                <w:bottom w:val="none" w:sz="0" w:space="0" w:color="auto"/>
                                                                                <w:right w:val="none" w:sz="0" w:space="0" w:color="auto"/>
                                                                              </w:divBdr>
                                                                              <w:divsChild>
                                                                                <w:div w:id="499081933">
                                                                                  <w:marLeft w:val="0"/>
                                                                                  <w:marRight w:val="0"/>
                                                                                  <w:marTop w:val="0"/>
                                                                                  <w:marBottom w:val="0"/>
                                                                                  <w:divBdr>
                                                                                    <w:top w:val="none" w:sz="0" w:space="0" w:color="auto"/>
                                                                                    <w:left w:val="none" w:sz="0" w:space="0" w:color="auto"/>
                                                                                    <w:bottom w:val="none" w:sz="0" w:space="0" w:color="auto"/>
                                                                                    <w:right w:val="none" w:sz="0" w:space="0" w:color="auto"/>
                                                                                  </w:divBdr>
                                                                                </w:div>
                                                                                <w:div w:id="1900820684">
                                                                                  <w:marLeft w:val="0"/>
                                                                                  <w:marRight w:val="0"/>
                                                                                  <w:marTop w:val="525"/>
                                                                                  <w:marBottom w:val="0"/>
                                                                                  <w:divBdr>
                                                                                    <w:top w:val="none" w:sz="0" w:space="0" w:color="auto"/>
                                                                                    <w:left w:val="none" w:sz="0" w:space="0" w:color="auto"/>
                                                                                    <w:bottom w:val="none" w:sz="0" w:space="0" w:color="auto"/>
                                                                                    <w:right w:val="none" w:sz="0" w:space="0" w:color="auto"/>
                                                                                  </w:divBdr>
                                                                                </w:div>
                                                                              </w:divsChild>
                                                                            </w:div>
                                                                            <w:div w:id="790246832">
                                                                              <w:marLeft w:val="150"/>
                                                                              <w:marRight w:val="150"/>
                                                                              <w:marTop w:val="15"/>
                                                                              <w:marBottom w:val="150"/>
                                                                              <w:divBdr>
                                                                                <w:top w:val="none" w:sz="0" w:space="0" w:color="auto"/>
                                                                                <w:left w:val="none" w:sz="0" w:space="0" w:color="auto"/>
                                                                                <w:bottom w:val="none" w:sz="0" w:space="0" w:color="auto"/>
                                                                                <w:right w:val="none" w:sz="0" w:space="0" w:color="auto"/>
                                                                              </w:divBdr>
                                                                              <w:divsChild>
                                                                                <w:div w:id="1879581894">
                                                                                  <w:marLeft w:val="0"/>
                                                                                  <w:marRight w:val="0"/>
                                                                                  <w:marTop w:val="0"/>
                                                                                  <w:marBottom w:val="0"/>
                                                                                  <w:divBdr>
                                                                                    <w:top w:val="none" w:sz="0" w:space="0" w:color="auto"/>
                                                                                    <w:left w:val="none" w:sz="0" w:space="0" w:color="auto"/>
                                                                                    <w:bottom w:val="none" w:sz="0" w:space="0" w:color="auto"/>
                                                                                    <w:right w:val="none" w:sz="0" w:space="0" w:color="auto"/>
                                                                                  </w:divBdr>
                                                                                </w:div>
                                                                                <w:div w:id="1551189869">
                                                                                  <w:marLeft w:val="0"/>
                                                                                  <w:marRight w:val="0"/>
                                                                                  <w:marTop w:val="525"/>
                                                                                  <w:marBottom w:val="0"/>
                                                                                  <w:divBdr>
                                                                                    <w:top w:val="none" w:sz="0" w:space="0" w:color="auto"/>
                                                                                    <w:left w:val="none" w:sz="0" w:space="0" w:color="auto"/>
                                                                                    <w:bottom w:val="none" w:sz="0" w:space="0" w:color="auto"/>
                                                                                    <w:right w:val="none" w:sz="0" w:space="0" w:color="auto"/>
                                                                                  </w:divBdr>
                                                                                </w:div>
                                                                              </w:divsChild>
                                                                            </w:div>
                                                                            <w:div w:id="84884419">
                                                                              <w:marLeft w:val="150"/>
                                                                              <w:marRight w:val="150"/>
                                                                              <w:marTop w:val="15"/>
                                                                              <w:marBottom w:val="150"/>
                                                                              <w:divBdr>
                                                                                <w:top w:val="none" w:sz="0" w:space="0" w:color="auto"/>
                                                                                <w:left w:val="none" w:sz="0" w:space="0" w:color="auto"/>
                                                                                <w:bottom w:val="none" w:sz="0" w:space="0" w:color="auto"/>
                                                                                <w:right w:val="none" w:sz="0" w:space="0" w:color="auto"/>
                                                                              </w:divBdr>
                                                                              <w:divsChild>
                                                                                <w:div w:id="827209800">
                                                                                  <w:marLeft w:val="0"/>
                                                                                  <w:marRight w:val="0"/>
                                                                                  <w:marTop w:val="0"/>
                                                                                  <w:marBottom w:val="0"/>
                                                                                  <w:divBdr>
                                                                                    <w:top w:val="none" w:sz="0" w:space="0" w:color="auto"/>
                                                                                    <w:left w:val="none" w:sz="0" w:space="0" w:color="auto"/>
                                                                                    <w:bottom w:val="none" w:sz="0" w:space="0" w:color="auto"/>
                                                                                    <w:right w:val="none" w:sz="0" w:space="0" w:color="auto"/>
                                                                                  </w:divBdr>
                                                                                </w:div>
                                                                                <w:div w:id="1203833893">
                                                                                  <w:marLeft w:val="0"/>
                                                                                  <w:marRight w:val="0"/>
                                                                                  <w:marTop w:val="525"/>
                                                                                  <w:marBottom w:val="0"/>
                                                                                  <w:divBdr>
                                                                                    <w:top w:val="none" w:sz="0" w:space="0" w:color="auto"/>
                                                                                    <w:left w:val="none" w:sz="0" w:space="0" w:color="auto"/>
                                                                                    <w:bottom w:val="none" w:sz="0" w:space="0" w:color="auto"/>
                                                                                    <w:right w:val="none" w:sz="0" w:space="0" w:color="auto"/>
                                                                                  </w:divBdr>
                                                                                </w:div>
                                                                              </w:divsChild>
                                                                            </w:div>
                                                                            <w:div w:id="1606383487">
                                                                              <w:marLeft w:val="150"/>
                                                                              <w:marRight w:val="150"/>
                                                                              <w:marTop w:val="15"/>
                                                                              <w:marBottom w:val="150"/>
                                                                              <w:divBdr>
                                                                                <w:top w:val="none" w:sz="0" w:space="0" w:color="auto"/>
                                                                                <w:left w:val="none" w:sz="0" w:space="0" w:color="auto"/>
                                                                                <w:bottom w:val="none" w:sz="0" w:space="0" w:color="auto"/>
                                                                                <w:right w:val="none" w:sz="0" w:space="0" w:color="auto"/>
                                                                              </w:divBdr>
                                                                              <w:divsChild>
                                                                                <w:div w:id="1059327198">
                                                                                  <w:marLeft w:val="0"/>
                                                                                  <w:marRight w:val="0"/>
                                                                                  <w:marTop w:val="0"/>
                                                                                  <w:marBottom w:val="0"/>
                                                                                  <w:divBdr>
                                                                                    <w:top w:val="none" w:sz="0" w:space="0" w:color="auto"/>
                                                                                    <w:left w:val="none" w:sz="0" w:space="0" w:color="auto"/>
                                                                                    <w:bottom w:val="none" w:sz="0" w:space="0" w:color="auto"/>
                                                                                    <w:right w:val="none" w:sz="0" w:space="0" w:color="auto"/>
                                                                                  </w:divBdr>
                                                                                </w:div>
                                                                                <w:div w:id="641542096">
                                                                                  <w:marLeft w:val="0"/>
                                                                                  <w:marRight w:val="0"/>
                                                                                  <w:marTop w:val="525"/>
                                                                                  <w:marBottom w:val="0"/>
                                                                                  <w:divBdr>
                                                                                    <w:top w:val="none" w:sz="0" w:space="0" w:color="auto"/>
                                                                                    <w:left w:val="none" w:sz="0" w:space="0" w:color="auto"/>
                                                                                    <w:bottom w:val="none" w:sz="0" w:space="0" w:color="auto"/>
                                                                                    <w:right w:val="none" w:sz="0" w:space="0" w:color="auto"/>
                                                                                  </w:divBdr>
                                                                                </w:div>
                                                                              </w:divsChild>
                                                                            </w:div>
                                                                            <w:div w:id="639959966">
                                                                              <w:marLeft w:val="135"/>
                                                                              <w:marRight w:val="135"/>
                                                                              <w:marTop w:val="0"/>
                                                                              <w:marBottom w:val="135"/>
                                                                              <w:divBdr>
                                                                                <w:top w:val="none" w:sz="0" w:space="0" w:color="auto"/>
                                                                                <w:left w:val="none" w:sz="0" w:space="0" w:color="auto"/>
                                                                                <w:bottom w:val="none" w:sz="0" w:space="0" w:color="auto"/>
                                                                                <w:right w:val="none" w:sz="0" w:space="0" w:color="auto"/>
                                                                              </w:divBdr>
                                                                              <w:divsChild>
                                                                                <w:div w:id="1550144497">
                                                                                  <w:marLeft w:val="0"/>
                                                                                  <w:marRight w:val="0"/>
                                                                                  <w:marTop w:val="0"/>
                                                                                  <w:marBottom w:val="0"/>
                                                                                  <w:divBdr>
                                                                                    <w:top w:val="none" w:sz="0" w:space="0" w:color="auto"/>
                                                                                    <w:left w:val="none" w:sz="0" w:space="0" w:color="auto"/>
                                                                                    <w:bottom w:val="none" w:sz="0" w:space="0" w:color="auto"/>
                                                                                    <w:right w:val="none" w:sz="0" w:space="0" w:color="auto"/>
                                                                                  </w:divBdr>
                                                                                </w:div>
                                                                                <w:div w:id="156941761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23743">
                                                          <w:marLeft w:val="0"/>
                                                          <w:marRight w:val="0"/>
                                                          <w:marTop w:val="0"/>
                                                          <w:marBottom w:val="0"/>
                                                          <w:divBdr>
                                                            <w:top w:val="none" w:sz="0" w:space="0" w:color="auto"/>
                                                            <w:left w:val="none" w:sz="0" w:space="0" w:color="auto"/>
                                                            <w:bottom w:val="none" w:sz="0" w:space="0" w:color="auto"/>
                                                            <w:right w:val="none" w:sz="0" w:space="0" w:color="auto"/>
                                                          </w:divBdr>
                                                          <w:divsChild>
                                                            <w:div w:id="234318603">
                                                              <w:marLeft w:val="0"/>
                                                              <w:marRight w:val="0"/>
                                                              <w:marTop w:val="0"/>
                                                              <w:marBottom w:val="0"/>
                                                              <w:divBdr>
                                                                <w:top w:val="none" w:sz="0" w:space="0" w:color="auto"/>
                                                                <w:left w:val="none" w:sz="0" w:space="0" w:color="auto"/>
                                                                <w:bottom w:val="none" w:sz="0" w:space="0" w:color="auto"/>
                                                                <w:right w:val="none" w:sz="0" w:space="0" w:color="auto"/>
                                                              </w:divBdr>
                                                              <w:divsChild>
                                                                <w:div w:id="387731969">
                                                                  <w:marLeft w:val="150"/>
                                                                  <w:marRight w:val="150"/>
                                                                  <w:marTop w:val="150"/>
                                                                  <w:marBottom w:val="150"/>
                                                                  <w:divBdr>
                                                                    <w:top w:val="none" w:sz="0" w:space="0" w:color="auto"/>
                                                                    <w:left w:val="none" w:sz="0" w:space="0" w:color="auto"/>
                                                                    <w:bottom w:val="none" w:sz="0" w:space="0" w:color="auto"/>
                                                                    <w:right w:val="none" w:sz="0" w:space="0" w:color="auto"/>
                                                                  </w:divBdr>
                                                                  <w:divsChild>
                                                                    <w:div w:id="1742604980">
                                                                      <w:marLeft w:val="0"/>
                                                                      <w:marRight w:val="0"/>
                                                                      <w:marTop w:val="0"/>
                                                                      <w:marBottom w:val="0"/>
                                                                      <w:divBdr>
                                                                        <w:top w:val="none" w:sz="0" w:space="0" w:color="auto"/>
                                                                        <w:left w:val="none" w:sz="0" w:space="0" w:color="auto"/>
                                                                        <w:bottom w:val="none" w:sz="0" w:space="0" w:color="auto"/>
                                                                        <w:right w:val="none" w:sz="0" w:space="0" w:color="auto"/>
                                                                      </w:divBdr>
                                                                      <w:divsChild>
                                                                        <w:div w:id="17394788">
                                                                          <w:marLeft w:val="0"/>
                                                                          <w:marRight w:val="0"/>
                                                                          <w:marTop w:val="0"/>
                                                                          <w:marBottom w:val="0"/>
                                                                          <w:divBdr>
                                                                            <w:top w:val="none" w:sz="0" w:space="0" w:color="auto"/>
                                                                            <w:left w:val="none" w:sz="0" w:space="0" w:color="auto"/>
                                                                            <w:bottom w:val="none" w:sz="0" w:space="0" w:color="auto"/>
                                                                            <w:right w:val="none" w:sz="0" w:space="0" w:color="auto"/>
                                                                          </w:divBdr>
                                                                          <w:divsChild>
                                                                            <w:div w:id="52433473">
                                                                              <w:marLeft w:val="150"/>
                                                                              <w:marRight w:val="150"/>
                                                                              <w:marTop w:val="15"/>
                                                                              <w:marBottom w:val="150"/>
                                                                              <w:divBdr>
                                                                                <w:top w:val="none" w:sz="0" w:space="0" w:color="auto"/>
                                                                                <w:left w:val="none" w:sz="0" w:space="0" w:color="auto"/>
                                                                                <w:bottom w:val="none" w:sz="0" w:space="0" w:color="auto"/>
                                                                                <w:right w:val="none" w:sz="0" w:space="0" w:color="auto"/>
                                                                              </w:divBdr>
                                                                              <w:divsChild>
                                                                                <w:div w:id="1704406132">
                                                                                  <w:marLeft w:val="0"/>
                                                                                  <w:marRight w:val="0"/>
                                                                                  <w:marTop w:val="0"/>
                                                                                  <w:marBottom w:val="0"/>
                                                                                  <w:divBdr>
                                                                                    <w:top w:val="none" w:sz="0" w:space="0" w:color="auto"/>
                                                                                    <w:left w:val="none" w:sz="0" w:space="0" w:color="auto"/>
                                                                                    <w:bottom w:val="none" w:sz="0" w:space="0" w:color="auto"/>
                                                                                    <w:right w:val="none" w:sz="0" w:space="0" w:color="auto"/>
                                                                                  </w:divBdr>
                                                                                </w:div>
                                                                                <w:div w:id="1870802580">
                                                                                  <w:marLeft w:val="0"/>
                                                                                  <w:marRight w:val="0"/>
                                                                                  <w:marTop w:val="525"/>
                                                                                  <w:marBottom w:val="0"/>
                                                                                  <w:divBdr>
                                                                                    <w:top w:val="none" w:sz="0" w:space="0" w:color="auto"/>
                                                                                    <w:left w:val="none" w:sz="0" w:space="0" w:color="auto"/>
                                                                                    <w:bottom w:val="none" w:sz="0" w:space="0" w:color="auto"/>
                                                                                    <w:right w:val="none" w:sz="0" w:space="0" w:color="auto"/>
                                                                                  </w:divBdr>
                                                                                </w:div>
                                                                              </w:divsChild>
                                                                            </w:div>
                                                                            <w:div w:id="915095503">
                                                                              <w:marLeft w:val="135"/>
                                                                              <w:marRight w:val="135"/>
                                                                              <w:marTop w:val="0"/>
                                                                              <w:marBottom w:val="135"/>
                                                                              <w:divBdr>
                                                                                <w:top w:val="none" w:sz="0" w:space="0" w:color="auto"/>
                                                                                <w:left w:val="none" w:sz="0" w:space="0" w:color="auto"/>
                                                                                <w:bottom w:val="none" w:sz="0" w:space="0" w:color="auto"/>
                                                                                <w:right w:val="none" w:sz="0" w:space="0" w:color="auto"/>
                                                                              </w:divBdr>
                                                                              <w:divsChild>
                                                                                <w:div w:id="1278295321">
                                                                                  <w:marLeft w:val="0"/>
                                                                                  <w:marRight w:val="0"/>
                                                                                  <w:marTop w:val="0"/>
                                                                                  <w:marBottom w:val="0"/>
                                                                                  <w:divBdr>
                                                                                    <w:top w:val="none" w:sz="0" w:space="0" w:color="auto"/>
                                                                                    <w:left w:val="none" w:sz="0" w:space="0" w:color="auto"/>
                                                                                    <w:bottom w:val="none" w:sz="0" w:space="0" w:color="auto"/>
                                                                                    <w:right w:val="none" w:sz="0" w:space="0" w:color="auto"/>
                                                                                  </w:divBdr>
                                                                                </w:div>
                                                                                <w:div w:id="189308231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515418">
                                                          <w:marLeft w:val="0"/>
                                                          <w:marRight w:val="0"/>
                                                          <w:marTop w:val="0"/>
                                                          <w:marBottom w:val="0"/>
                                                          <w:divBdr>
                                                            <w:top w:val="none" w:sz="0" w:space="0" w:color="auto"/>
                                                            <w:left w:val="none" w:sz="0" w:space="0" w:color="auto"/>
                                                            <w:bottom w:val="none" w:sz="0" w:space="0" w:color="auto"/>
                                                            <w:right w:val="none" w:sz="0" w:space="0" w:color="auto"/>
                                                          </w:divBdr>
                                                          <w:divsChild>
                                                            <w:div w:id="1293170834">
                                                              <w:marLeft w:val="0"/>
                                                              <w:marRight w:val="0"/>
                                                              <w:marTop w:val="0"/>
                                                              <w:marBottom w:val="0"/>
                                                              <w:divBdr>
                                                                <w:top w:val="none" w:sz="0" w:space="0" w:color="auto"/>
                                                                <w:left w:val="none" w:sz="0" w:space="0" w:color="auto"/>
                                                                <w:bottom w:val="none" w:sz="0" w:space="0" w:color="auto"/>
                                                                <w:right w:val="none" w:sz="0" w:space="0" w:color="auto"/>
                                                              </w:divBdr>
                                                              <w:divsChild>
                                                                <w:div w:id="1680352144">
                                                                  <w:marLeft w:val="150"/>
                                                                  <w:marRight w:val="150"/>
                                                                  <w:marTop w:val="150"/>
                                                                  <w:marBottom w:val="150"/>
                                                                  <w:divBdr>
                                                                    <w:top w:val="none" w:sz="0" w:space="0" w:color="auto"/>
                                                                    <w:left w:val="none" w:sz="0" w:space="0" w:color="auto"/>
                                                                    <w:bottom w:val="none" w:sz="0" w:space="0" w:color="auto"/>
                                                                    <w:right w:val="none" w:sz="0" w:space="0" w:color="auto"/>
                                                                  </w:divBdr>
                                                                  <w:divsChild>
                                                                    <w:div w:id="400758264">
                                                                      <w:marLeft w:val="0"/>
                                                                      <w:marRight w:val="0"/>
                                                                      <w:marTop w:val="0"/>
                                                                      <w:marBottom w:val="0"/>
                                                                      <w:divBdr>
                                                                        <w:top w:val="none" w:sz="0" w:space="0" w:color="auto"/>
                                                                        <w:left w:val="none" w:sz="0" w:space="0" w:color="auto"/>
                                                                        <w:bottom w:val="none" w:sz="0" w:space="0" w:color="auto"/>
                                                                        <w:right w:val="none" w:sz="0" w:space="0" w:color="auto"/>
                                                                      </w:divBdr>
                                                                      <w:divsChild>
                                                                        <w:div w:id="920941747">
                                                                          <w:marLeft w:val="0"/>
                                                                          <w:marRight w:val="0"/>
                                                                          <w:marTop w:val="0"/>
                                                                          <w:marBottom w:val="0"/>
                                                                          <w:divBdr>
                                                                            <w:top w:val="none" w:sz="0" w:space="0" w:color="auto"/>
                                                                            <w:left w:val="none" w:sz="0" w:space="0" w:color="auto"/>
                                                                            <w:bottom w:val="none" w:sz="0" w:space="0" w:color="auto"/>
                                                                            <w:right w:val="none" w:sz="0" w:space="0" w:color="auto"/>
                                                                          </w:divBdr>
                                                                          <w:divsChild>
                                                                            <w:div w:id="2017263791">
                                                                              <w:marLeft w:val="150"/>
                                                                              <w:marRight w:val="150"/>
                                                                              <w:marTop w:val="15"/>
                                                                              <w:marBottom w:val="150"/>
                                                                              <w:divBdr>
                                                                                <w:top w:val="none" w:sz="0" w:space="0" w:color="auto"/>
                                                                                <w:left w:val="none" w:sz="0" w:space="0" w:color="auto"/>
                                                                                <w:bottom w:val="none" w:sz="0" w:space="0" w:color="auto"/>
                                                                                <w:right w:val="none" w:sz="0" w:space="0" w:color="auto"/>
                                                                              </w:divBdr>
                                                                              <w:divsChild>
                                                                                <w:div w:id="1988507265">
                                                                                  <w:marLeft w:val="0"/>
                                                                                  <w:marRight w:val="0"/>
                                                                                  <w:marTop w:val="0"/>
                                                                                  <w:marBottom w:val="0"/>
                                                                                  <w:divBdr>
                                                                                    <w:top w:val="none" w:sz="0" w:space="0" w:color="auto"/>
                                                                                    <w:left w:val="none" w:sz="0" w:space="0" w:color="auto"/>
                                                                                    <w:bottom w:val="none" w:sz="0" w:space="0" w:color="auto"/>
                                                                                    <w:right w:val="none" w:sz="0" w:space="0" w:color="auto"/>
                                                                                  </w:divBdr>
                                                                                </w:div>
                                                                                <w:div w:id="2052341561">
                                                                                  <w:marLeft w:val="0"/>
                                                                                  <w:marRight w:val="0"/>
                                                                                  <w:marTop w:val="525"/>
                                                                                  <w:marBottom w:val="0"/>
                                                                                  <w:divBdr>
                                                                                    <w:top w:val="none" w:sz="0" w:space="0" w:color="auto"/>
                                                                                    <w:left w:val="none" w:sz="0" w:space="0" w:color="auto"/>
                                                                                    <w:bottom w:val="none" w:sz="0" w:space="0" w:color="auto"/>
                                                                                    <w:right w:val="none" w:sz="0" w:space="0" w:color="auto"/>
                                                                                  </w:divBdr>
                                                                                </w:div>
                                                                              </w:divsChild>
                                                                            </w:div>
                                                                            <w:div w:id="20594627">
                                                                              <w:marLeft w:val="150"/>
                                                                              <w:marRight w:val="150"/>
                                                                              <w:marTop w:val="15"/>
                                                                              <w:marBottom w:val="150"/>
                                                                              <w:divBdr>
                                                                                <w:top w:val="none" w:sz="0" w:space="0" w:color="auto"/>
                                                                                <w:left w:val="none" w:sz="0" w:space="0" w:color="auto"/>
                                                                                <w:bottom w:val="none" w:sz="0" w:space="0" w:color="auto"/>
                                                                                <w:right w:val="none" w:sz="0" w:space="0" w:color="auto"/>
                                                                              </w:divBdr>
                                                                              <w:divsChild>
                                                                                <w:div w:id="1407610494">
                                                                                  <w:marLeft w:val="0"/>
                                                                                  <w:marRight w:val="0"/>
                                                                                  <w:marTop w:val="0"/>
                                                                                  <w:marBottom w:val="0"/>
                                                                                  <w:divBdr>
                                                                                    <w:top w:val="none" w:sz="0" w:space="0" w:color="auto"/>
                                                                                    <w:left w:val="none" w:sz="0" w:space="0" w:color="auto"/>
                                                                                    <w:bottom w:val="none" w:sz="0" w:space="0" w:color="auto"/>
                                                                                    <w:right w:val="none" w:sz="0" w:space="0" w:color="auto"/>
                                                                                  </w:divBdr>
                                                                                </w:div>
                                                                                <w:div w:id="273556296">
                                                                                  <w:marLeft w:val="0"/>
                                                                                  <w:marRight w:val="0"/>
                                                                                  <w:marTop w:val="525"/>
                                                                                  <w:marBottom w:val="0"/>
                                                                                  <w:divBdr>
                                                                                    <w:top w:val="none" w:sz="0" w:space="0" w:color="auto"/>
                                                                                    <w:left w:val="none" w:sz="0" w:space="0" w:color="auto"/>
                                                                                    <w:bottom w:val="none" w:sz="0" w:space="0" w:color="auto"/>
                                                                                    <w:right w:val="none" w:sz="0" w:space="0" w:color="auto"/>
                                                                                  </w:divBdr>
                                                                                </w:div>
                                                                              </w:divsChild>
                                                                            </w:div>
                                                                            <w:div w:id="1068722371">
                                                                              <w:marLeft w:val="135"/>
                                                                              <w:marRight w:val="135"/>
                                                                              <w:marTop w:val="0"/>
                                                                              <w:marBottom w:val="135"/>
                                                                              <w:divBdr>
                                                                                <w:top w:val="none" w:sz="0" w:space="0" w:color="auto"/>
                                                                                <w:left w:val="none" w:sz="0" w:space="0" w:color="auto"/>
                                                                                <w:bottom w:val="none" w:sz="0" w:space="0" w:color="auto"/>
                                                                                <w:right w:val="none" w:sz="0" w:space="0" w:color="auto"/>
                                                                              </w:divBdr>
                                                                              <w:divsChild>
                                                                                <w:div w:id="707802972">
                                                                                  <w:marLeft w:val="0"/>
                                                                                  <w:marRight w:val="0"/>
                                                                                  <w:marTop w:val="0"/>
                                                                                  <w:marBottom w:val="0"/>
                                                                                  <w:divBdr>
                                                                                    <w:top w:val="none" w:sz="0" w:space="0" w:color="auto"/>
                                                                                    <w:left w:val="none" w:sz="0" w:space="0" w:color="auto"/>
                                                                                    <w:bottom w:val="none" w:sz="0" w:space="0" w:color="auto"/>
                                                                                    <w:right w:val="none" w:sz="0" w:space="0" w:color="auto"/>
                                                                                  </w:divBdr>
                                                                                </w:div>
                                                                                <w:div w:id="168574760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912982">
                                                          <w:marLeft w:val="0"/>
                                                          <w:marRight w:val="0"/>
                                                          <w:marTop w:val="0"/>
                                                          <w:marBottom w:val="0"/>
                                                          <w:divBdr>
                                                            <w:top w:val="none" w:sz="0" w:space="0" w:color="auto"/>
                                                            <w:left w:val="none" w:sz="0" w:space="0" w:color="auto"/>
                                                            <w:bottom w:val="none" w:sz="0" w:space="0" w:color="auto"/>
                                                            <w:right w:val="none" w:sz="0" w:space="0" w:color="auto"/>
                                                          </w:divBdr>
                                                          <w:divsChild>
                                                            <w:div w:id="2137982810">
                                                              <w:marLeft w:val="0"/>
                                                              <w:marRight w:val="0"/>
                                                              <w:marTop w:val="0"/>
                                                              <w:marBottom w:val="0"/>
                                                              <w:divBdr>
                                                                <w:top w:val="none" w:sz="0" w:space="0" w:color="auto"/>
                                                                <w:left w:val="none" w:sz="0" w:space="0" w:color="auto"/>
                                                                <w:bottom w:val="none" w:sz="0" w:space="0" w:color="auto"/>
                                                                <w:right w:val="none" w:sz="0" w:space="0" w:color="auto"/>
                                                              </w:divBdr>
                                                              <w:divsChild>
                                                                <w:div w:id="2084374839">
                                                                  <w:marLeft w:val="150"/>
                                                                  <w:marRight w:val="150"/>
                                                                  <w:marTop w:val="150"/>
                                                                  <w:marBottom w:val="150"/>
                                                                  <w:divBdr>
                                                                    <w:top w:val="none" w:sz="0" w:space="0" w:color="auto"/>
                                                                    <w:left w:val="none" w:sz="0" w:space="0" w:color="auto"/>
                                                                    <w:bottom w:val="none" w:sz="0" w:space="0" w:color="auto"/>
                                                                    <w:right w:val="none" w:sz="0" w:space="0" w:color="auto"/>
                                                                  </w:divBdr>
                                                                  <w:divsChild>
                                                                    <w:div w:id="4838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1762">
                                                          <w:marLeft w:val="0"/>
                                                          <w:marRight w:val="0"/>
                                                          <w:marTop w:val="0"/>
                                                          <w:marBottom w:val="0"/>
                                                          <w:divBdr>
                                                            <w:top w:val="none" w:sz="0" w:space="0" w:color="auto"/>
                                                            <w:left w:val="none" w:sz="0" w:space="0" w:color="auto"/>
                                                            <w:bottom w:val="none" w:sz="0" w:space="0" w:color="auto"/>
                                                            <w:right w:val="none" w:sz="0" w:space="0" w:color="auto"/>
                                                          </w:divBdr>
                                                          <w:divsChild>
                                                            <w:div w:id="410126109">
                                                              <w:marLeft w:val="0"/>
                                                              <w:marRight w:val="0"/>
                                                              <w:marTop w:val="0"/>
                                                              <w:marBottom w:val="0"/>
                                                              <w:divBdr>
                                                                <w:top w:val="none" w:sz="0" w:space="0" w:color="auto"/>
                                                                <w:left w:val="none" w:sz="0" w:space="0" w:color="auto"/>
                                                                <w:bottom w:val="none" w:sz="0" w:space="0" w:color="auto"/>
                                                                <w:right w:val="none" w:sz="0" w:space="0" w:color="auto"/>
                                                              </w:divBdr>
                                                              <w:divsChild>
                                                                <w:div w:id="1502769307">
                                                                  <w:marLeft w:val="150"/>
                                                                  <w:marRight w:val="150"/>
                                                                  <w:marTop w:val="150"/>
                                                                  <w:marBottom w:val="150"/>
                                                                  <w:divBdr>
                                                                    <w:top w:val="none" w:sz="0" w:space="0" w:color="auto"/>
                                                                    <w:left w:val="none" w:sz="0" w:space="0" w:color="auto"/>
                                                                    <w:bottom w:val="none" w:sz="0" w:space="0" w:color="auto"/>
                                                                    <w:right w:val="none" w:sz="0" w:space="0" w:color="auto"/>
                                                                  </w:divBdr>
                                                                  <w:divsChild>
                                                                    <w:div w:id="821578116">
                                                                      <w:marLeft w:val="0"/>
                                                                      <w:marRight w:val="0"/>
                                                                      <w:marTop w:val="0"/>
                                                                      <w:marBottom w:val="0"/>
                                                                      <w:divBdr>
                                                                        <w:top w:val="none" w:sz="0" w:space="0" w:color="auto"/>
                                                                        <w:left w:val="none" w:sz="0" w:space="0" w:color="auto"/>
                                                                        <w:bottom w:val="none" w:sz="0" w:space="0" w:color="auto"/>
                                                                        <w:right w:val="none" w:sz="0" w:space="0" w:color="auto"/>
                                                                      </w:divBdr>
                                                                      <w:divsChild>
                                                                        <w:div w:id="1508784176">
                                                                          <w:marLeft w:val="0"/>
                                                                          <w:marRight w:val="0"/>
                                                                          <w:marTop w:val="0"/>
                                                                          <w:marBottom w:val="0"/>
                                                                          <w:divBdr>
                                                                            <w:top w:val="none" w:sz="0" w:space="0" w:color="auto"/>
                                                                            <w:left w:val="none" w:sz="0" w:space="0" w:color="auto"/>
                                                                            <w:bottom w:val="none" w:sz="0" w:space="0" w:color="auto"/>
                                                                            <w:right w:val="none" w:sz="0" w:space="0" w:color="auto"/>
                                                                          </w:divBdr>
                                                                          <w:divsChild>
                                                                            <w:div w:id="1297293850">
                                                                              <w:marLeft w:val="150"/>
                                                                              <w:marRight w:val="150"/>
                                                                              <w:marTop w:val="15"/>
                                                                              <w:marBottom w:val="150"/>
                                                                              <w:divBdr>
                                                                                <w:top w:val="none" w:sz="0" w:space="0" w:color="auto"/>
                                                                                <w:left w:val="none" w:sz="0" w:space="0" w:color="auto"/>
                                                                                <w:bottom w:val="none" w:sz="0" w:space="0" w:color="auto"/>
                                                                                <w:right w:val="none" w:sz="0" w:space="0" w:color="auto"/>
                                                                              </w:divBdr>
                                                                              <w:divsChild>
                                                                                <w:div w:id="497042138">
                                                                                  <w:marLeft w:val="0"/>
                                                                                  <w:marRight w:val="0"/>
                                                                                  <w:marTop w:val="0"/>
                                                                                  <w:marBottom w:val="0"/>
                                                                                  <w:divBdr>
                                                                                    <w:top w:val="none" w:sz="0" w:space="0" w:color="auto"/>
                                                                                    <w:left w:val="none" w:sz="0" w:space="0" w:color="auto"/>
                                                                                    <w:bottom w:val="none" w:sz="0" w:space="0" w:color="auto"/>
                                                                                    <w:right w:val="none" w:sz="0" w:space="0" w:color="auto"/>
                                                                                  </w:divBdr>
                                                                                  <w:divsChild>
                                                                                    <w:div w:id="1588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5077">
                                                                              <w:marLeft w:val="150"/>
                                                                              <w:marRight w:val="150"/>
                                                                              <w:marTop w:val="15"/>
                                                                              <w:marBottom w:val="150"/>
                                                                              <w:divBdr>
                                                                                <w:top w:val="none" w:sz="0" w:space="0" w:color="auto"/>
                                                                                <w:left w:val="none" w:sz="0" w:space="0" w:color="auto"/>
                                                                                <w:bottom w:val="none" w:sz="0" w:space="0" w:color="auto"/>
                                                                                <w:right w:val="none" w:sz="0" w:space="0" w:color="auto"/>
                                                                              </w:divBdr>
                                                                              <w:divsChild>
                                                                                <w:div w:id="868183506">
                                                                                  <w:marLeft w:val="0"/>
                                                                                  <w:marRight w:val="0"/>
                                                                                  <w:marTop w:val="0"/>
                                                                                  <w:marBottom w:val="0"/>
                                                                                  <w:divBdr>
                                                                                    <w:top w:val="none" w:sz="0" w:space="0" w:color="auto"/>
                                                                                    <w:left w:val="none" w:sz="0" w:space="0" w:color="auto"/>
                                                                                    <w:bottom w:val="none" w:sz="0" w:space="0" w:color="auto"/>
                                                                                    <w:right w:val="none" w:sz="0" w:space="0" w:color="auto"/>
                                                                                  </w:divBdr>
                                                                                  <w:divsChild>
                                                                                    <w:div w:id="14444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4002">
                                                                              <w:marLeft w:val="135"/>
                                                                              <w:marRight w:val="135"/>
                                                                              <w:marTop w:val="0"/>
                                                                              <w:marBottom w:val="135"/>
                                                                              <w:divBdr>
                                                                                <w:top w:val="none" w:sz="0" w:space="0" w:color="auto"/>
                                                                                <w:left w:val="none" w:sz="0" w:space="0" w:color="auto"/>
                                                                                <w:bottom w:val="none" w:sz="0" w:space="0" w:color="auto"/>
                                                                                <w:right w:val="none" w:sz="0" w:space="0" w:color="auto"/>
                                                                              </w:divBdr>
                                                                              <w:divsChild>
                                                                                <w:div w:id="1270964654">
                                                                                  <w:marLeft w:val="0"/>
                                                                                  <w:marRight w:val="0"/>
                                                                                  <w:marTop w:val="0"/>
                                                                                  <w:marBottom w:val="0"/>
                                                                                  <w:divBdr>
                                                                                    <w:top w:val="none" w:sz="0" w:space="0" w:color="auto"/>
                                                                                    <w:left w:val="none" w:sz="0" w:space="0" w:color="auto"/>
                                                                                    <w:bottom w:val="none" w:sz="0" w:space="0" w:color="auto"/>
                                                                                    <w:right w:val="none" w:sz="0" w:space="0" w:color="auto"/>
                                                                                  </w:divBdr>
                                                                                  <w:divsChild>
                                                                                    <w:div w:id="20363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9743">
                                                                          <w:marLeft w:val="0"/>
                                                                          <w:marRight w:val="0"/>
                                                                          <w:marTop w:val="0"/>
                                                                          <w:marBottom w:val="0"/>
                                                                          <w:divBdr>
                                                                            <w:top w:val="none" w:sz="0" w:space="0" w:color="auto"/>
                                                                            <w:left w:val="none" w:sz="0" w:space="0" w:color="auto"/>
                                                                            <w:bottom w:val="none" w:sz="0" w:space="0" w:color="auto"/>
                                                                            <w:right w:val="none" w:sz="0" w:space="0" w:color="auto"/>
                                                                          </w:divBdr>
                                                                          <w:divsChild>
                                                                            <w:div w:id="1834908267">
                                                                              <w:marLeft w:val="0"/>
                                                                              <w:marRight w:val="0"/>
                                                                              <w:marTop w:val="0"/>
                                                                              <w:marBottom w:val="0"/>
                                                                              <w:divBdr>
                                                                                <w:top w:val="none" w:sz="0" w:space="0" w:color="auto"/>
                                                                                <w:left w:val="none" w:sz="0" w:space="0" w:color="auto"/>
                                                                                <w:bottom w:val="none" w:sz="0" w:space="0" w:color="auto"/>
                                                                                <w:right w:val="none" w:sz="0" w:space="0" w:color="auto"/>
                                                                              </w:divBdr>
                                                                              <w:divsChild>
                                                                                <w:div w:id="181866293">
                                                                                  <w:marLeft w:val="0"/>
                                                                                  <w:marRight w:val="0"/>
                                                                                  <w:marTop w:val="0"/>
                                                                                  <w:marBottom w:val="0"/>
                                                                                  <w:divBdr>
                                                                                    <w:top w:val="none" w:sz="0" w:space="0" w:color="auto"/>
                                                                                    <w:left w:val="none" w:sz="0" w:space="0" w:color="auto"/>
                                                                                    <w:bottom w:val="none" w:sz="0" w:space="0" w:color="auto"/>
                                                                                    <w:right w:val="none" w:sz="0" w:space="0" w:color="auto"/>
                                                                                  </w:divBdr>
                                                                                  <w:divsChild>
                                                                                    <w:div w:id="7963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550178">
                                                          <w:marLeft w:val="0"/>
                                                          <w:marRight w:val="0"/>
                                                          <w:marTop w:val="0"/>
                                                          <w:marBottom w:val="0"/>
                                                          <w:divBdr>
                                                            <w:top w:val="none" w:sz="0" w:space="0" w:color="auto"/>
                                                            <w:left w:val="none" w:sz="0" w:space="0" w:color="auto"/>
                                                            <w:bottom w:val="none" w:sz="0" w:space="0" w:color="auto"/>
                                                            <w:right w:val="none" w:sz="0" w:space="0" w:color="auto"/>
                                                          </w:divBdr>
                                                          <w:divsChild>
                                                            <w:div w:id="1732731420">
                                                              <w:marLeft w:val="0"/>
                                                              <w:marRight w:val="0"/>
                                                              <w:marTop w:val="0"/>
                                                              <w:marBottom w:val="0"/>
                                                              <w:divBdr>
                                                                <w:top w:val="none" w:sz="0" w:space="0" w:color="auto"/>
                                                                <w:left w:val="none" w:sz="0" w:space="0" w:color="auto"/>
                                                                <w:bottom w:val="none" w:sz="0" w:space="0" w:color="auto"/>
                                                                <w:right w:val="none" w:sz="0" w:space="0" w:color="auto"/>
                                                              </w:divBdr>
                                                              <w:divsChild>
                                                                <w:div w:id="97717985">
                                                                  <w:marLeft w:val="150"/>
                                                                  <w:marRight w:val="150"/>
                                                                  <w:marTop w:val="150"/>
                                                                  <w:marBottom w:val="150"/>
                                                                  <w:divBdr>
                                                                    <w:top w:val="none" w:sz="0" w:space="0" w:color="auto"/>
                                                                    <w:left w:val="none" w:sz="0" w:space="0" w:color="auto"/>
                                                                    <w:bottom w:val="none" w:sz="0" w:space="0" w:color="auto"/>
                                                                    <w:right w:val="none" w:sz="0" w:space="0" w:color="auto"/>
                                                                  </w:divBdr>
                                                                  <w:divsChild>
                                                                    <w:div w:id="1529291331">
                                                                      <w:marLeft w:val="0"/>
                                                                      <w:marRight w:val="0"/>
                                                                      <w:marTop w:val="0"/>
                                                                      <w:marBottom w:val="0"/>
                                                                      <w:divBdr>
                                                                        <w:top w:val="none" w:sz="0" w:space="0" w:color="auto"/>
                                                                        <w:left w:val="none" w:sz="0" w:space="0" w:color="auto"/>
                                                                        <w:bottom w:val="none" w:sz="0" w:space="0" w:color="auto"/>
                                                                        <w:right w:val="none" w:sz="0" w:space="0" w:color="auto"/>
                                                                      </w:divBdr>
                                                                      <w:divsChild>
                                                                        <w:div w:id="1816069152">
                                                                          <w:marLeft w:val="0"/>
                                                                          <w:marRight w:val="0"/>
                                                                          <w:marTop w:val="0"/>
                                                                          <w:marBottom w:val="0"/>
                                                                          <w:divBdr>
                                                                            <w:top w:val="none" w:sz="0" w:space="0" w:color="auto"/>
                                                                            <w:left w:val="none" w:sz="0" w:space="0" w:color="auto"/>
                                                                            <w:bottom w:val="none" w:sz="0" w:space="0" w:color="auto"/>
                                                                            <w:right w:val="none" w:sz="0" w:space="0" w:color="auto"/>
                                                                          </w:divBdr>
                                                                          <w:divsChild>
                                                                            <w:div w:id="1056010071">
                                                                              <w:marLeft w:val="150"/>
                                                                              <w:marRight w:val="150"/>
                                                                              <w:marTop w:val="15"/>
                                                                              <w:marBottom w:val="150"/>
                                                                              <w:divBdr>
                                                                                <w:top w:val="none" w:sz="0" w:space="0" w:color="auto"/>
                                                                                <w:left w:val="none" w:sz="0" w:space="0" w:color="auto"/>
                                                                                <w:bottom w:val="none" w:sz="0" w:space="0" w:color="auto"/>
                                                                                <w:right w:val="none" w:sz="0" w:space="0" w:color="auto"/>
                                                                              </w:divBdr>
                                                                              <w:divsChild>
                                                                                <w:div w:id="1530072230">
                                                                                  <w:marLeft w:val="0"/>
                                                                                  <w:marRight w:val="0"/>
                                                                                  <w:marTop w:val="0"/>
                                                                                  <w:marBottom w:val="0"/>
                                                                                  <w:divBdr>
                                                                                    <w:top w:val="none" w:sz="0" w:space="0" w:color="auto"/>
                                                                                    <w:left w:val="none" w:sz="0" w:space="0" w:color="auto"/>
                                                                                    <w:bottom w:val="none" w:sz="0" w:space="0" w:color="auto"/>
                                                                                    <w:right w:val="none" w:sz="0" w:space="0" w:color="auto"/>
                                                                                  </w:divBdr>
                                                                                  <w:divsChild>
                                                                                    <w:div w:id="80793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606">
                                                                              <w:marLeft w:val="150"/>
                                                                              <w:marRight w:val="150"/>
                                                                              <w:marTop w:val="15"/>
                                                                              <w:marBottom w:val="150"/>
                                                                              <w:divBdr>
                                                                                <w:top w:val="none" w:sz="0" w:space="0" w:color="auto"/>
                                                                                <w:left w:val="none" w:sz="0" w:space="0" w:color="auto"/>
                                                                                <w:bottom w:val="none" w:sz="0" w:space="0" w:color="auto"/>
                                                                                <w:right w:val="none" w:sz="0" w:space="0" w:color="auto"/>
                                                                              </w:divBdr>
                                                                              <w:divsChild>
                                                                                <w:div w:id="59136864">
                                                                                  <w:marLeft w:val="0"/>
                                                                                  <w:marRight w:val="0"/>
                                                                                  <w:marTop w:val="0"/>
                                                                                  <w:marBottom w:val="0"/>
                                                                                  <w:divBdr>
                                                                                    <w:top w:val="none" w:sz="0" w:space="0" w:color="auto"/>
                                                                                    <w:left w:val="none" w:sz="0" w:space="0" w:color="auto"/>
                                                                                    <w:bottom w:val="none" w:sz="0" w:space="0" w:color="auto"/>
                                                                                    <w:right w:val="none" w:sz="0" w:space="0" w:color="auto"/>
                                                                                  </w:divBdr>
                                                                                  <w:divsChild>
                                                                                    <w:div w:id="2723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418">
                                                                              <w:marLeft w:val="135"/>
                                                                              <w:marRight w:val="135"/>
                                                                              <w:marTop w:val="0"/>
                                                                              <w:marBottom w:val="135"/>
                                                                              <w:divBdr>
                                                                                <w:top w:val="none" w:sz="0" w:space="0" w:color="auto"/>
                                                                                <w:left w:val="none" w:sz="0" w:space="0" w:color="auto"/>
                                                                                <w:bottom w:val="none" w:sz="0" w:space="0" w:color="auto"/>
                                                                                <w:right w:val="none" w:sz="0" w:space="0" w:color="auto"/>
                                                                              </w:divBdr>
                                                                              <w:divsChild>
                                                                                <w:div w:id="1499612101">
                                                                                  <w:marLeft w:val="0"/>
                                                                                  <w:marRight w:val="0"/>
                                                                                  <w:marTop w:val="0"/>
                                                                                  <w:marBottom w:val="0"/>
                                                                                  <w:divBdr>
                                                                                    <w:top w:val="none" w:sz="0" w:space="0" w:color="auto"/>
                                                                                    <w:left w:val="none" w:sz="0" w:space="0" w:color="auto"/>
                                                                                    <w:bottom w:val="none" w:sz="0" w:space="0" w:color="auto"/>
                                                                                    <w:right w:val="none" w:sz="0" w:space="0" w:color="auto"/>
                                                                                  </w:divBdr>
                                                                                  <w:divsChild>
                                                                                    <w:div w:id="17989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3450">
                                                                          <w:marLeft w:val="0"/>
                                                                          <w:marRight w:val="0"/>
                                                                          <w:marTop w:val="0"/>
                                                                          <w:marBottom w:val="0"/>
                                                                          <w:divBdr>
                                                                            <w:top w:val="none" w:sz="0" w:space="0" w:color="auto"/>
                                                                            <w:left w:val="none" w:sz="0" w:space="0" w:color="auto"/>
                                                                            <w:bottom w:val="none" w:sz="0" w:space="0" w:color="auto"/>
                                                                            <w:right w:val="none" w:sz="0" w:space="0" w:color="auto"/>
                                                                          </w:divBdr>
                                                                          <w:divsChild>
                                                                            <w:div w:id="69349432">
                                                                              <w:marLeft w:val="0"/>
                                                                              <w:marRight w:val="0"/>
                                                                              <w:marTop w:val="0"/>
                                                                              <w:marBottom w:val="0"/>
                                                                              <w:divBdr>
                                                                                <w:top w:val="none" w:sz="0" w:space="0" w:color="auto"/>
                                                                                <w:left w:val="none" w:sz="0" w:space="0" w:color="auto"/>
                                                                                <w:bottom w:val="none" w:sz="0" w:space="0" w:color="auto"/>
                                                                                <w:right w:val="none" w:sz="0" w:space="0" w:color="auto"/>
                                                                              </w:divBdr>
                                                                              <w:divsChild>
                                                                                <w:div w:id="1360086281">
                                                                                  <w:marLeft w:val="0"/>
                                                                                  <w:marRight w:val="0"/>
                                                                                  <w:marTop w:val="0"/>
                                                                                  <w:marBottom w:val="0"/>
                                                                                  <w:divBdr>
                                                                                    <w:top w:val="none" w:sz="0" w:space="0" w:color="auto"/>
                                                                                    <w:left w:val="none" w:sz="0" w:space="0" w:color="auto"/>
                                                                                    <w:bottom w:val="none" w:sz="0" w:space="0" w:color="auto"/>
                                                                                    <w:right w:val="none" w:sz="0" w:space="0" w:color="auto"/>
                                                                                  </w:divBdr>
                                                                                  <w:divsChild>
                                                                                    <w:div w:id="996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401798">
                                                          <w:marLeft w:val="0"/>
                                                          <w:marRight w:val="0"/>
                                                          <w:marTop w:val="0"/>
                                                          <w:marBottom w:val="0"/>
                                                          <w:divBdr>
                                                            <w:top w:val="none" w:sz="0" w:space="0" w:color="auto"/>
                                                            <w:left w:val="none" w:sz="0" w:space="0" w:color="auto"/>
                                                            <w:bottom w:val="none" w:sz="0" w:space="0" w:color="auto"/>
                                                            <w:right w:val="none" w:sz="0" w:space="0" w:color="auto"/>
                                                          </w:divBdr>
                                                          <w:divsChild>
                                                            <w:div w:id="335689915">
                                                              <w:marLeft w:val="0"/>
                                                              <w:marRight w:val="0"/>
                                                              <w:marTop w:val="0"/>
                                                              <w:marBottom w:val="0"/>
                                                              <w:divBdr>
                                                                <w:top w:val="none" w:sz="0" w:space="0" w:color="auto"/>
                                                                <w:left w:val="none" w:sz="0" w:space="0" w:color="auto"/>
                                                                <w:bottom w:val="none" w:sz="0" w:space="0" w:color="auto"/>
                                                                <w:right w:val="none" w:sz="0" w:space="0" w:color="auto"/>
                                                              </w:divBdr>
                                                              <w:divsChild>
                                                                <w:div w:id="1274636035">
                                                                  <w:marLeft w:val="150"/>
                                                                  <w:marRight w:val="150"/>
                                                                  <w:marTop w:val="150"/>
                                                                  <w:marBottom w:val="150"/>
                                                                  <w:divBdr>
                                                                    <w:top w:val="none" w:sz="0" w:space="0" w:color="auto"/>
                                                                    <w:left w:val="none" w:sz="0" w:space="0" w:color="auto"/>
                                                                    <w:bottom w:val="none" w:sz="0" w:space="0" w:color="auto"/>
                                                                    <w:right w:val="none" w:sz="0" w:space="0" w:color="auto"/>
                                                                  </w:divBdr>
                                                                  <w:divsChild>
                                                                    <w:div w:id="1921520456">
                                                                      <w:marLeft w:val="0"/>
                                                                      <w:marRight w:val="0"/>
                                                                      <w:marTop w:val="0"/>
                                                                      <w:marBottom w:val="0"/>
                                                                      <w:divBdr>
                                                                        <w:top w:val="none" w:sz="0" w:space="0" w:color="auto"/>
                                                                        <w:left w:val="none" w:sz="0" w:space="0" w:color="auto"/>
                                                                        <w:bottom w:val="none" w:sz="0" w:space="0" w:color="auto"/>
                                                                        <w:right w:val="none" w:sz="0" w:space="0" w:color="auto"/>
                                                                      </w:divBdr>
                                                                      <w:divsChild>
                                                                        <w:div w:id="537277770">
                                                                          <w:marLeft w:val="0"/>
                                                                          <w:marRight w:val="0"/>
                                                                          <w:marTop w:val="0"/>
                                                                          <w:marBottom w:val="0"/>
                                                                          <w:divBdr>
                                                                            <w:top w:val="none" w:sz="0" w:space="0" w:color="auto"/>
                                                                            <w:left w:val="none" w:sz="0" w:space="0" w:color="auto"/>
                                                                            <w:bottom w:val="none" w:sz="0" w:space="0" w:color="auto"/>
                                                                            <w:right w:val="none" w:sz="0" w:space="0" w:color="auto"/>
                                                                          </w:divBdr>
                                                                          <w:divsChild>
                                                                            <w:div w:id="1119690498">
                                                                              <w:marLeft w:val="150"/>
                                                                              <w:marRight w:val="150"/>
                                                                              <w:marTop w:val="15"/>
                                                                              <w:marBottom w:val="150"/>
                                                                              <w:divBdr>
                                                                                <w:top w:val="none" w:sz="0" w:space="0" w:color="auto"/>
                                                                                <w:left w:val="none" w:sz="0" w:space="0" w:color="auto"/>
                                                                                <w:bottom w:val="none" w:sz="0" w:space="0" w:color="auto"/>
                                                                                <w:right w:val="none" w:sz="0" w:space="0" w:color="auto"/>
                                                                              </w:divBdr>
                                                                              <w:divsChild>
                                                                                <w:div w:id="1628898910">
                                                                                  <w:marLeft w:val="0"/>
                                                                                  <w:marRight w:val="0"/>
                                                                                  <w:marTop w:val="0"/>
                                                                                  <w:marBottom w:val="0"/>
                                                                                  <w:divBdr>
                                                                                    <w:top w:val="none" w:sz="0" w:space="0" w:color="auto"/>
                                                                                    <w:left w:val="none" w:sz="0" w:space="0" w:color="auto"/>
                                                                                    <w:bottom w:val="none" w:sz="0" w:space="0" w:color="auto"/>
                                                                                    <w:right w:val="none" w:sz="0" w:space="0" w:color="auto"/>
                                                                                  </w:divBdr>
                                                                                  <w:divsChild>
                                                                                    <w:div w:id="1863856858">
                                                                                      <w:marLeft w:val="0"/>
                                                                                      <w:marRight w:val="0"/>
                                                                                      <w:marTop w:val="0"/>
                                                                                      <w:marBottom w:val="0"/>
                                                                                      <w:divBdr>
                                                                                        <w:top w:val="none" w:sz="0" w:space="0" w:color="auto"/>
                                                                                        <w:left w:val="none" w:sz="0" w:space="0" w:color="auto"/>
                                                                                        <w:bottom w:val="none" w:sz="0" w:space="0" w:color="auto"/>
                                                                                        <w:right w:val="none" w:sz="0" w:space="0" w:color="auto"/>
                                                                                      </w:divBdr>
                                                                                    </w:div>
                                                                                  </w:divsChild>
                                                                                </w:div>
                                                                                <w:div w:id="1453599181">
                                                                                  <w:marLeft w:val="0"/>
                                                                                  <w:marRight w:val="0"/>
                                                                                  <w:marTop w:val="675"/>
                                                                                  <w:marBottom w:val="0"/>
                                                                                  <w:divBdr>
                                                                                    <w:top w:val="none" w:sz="0" w:space="0" w:color="auto"/>
                                                                                    <w:left w:val="none" w:sz="0" w:space="0" w:color="auto"/>
                                                                                    <w:bottom w:val="none" w:sz="0" w:space="0" w:color="auto"/>
                                                                                    <w:right w:val="none" w:sz="0" w:space="0" w:color="auto"/>
                                                                                  </w:divBdr>
                                                                                </w:div>
                                                                              </w:divsChild>
                                                                            </w:div>
                                                                            <w:div w:id="1005473676">
                                                                              <w:marLeft w:val="150"/>
                                                                              <w:marRight w:val="150"/>
                                                                              <w:marTop w:val="15"/>
                                                                              <w:marBottom w:val="150"/>
                                                                              <w:divBdr>
                                                                                <w:top w:val="none" w:sz="0" w:space="0" w:color="auto"/>
                                                                                <w:left w:val="none" w:sz="0" w:space="0" w:color="auto"/>
                                                                                <w:bottom w:val="none" w:sz="0" w:space="0" w:color="auto"/>
                                                                                <w:right w:val="none" w:sz="0" w:space="0" w:color="auto"/>
                                                                              </w:divBdr>
                                                                              <w:divsChild>
                                                                                <w:div w:id="333339716">
                                                                                  <w:marLeft w:val="0"/>
                                                                                  <w:marRight w:val="0"/>
                                                                                  <w:marTop w:val="0"/>
                                                                                  <w:marBottom w:val="0"/>
                                                                                  <w:divBdr>
                                                                                    <w:top w:val="none" w:sz="0" w:space="0" w:color="auto"/>
                                                                                    <w:left w:val="none" w:sz="0" w:space="0" w:color="auto"/>
                                                                                    <w:bottom w:val="none" w:sz="0" w:space="0" w:color="auto"/>
                                                                                    <w:right w:val="none" w:sz="0" w:space="0" w:color="auto"/>
                                                                                  </w:divBdr>
                                                                                  <w:divsChild>
                                                                                    <w:div w:id="8124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4608">
                                                                              <w:marLeft w:val="150"/>
                                                                              <w:marRight w:val="150"/>
                                                                              <w:marTop w:val="15"/>
                                                                              <w:marBottom w:val="150"/>
                                                                              <w:divBdr>
                                                                                <w:top w:val="none" w:sz="0" w:space="0" w:color="auto"/>
                                                                                <w:left w:val="none" w:sz="0" w:space="0" w:color="auto"/>
                                                                                <w:bottom w:val="none" w:sz="0" w:space="0" w:color="auto"/>
                                                                                <w:right w:val="none" w:sz="0" w:space="0" w:color="auto"/>
                                                                              </w:divBdr>
                                                                              <w:divsChild>
                                                                                <w:div w:id="744036239">
                                                                                  <w:marLeft w:val="0"/>
                                                                                  <w:marRight w:val="0"/>
                                                                                  <w:marTop w:val="0"/>
                                                                                  <w:marBottom w:val="0"/>
                                                                                  <w:divBdr>
                                                                                    <w:top w:val="none" w:sz="0" w:space="0" w:color="auto"/>
                                                                                    <w:left w:val="none" w:sz="0" w:space="0" w:color="auto"/>
                                                                                    <w:bottom w:val="none" w:sz="0" w:space="0" w:color="auto"/>
                                                                                    <w:right w:val="none" w:sz="0" w:space="0" w:color="auto"/>
                                                                                  </w:divBdr>
                                                                                  <w:divsChild>
                                                                                    <w:div w:id="15015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809">
                                                                              <w:marLeft w:val="135"/>
                                                                              <w:marRight w:val="135"/>
                                                                              <w:marTop w:val="0"/>
                                                                              <w:marBottom w:val="135"/>
                                                                              <w:divBdr>
                                                                                <w:top w:val="none" w:sz="0" w:space="0" w:color="auto"/>
                                                                                <w:left w:val="none" w:sz="0" w:space="0" w:color="auto"/>
                                                                                <w:bottom w:val="none" w:sz="0" w:space="0" w:color="auto"/>
                                                                                <w:right w:val="none" w:sz="0" w:space="0" w:color="auto"/>
                                                                              </w:divBdr>
                                                                              <w:divsChild>
                                                                                <w:div w:id="879516675">
                                                                                  <w:marLeft w:val="0"/>
                                                                                  <w:marRight w:val="0"/>
                                                                                  <w:marTop w:val="0"/>
                                                                                  <w:marBottom w:val="0"/>
                                                                                  <w:divBdr>
                                                                                    <w:top w:val="none" w:sz="0" w:space="0" w:color="auto"/>
                                                                                    <w:left w:val="none" w:sz="0" w:space="0" w:color="auto"/>
                                                                                    <w:bottom w:val="none" w:sz="0" w:space="0" w:color="auto"/>
                                                                                    <w:right w:val="none" w:sz="0" w:space="0" w:color="auto"/>
                                                                                  </w:divBdr>
                                                                                  <w:divsChild>
                                                                                    <w:div w:id="10395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71013">
                                                                          <w:marLeft w:val="0"/>
                                                                          <w:marRight w:val="0"/>
                                                                          <w:marTop w:val="0"/>
                                                                          <w:marBottom w:val="0"/>
                                                                          <w:divBdr>
                                                                            <w:top w:val="none" w:sz="0" w:space="0" w:color="auto"/>
                                                                            <w:left w:val="none" w:sz="0" w:space="0" w:color="auto"/>
                                                                            <w:bottom w:val="none" w:sz="0" w:space="0" w:color="auto"/>
                                                                            <w:right w:val="none" w:sz="0" w:space="0" w:color="auto"/>
                                                                          </w:divBdr>
                                                                          <w:divsChild>
                                                                            <w:div w:id="1807972081">
                                                                              <w:marLeft w:val="0"/>
                                                                              <w:marRight w:val="0"/>
                                                                              <w:marTop w:val="0"/>
                                                                              <w:marBottom w:val="0"/>
                                                                              <w:divBdr>
                                                                                <w:top w:val="none" w:sz="0" w:space="0" w:color="auto"/>
                                                                                <w:left w:val="none" w:sz="0" w:space="0" w:color="auto"/>
                                                                                <w:bottom w:val="none" w:sz="0" w:space="0" w:color="auto"/>
                                                                                <w:right w:val="none" w:sz="0" w:space="0" w:color="auto"/>
                                                                              </w:divBdr>
                                                                              <w:divsChild>
                                                                                <w:div w:id="1960332540">
                                                                                  <w:marLeft w:val="0"/>
                                                                                  <w:marRight w:val="0"/>
                                                                                  <w:marTop w:val="0"/>
                                                                                  <w:marBottom w:val="0"/>
                                                                                  <w:divBdr>
                                                                                    <w:top w:val="none" w:sz="0" w:space="0" w:color="auto"/>
                                                                                    <w:left w:val="none" w:sz="0" w:space="0" w:color="auto"/>
                                                                                    <w:bottom w:val="none" w:sz="0" w:space="0" w:color="auto"/>
                                                                                    <w:right w:val="none" w:sz="0" w:space="0" w:color="auto"/>
                                                                                  </w:divBdr>
                                                                                  <w:divsChild>
                                                                                    <w:div w:id="12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033738">
                                                          <w:marLeft w:val="0"/>
                                                          <w:marRight w:val="0"/>
                                                          <w:marTop w:val="0"/>
                                                          <w:marBottom w:val="0"/>
                                                          <w:divBdr>
                                                            <w:top w:val="none" w:sz="0" w:space="0" w:color="auto"/>
                                                            <w:left w:val="none" w:sz="0" w:space="0" w:color="auto"/>
                                                            <w:bottom w:val="none" w:sz="0" w:space="0" w:color="auto"/>
                                                            <w:right w:val="none" w:sz="0" w:space="0" w:color="auto"/>
                                                          </w:divBdr>
                                                          <w:divsChild>
                                                            <w:div w:id="1150362127">
                                                              <w:marLeft w:val="0"/>
                                                              <w:marRight w:val="0"/>
                                                              <w:marTop w:val="0"/>
                                                              <w:marBottom w:val="0"/>
                                                              <w:divBdr>
                                                                <w:top w:val="none" w:sz="0" w:space="0" w:color="auto"/>
                                                                <w:left w:val="none" w:sz="0" w:space="0" w:color="auto"/>
                                                                <w:bottom w:val="none" w:sz="0" w:space="0" w:color="auto"/>
                                                                <w:right w:val="none" w:sz="0" w:space="0" w:color="auto"/>
                                                              </w:divBdr>
                                                              <w:divsChild>
                                                                <w:div w:id="1377895469">
                                                                  <w:marLeft w:val="150"/>
                                                                  <w:marRight w:val="150"/>
                                                                  <w:marTop w:val="150"/>
                                                                  <w:marBottom w:val="150"/>
                                                                  <w:divBdr>
                                                                    <w:top w:val="none" w:sz="0" w:space="0" w:color="auto"/>
                                                                    <w:left w:val="none" w:sz="0" w:space="0" w:color="auto"/>
                                                                    <w:bottom w:val="none" w:sz="0" w:space="0" w:color="auto"/>
                                                                    <w:right w:val="none" w:sz="0" w:space="0" w:color="auto"/>
                                                                  </w:divBdr>
                                                                  <w:divsChild>
                                                                    <w:div w:id="592325917">
                                                                      <w:marLeft w:val="0"/>
                                                                      <w:marRight w:val="0"/>
                                                                      <w:marTop w:val="0"/>
                                                                      <w:marBottom w:val="0"/>
                                                                      <w:divBdr>
                                                                        <w:top w:val="none" w:sz="0" w:space="0" w:color="auto"/>
                                                                        <w:left w:val="none" w:sz="0" w:space="0" w:color="auto"/>
                                                                        <w:bottom w:val="none" w:sz="0" w:space="0" w:color="auto"/>
                                                                        <w:right w:val="none" w:sz="0" w:space="0" w:color="auto"/>
                                                                      </w:divBdr>
                                                                      <w:divsChild>
                                                                        <w:div w:id="1169101793">
                                                                          <w:marLeft w:val="0"/>
                                                                          <w:marRight w:val="75"/>
                                                                          <w:marTop w:val="75"/>
                                                                          <w:marBottom w:val="75"/>
                                                                          <w:divBdr>
                                                                            <w:top w:val="none" w:sz="0" w:space="0" w:color="auto"/>
                                                                            <w:left w:val="none" w:sz="0" w:space="0" w:color="auto"/>
                                                                            <w:bottom w:val="none" w:sz="0" w:space="0" w:color="auto"/>
                                                                            <w:right w:val="none" w:sz="0" w:space="0" w:color="auto"/>
                                                                          </w:divBdr>
                                                                          <w:divsChild>
                                                                            <w:div w:id="785546324">
                                                                              <w:marLeft w:val="75"/>
                                                                              <w:marRight w:val="150"/>
                                                                              <w:marTop w:val="0"/>
                                                                              <w:marBottom w:val="225"/>
                                                                              <w:divBdr>
                                                                                <w:top w:val="none" w:sz="0" w:space="0" w:color="auto"/>
                                                                                <w:left w:val="none" w:sz="0" w:space="0" w:color="auto"/>
                                                                                <w:bottom w:val="none" w:sz="0" w:space="0" w:color="auto"/>
                                                                                <w:right w:val="none" w:sz="0" w:space="0" w:color="auto"/>
                                                                              </w:divBdr>
                                                                              <w:divsChild>
                                                                                <w:div w:id="643966659">
                                                                                  <w:marLeft w:val="0"/>
                                                                                  <w:marRight w:val="0"/>
                                                                                  <w:marTop w:val="0"/>
                                                                                  <w:marBottom w:val="0"/>
                                                                                  <w:divBdr>
                                                                                    <w:top w:val="none" w:sz="0" w:space="0" w:color="auto"/>
                                                                                    <w:left w:val="none" w:sz="0" w:space="0" w:color="auto"/>
                                                                                    <w:bottom w:val="none" w:sz="0" w:space="0" w:color="auto"/>
                                                                                    <w:right w:val="none" w:sz="0" w:space="0" w:color="auto"/>
                                                                                  </w:divBdr>
                                                                                </w:div>
                                                                                <w:div w:id="1580022819">
                                                                                  <w:marLeft w:val="0"/>
                                                                                  <w:marRight w:val="0"/>
                                                                                  <w:marTop w:val="0"/>
                                                                                  <w:marBottom w:val="0"/>
                                                                                  <w:divBdr>
                                                                                    <w:top w:val="none" w:sz="0" w:space="0" w:color="auto"/>
                                                                                    <w:left w:val="none" w:sz="0" w:space="0" w:color="auto"/>
                                                                                    <w:bottom w:val="none" w:sz="0" w:space="0" w:color="auto"/>
                                                                                    <w:right w:val="none" w:sz="0" w:space="0" w:color="auto"/>
                                                                                  </w:divBdr>
                                                                                  <w:divsChild>
                                                                                    <w:div w:id="249312369">
                                                                                      <w:marLeft w:val="0"/>
                                                                                      <w:marRight w:val="0"/>
                                                                                      <w:marTop w:val="0"/>
                                                                                      <w:marBottom w:val="0"/>
                                                                                      <w:divBdr>
                                                                                        <w:top w:val="none" w:sz="0" w:space="0" w:color="auto"/>
                                                                                        <w:left w:val="none" w:sz="0" w:space="0" w:color="auto"/>
                                                                                        <w:bottom w:val="none" w:sz="0" w:space="0" w:color="auto"/>
                                                                                        <w:right w:val="none" w:sz="0" w:space="0" w:color="auto"/>
                                                                                      </w:divBdr>
                                                                                    </w:div>
                                                                                    <w:div w:id="1375036496">
                                                                                      <w:marLeft w:val="0"/>
                                                                                      <w:marRight w:val="0"/>
                                                                                      <w:marTop w:val="0"/>
                                                                                      <w:marBottom w:val="0"/>
                                                                                      <w:divBdr>
                                                                                        <w:top w:val="none" w:sz="0" w:space="0" w:color="auto"/>
                                                                                        <w:left w:val="none" w:sz="0" w:space="0" w:color="auto"/>
                                                                                        <w:bottom w:val="none" w:sz="0" w:space="0" w:color="auto"/>
                                                                                        <w:right w:val="none" w:sz="0" w:space="0" w:color="auto"/>
                                                                                      </w:divBdr>
                                                                                      <w:divsChild>
                                                                                        <w:div w:id="2102021151">
                                                                                          <w:marLeft w:val="0"/>
                                                                                          <w:marRight w:val="0"/>
                                                                                          <w:marTop w:val="0"/>
                                                                                          <w:marBottom w:val="0"/>
                                                                                          <w:divBdr>
                                                                                            <w:top w:val="none" w:sz="0" w:space="0" w:color="auto"/>
                                                                                            <w:left w:val="none" w:sz="0" w:space="0" w:color="auto"/>
                                                                                            <w:bottom w:val="none" w:sz="0" w:space="0" w:color="auto"/>
                                                                                            <w:right w:val="none" w:sz="0" w:space="0" w:color="auto"/>
                                                                                          </w:divBdr>
                                                                                        </w:div>
                                                                                      </w:divsChild>
                                                                                    </w:div>
                                                                                    <w:div w:id="1955016118">
                                                                                      <w:marLeft w:val="0"/>
                                                                                      <w:marRight w:val="0"/>
                                                                                      <w:marTop w:val="0"/>
                                                                                      <w:marBottom w:val="0"/>
                                                                                      <w:divBdr>
                                                                                        <w:top w:val="none" w:sz="0" w:space="0" w:color="auto"/>
                                                                                        <w:left w:val="none" w:sz="0" w:space="0" w:color="auto"/>
                                                                                        <w:bottom w:val="none" w:sz="0" w:space="0" w:color="auto"/>
                                                                                        <w:right w:val="none" w:sz="0" w:space="0" w:color="auto"/>
                                                                                      </w:divBdr>
                                                                                      <w:divsChild>
                                                                                        <w:div w:id="1846088915">
                                                                                          <w:marLeft w:val="0"/>
                                                                                          <w:marRight w:val="0"/>
                                                                                          <w:marTop w:val="0"/>
                                                                                          <w:marBottom w:val="0"/>
                                                                                          <w:divBdr>
                                                                                            <w:top w:val="none" w:sz="0" w:space="0" w:color="auto"/>
                                                                                            <w:left w:val="none" w:sz="0" w:space="0" w:color="auto"/>
                                                                                            <w:bottom w:val="none" w:sz="0" w:space="0" w:color="auto"/>
                                                                                            <w:right w:val="none" w:sz="0" w:space="0" w:color="auto"/>
                                                                                          </w:divBdr>
                                                                                        </w:div>
                                                                                      </w:divsChild>
                                                                                    </w:div>
                                                                                    <w:div w:id="1564291884">
                                                                                      <w:marLeft w:val="0"/>
                                                                                      <w:marRight w:val="0"/>
                                                                                      <w:marTop w:val="0"/>
                                                                                      <w:marBottom w:val="0"/>
                                                                                      <w:divBdr>
                                                                                        <w:top w:val="none" w:sz="0" w:space="0" w:color="auto"/>
                                                                                        <w:left w:val="none" w:sz="0" w:space="0" w:color="auto"/>
                                                                                        <w:bottom w:val="none" w:sz="0" w:space="0" w:color="auto"/>
                                                                                        <w:right w:val="none" w:sz="0" w:space="0" w:color="auto"/>
                                                                                      </w:divBdr>
                                                                                      <w:divsChild>
                                                                                        <w:div w:id="752968520">
                                                                                          <w:marLeft w:val="0"/>
                                                                                          <w:marRight w:val="0"/>
                                                                                          <w:marTop w:val="0"/>
                                                                                          <w:marBottom w:val="0"/>
                                                                                          <w:divBdr>
                                                                                            <w:top w:val="none" w:sz="0" w:space="0" w:color="auto"/>
                                                                                            <w:left w:val="none" w:sz="0" w:space="0" w:color="auto"/>
                                                                                            <w:bottom w:val="none" w:sz="0" w:space="0" w:color="auto"/>
                                                                                            <w:right w:val="none" w:sz="0" w:space="0" w:color="auto"/>
                                                                                          </w:divBdr>
                                                                                        </w:div>
                                                                                      </w:divsChild>
                                                                                    </w:div>
                                                                                    <w:div w:id="1305282109">
                                                                                      <w:marLeft w:val="0"/>
                                                                                      <w:marRight w:val="0"/>
                                                                                      <w:marTop w:val="0"/>
                                                                                      <w:marBottom w:val="0"/>
                                                                                      <w:divBdr>
                                                                                        <w:top w:val="none" w:sz="0" w:space="0" w:color="auto"/>
                                                                                        <w:left w:val="none" w:sz="0" w:space="0" w:color="auto"/>
                                                                                        <w:bottom w:val="none" w:sz="0" w:space="0" w:color="auto"/>
                                                                                        <w:right w:val="none" w:sz="0" w:space="0" w:color="auto"/>
                                                                                      </w:divBdr>
                                                                                      <w:divsChild>
                                                                                        <w:div w:id="270743034">
                                                                                          <w:marLeft w:val="0"/>
                                                                                          <w:marRight w:val="0"/>
                                                                                          <w:marTop w:val="0"/>
                                                                                          <w:marBottom w:val="0"/>
                                                                                          <w:divBdr>
                                                                                            <w:top w:val="none" w:sz="0" w:space="0" w:color="auto"/>
                                                                                            <w:left w:val="none" w:sz="0" w:space="0" w:color="auto"/>
                                                                                            <w:bottom w:val="none" w:sz="0" w:space="0" w:color="auto"/>
                                                                                            <w:right w:val="none" w:sz="0" w:space="0" w:color="auto"/>
                                                                                          </w:divBdr>
                                                                                          <w:divsChild>
                                                                                            <w:div w:id="547837375">
                                                                                              <w:marLeft w:val="150"/>
                                                                                              <w:marRight w:val="150"/>
                                                                                              <w:marTop w:val="150"/>
                                                                                              <w:marBottom w:val="150"/>
                                                                                              <w:divBdr>
                                                                                                <w:top w:val="none" w:sz="0" w:space="0" w:color="auto"/>
                                                                                                <w:left w:val="none" w:sz="0" w:space="0" w:color="auto"/>
                                                                                                <w:bottom w:val="none" w:sz="0" w:space="0" w:color="auto"/>
                                                                                                <w:right w:val="none" w:sz="0" w:space="0" w:color="auto"/>
                                                                                              </w:divBdr>
                                                                                              <w:divsChild>
                                                                                                <w:div w:id="11455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8969598">
      <w:bodyDiv w:val="1"/>
      <w:marLeft w:val="0"/>
      <w:marRight w:val="0"/>
      <w:marTop w:val="0"/>
      <w:marBottom w:val="0"/>
      <w:divBdr>
        <w:top w:val="none" w:sz="0" w:space="0" w:color="auto"/>
        <w:left w:val="none" w:sz="0" w:space="0" w:color="auto"/>
        <w:bottom w:val="none" w:sz="0" w:space="0" w:color="auto"/>
        <w:right w:val="none" w:sz="0" w:space="0" w:color="auto"/>
      </w:divBdr>
    </w:div>
    <w:div w:id="1211571679">
      <w:bodyDiv w:val="1"/>
      <w:marLeft w:val="0"/>
      <w:marRight w:val="0"/>
      <w:marTop w:val="0"/>
      <w:marBottom w:val="0"/>
      <w:divBdr>
        <w:top w:val="none" w:sz="0" w:space="0" w:color="auto"/>
        <w:left w:val="none" w:sz="0" w:space="0" w:color="auto"/>
        <w:bottom w:val="none" w:sz="0" w:space="0" w:color="auto"/>
        <w:right w:val="none" w:sz="0" w:space="0" w:color="auto"/>
      </w:divBdr>
    </w:div>
    <w:div w:id="1367363865">
      <w:bodyDiv w:val="1"/>
      <w:marLeft w:val="0"/>
      <w:marRight w:val="0"/>
      <w:marTop w:val="0"/>
      <w:marBottom w:val="0"/>
      <w:divBdr>
        <w:top w:val="none" w:sz="0" w:space="0" w:color="auto"/>
        <w:left w:val="none" w:sz="0" w:space="0" w:color="auto"/>
        <w:bottom w:val="none" w:sz="0" w:space="0" w:color="auto"/>
        <w:right w:val="none" w:sz="0" w:space="0" w:color="auto"/>
      </w:divBdr>
    </w:div>
    <w:div w:id="1406340287">
      <w:bodyDiv w:val="1"/>
      <w:marLeft w:val="0"/>
      <w:marRight w:val="0"/>
      <w:marTop w:val="0"/>
      <w:marBottom w:val="0"/>
      <w:divBdr>
        <w:top w:val="none" w:sz="0" w:space="0" w:color="auto"/>
        <w:left w:val="none" w:sz="0" w:space="0" w:color="auto"/>
        <w:bottom w:val="none" w:sz="0" w:space="0" w:color="auto"/>
        <w:right w:val="none" w:sz="0" w:space="0" w:color="auto"/>
      </w:divBdr>
    </w:div>
    <w:div w:id="1548102892">
      <w:bodyDiv w:val="1"/>
      <w:marLeft w:val="0"/>
      <w:marRight w:val="0"/>
      <w:marTop w:val="0"/>
      <w:marBottom w:val="0"/>
      <w:divBdr>
        <w:top w:val="none" w:sz="0" w:space="0" w:color="auto"/>
        <w:left w:val="none" w:sz="0" w:space="0" w:color="auto"/>
        <w:bottom w:val="none" w:sz="0" w:space="0" w:color="auto"/>
        <w:right w:val="none" w:sz="0" w:space="0" w:color="auto"/>
      </w:divBdr>
      <w:divsChild>
        <w:div w:id="1172137349">
          <w:marLeft w:val="0"/>
          <w:marRight w:val="0"/>
          <w:marTop w:val="0"/>
          <w:marBottom w:val="0"/>
          <w:divBdr>
            <w:top w:val="none" w:sz="0" w:space="0" w:color="auto"/>
            <w:left w:val="none" w:sz="0" w:space="0" w:color="auto"/>
            <w:bottom w:val="none" w:sz="0" w:space="0" w:color="auto"/>
            <w:right w:val="none" w:sz="0" w:space="0" w:color="auto"/>
          </w:divBdr>
          <w:divsChild>
            <w:div w:id="1639647127">
              <w:marLeft w:val="0"/>
              <w:marRight w:val="0"/>
              <w:marTop w:val="0"/>
              <w:marBottom w:val="0"/>
              <w:divBdr>
                <w:top w:val="none" w:sz="0" w:space="0" w:color="auto"/>
                <w:left w:val="none" w:sz="0" w:space="0" w:color="auto"/>
                <w:bottom w:val="none" w:sz="0" w:space="0" w:color="auto"/>
                <w:right w:val="none" w:sz="0" w:space="0" w:color="auto"/>
              </w:divBdr>
              <w:divsChild>
                <w:div w:id="1876772268">
                  <w:marLeft w:val="150"/>
                  <w:marRight w:val="150"/>
                  <w:marTop w:val="150"/>
                  <w:marBottom w:val="150"/>
                  <w:divBdr>
                    <w:top w:val="none" w:sz="0" w:space="0" w:color="auto"/>
                    <w:left w:val="none" w:sz="0" w:space="0" w:color="auto"/>
                    <w:bottom w:val="none" w:sz="0" w:space="0" w:color="auto"/>
                    <w:right w:val="none" w:sz="0" w:space="0" w:color="auto"/>
                  </w:divBdr>
                  <w:divsChild>
                    <w:div w:id="1047485860">
                      <w:marLeft w:val="0"/>
                      <w:marRight w:val="0"/>
                      <w:marTop w:val="0"/>
                      <w:marBottom w:val="0"/>
                      <w:divBdr>
                        <w:top w:val="none" w:sz="0" w:space="0" w:color="auto"/>
                        <w:left w:val="none" w:sz="0" w:space="0" w:color="auto"/>
                        <w:bottom w:val="none" w:sz="0" w:space="0" w:color="auto"/>
                        <w:right w:val="none" w:sz="0" w:space="0" w:color="auto"/>
                      </w:divBdr>
                      <w:divsChild>
                        <w:div w:id="1039161205">
                          <w:marLeft w:val="0"/>
                          <w:marRight w:val="0"/>
                          <w:marTop w:val="0"/>
                          <w:marBottom w:val="0"/>
                          <w:divBdr>
                            <w:top w:val="none" w:sz="0" w:space="0" w:color="auto"/>
                            <w:left w:val="none" w:sz="0" w:space="0" w:color="auto"/>
                            <w:bottom w:val="none" w:sz="0" w:space="0" w:color="auto"/>
                            <w:right w:val="none" w:sz="0" w:space="0" w:color="auto"/>
                          </w:divBdr>
                          <w:divsChild>
                            <w:div w:id="846286209">
                              <w:marLeft w:val="150"/>
                              <w:marRight w:val="150"/>
                              <w:marTop w:val="15"/>
                              <w:marBottom w:val="150"/>
                              <w:divBdr>
                                <w:top w:val="none" w:sz="0" w:space="0" w:color="auto"/>
                                <w:left w:val="none" w:sz="0" w:space="0" w:color="auto"/>
                                <w:bottom w:val="none" w:sz="0" w:space="0" w:color="auto"/>
                                <w:right w:val="none" w:sz="0" w:space="0" w:color="auto"/>
                              </w:divBdr>
                              <w:divsChild>
                                <w:div w:id="343213649">
                                  <w:marLeft w:val="0"/>
                                  <w:marRight w:val="0"/>
                                  <w:marTop w:val="0"/>
                                  <w:marBottom w:val="0"/>
                                  <w:divBdr>
                                    <w:top w:val="none" w:sz="0" w:space="0" w:color="auto"/>
                                    <w:left w:val="none" w:sz="0" w:space="0" w:color="auto"/>
                                    <w:bottom w:val="none" w:sz="0" w:space="0" w:color="auto"/>
                                    <w:right w:val="none" w:sz="0" w:space="0" w:color="auto"/>
                                  </w:divBdr>
                                </w:div>
                                <w:div w:id="1629778740">
                                  <w:marLeft w:val="0"/>
                                  <w:marRight w:val="0"/>
                                  <w:marTop w:val="525"/>
                                  <w:marBottom w:val="0"/>
                                  <w:divBdr>
                                    <w:top w:val="none" w:sz="0" w:space="0" w:color="auto"/>
                                    <w:left w:val="none" w:sz="0" w:space="0" w:color="auto"/>
                                    <w:bottom w:val="none" w:sz="0" w:space="0" w:color="auto"/>
                                    <w:right w:val="none" w:sz="0" w:space="0" w:color="auto"/>
                                  </w:divBdr>
                                </w:div>
                              </w:divsChild>
                            </w:div>
                            <w:div w:id="1044333394">
                              <w:marLeft w:val="135"/>
                              <w:marRight w:val="135"/>
                              <w:marTop w:val="0"/>
                              <w:marBottom w:val="135"/>
                              <w:divBdr>
                                <w:top w:val="none" w:sz="0" w:space="0" w:color="auto"/>
                                <w:left w:val="none" w:sz="0" w:space="0" w:color="auto"/>
                                <w:bottom w:val="none" w:sz="0" w:space="0" w:color="auto"/>
                                <w:right w:val="none" w:sz="0" w:space="0" w:color="auto"/>
                              </w:divBdr>
                              <w:divsChild>
                                <w:div w:id="1804497562">
                                  <w:marLeft w:val="0"/>
                                  <w:marRight w:val="0"/>
                                  <w:marTop w:val="0"/>
                                  <w:marBottom w:val="0"/>
                                  <w:divBdr>
                                    <w:top w:val="none" w:sz="0" w:space="0" w:color="auto"/>
                                    <w:left w:val="none" w:sz="0" w:space="0" w:color="auto"/>
                                    <w:bottom w:val="none" w:sz="0" w:space="0" w:color="auto"/>
                                    <w:right w:val="none" w:sz="0" w:space="0" w:color="auto"/>
                                  </w:divBdr>
                                  <w:divsChild>
                                    <w:div w:id="1852524705">
                                      <w:marLeft w:val="0"/>
                                      <w:marRight w:val="0"/>
                                      <w:marTop w:val="0"/>
                                      <w:marBottom w:val="0"/>
                                      <w:divBdr>
                                        <w:top w:val="none" w:sz="0" w:space="0" w:color="auto"/>
                                        <w:left w:val="none" w:sz="0" w:space="0" w:color="auto"/>
                                        <w:bottom w:val="none" w:sz="0" w:space="0" w:color="auto"/>
                                        <w:right w:val="none" w:sz="0" w:space="0" w:color="auto"/>
                                      </w:divBdr>
                                    </w:div>
                                  </w:divsChild>
                                </w:div>
                                <w:div w:id="366293537">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304045455">
                          <w:marLeft w:val="0"/>
                          <w:marRight w:val="0"/>
                          <w:marTop w:val="0"/>
                          <w:marBottom w:val="0"/>
                          <w:divBdr>
                            <w:top w:val="none" w:sz="0" w:space="0" w:color="auto"/>
                            <w:left w:val="none" w:sz="0" w:space="0" w:color="auto"/>
                            <w:bottom w:val="none" w:sz="0" w:space="0" w:color="auto"/>
                            <w:right w:val="none" w:sz="0" w:space="0" w:color="auto"/>
                          </w:divBdr>
                          <w:divsChild>
                            <w:div w:id="26755392">
                              <w:marLeft w:val="0"/>
                              <w:marRight w:val="0"/>
                              <w:marTop w:val="0"/>
                              <w:marBottom w:val="0"/>
                              <w:divBdr>
                                <w:top w:val="none" w:sz="0" w:space="0" w:color="auto"/>
                                <w:left w:val="none" w:sz="0" w:space="0" w:color="auto"/>
                                <w:bottom w:val="none" w:sz="0" w:space="0" w:color="auto"/>
                                <w:right w:val="none" w:sz="0" w:space="0" w:color="auto"/>
                              </w:divBdr>
                              <w:divsChild>
                                <w:div w:id="107044117">
                                  <w:marLeft w:val="0"/>
                                  <w:marRight w:val="0"/>
                                  <w:marTop w:val="0"/>
                                  <w:marBottom w:val="0"/>
                                  <w:divBdr>
                                    <w:top w:val="none" w:sz="0" w:space="0" w:color="auto"/>
                                    <w:left w:val="none" w:sz="0" w:space="0" w:color="auto"/>
                                    <w:bottom w:val="none" w:sz="0" w:space="0" w:color="auto"/>
                                    <w:right w:val="none" w:sz="0" w:space="0" w:color="auto"/>
                                  </w:divBdr>
                                  <w:divsChild>
                                    <w:div w:id="1671444110">
                                      <w:marLeft w:val="0"/>
                                      <w:marRight w:val="0"/>
                                      <w:marTop w:val="0"/>
                                      <w:marBottom w:val="0"/>
                                      <w:divBdr>
                                        <w:top w:val="none" w:sz="0" w:space="0" w:color="auto"/>
                                        <w:left w:val="none" w:sz="0" w:space="0" w:color="auto"/>
                                        <w:bottom w:val="none" w:sz="0" w:space="0" w:color="auto"/>
                                        <w:right w:val="none" w:sz="0" w:space="0" w:color="auto"/>
                                      </w:divBdr>
                                      <w:divsChild>
                                        <w:div w:id="705134143">
                                          <w:marLeft w:val="0"/>
                                          <w:marRight w:val="0"/>
                                          <w:marTop w:val="0"/>
                                          <w:marBottom w:val="0"/>
                                          <w:divBdr>
                                            <w:top w:val="none" w:sz="0" w:space="0" w:color="auto"/>
                                            <w:left w:val="none" w:sz="0" w:space="0" w:color="auto"/>
                                            <w:bottom w:val="none" w:sz="0" w:space="0" w:color="auto"/>
                                            <w:right w:val="none" w:sz="0" w:space="0" w:color="auto"/>
                                          </w:divBdr>
                                          <w:divsChild>
                                            <w:div w:id="1907183072">
                                              <w:marLeft w:val="0"/>
                                              <w:marRight w:val="0"/>
                                              <w:marTop w:val="0"/>
                                              <w:marBottom w:val="0"/>
                                              <w:divBdr>
                                                <w:top w:val="none" w:sz="0" w:space="0" w:color="auto"/>
                                                <w:left w:val="none" w:sz="0" w:space="0" w:color="auto"/>
                                                <w:bottom w:val="none" w:sz="0" w:space="0" w:color="auto"/>
                                                <w:right w:val="none" w:sz="0" w:space="0" w:color="auto"/>
                                              </w:divBdr>
                                              <w:divsChild>
                                                <w:div w:id="12803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047275">
          <w:marLeft w:val="0"/>
          <w:marRight w:val="0"/>
          <w:marTop w:val="0"/>
          <w:marBottom w:val="0"/>
          <w:divBdr>
            <w:top w:val="none" w:sz="0" w:space="0" w:color="auto"/>
            <w:left w:val="none" w:sz="0" w:space="0" w:color="auto"/>
            <w:bottom w:val="none" w:sz="0" w:space="0" w:color="auto"/>
            <w:right w:val="none" w:sz="0" w:space="0" w:color="auto"/>
          </w:divBdr>
          <w:divsChild>
            <w:div w:id="53937477">
              <w:marLeft w:val="0"/>
              <w:marRight w:val="0"/>
              <w:marTop w:val="0"/>
              <w:marBottom w:val="0"/>
              <w:divBdr>
                <w:top w:val="none" w:sz="0" w:space="0" w:color="auto"/>
                <w:left w:val="none" w:sz="0" w:space="0" w:color="auto"/>
                <w:bottom w:val="none" w:sz="0" w:space="0" w:color="auto"/>
                <w:right w:val="none" w:sz="0" w:space="0" w:color="auto"/>
              </w:divBdr>
              <w:divsChild>
                <w:div w:id="474638940">
                  <w:marLeft w:val="150"/>
                  <w:marRight w:val="150"/>
                  <w:marTop w:val="150"/>
                  <w:marBottom w:val="150"/>
                  <w:divBdr>
                    <w:top w:val="none" w:sz="0" w:space="0" w:color="auto"/>
                    <w:left w:val="none" w:sz="0" w:space="0" w:color="auto"/>
                    <w:bottom w:val="none" w:sz="0" w:space="0" w:color="auto"/>
                    <w:right w:val="none" w:sz="0" w:space="0" w:color="auto"/>
                  </w:divBdr>
                  <w:divsChild>
                    <w:div w:id="1305163173">
                      <w:marLeft w:val="0"/>
                      <w:marRight w:val="0"/>
                      <w:marTop w:val="0"/>
                      <w:marBottom w:val="0"/>
                      <w:divBdr>
                        <w:top w:val="none" w:sz="0" w:space="0" w:color="auto"/>
                        <w:left w:val="none" w:sz="0" w:space="0" w:color="auto"/>
                        <w:bottom w:val="none" w:sz="0" w:space="0" w:color="auto"/>
                        <w:right w:val="none" w:sz="0" w:space="0" w:color="auto"/>
                      </w:divBdr>
                      <w:divsChild>
                        <w:div w:id="1508442935">
                          <w:marLeft w:val="0"/>
                          <w:marRight w:val="75"/>
                          <w:marTop w:val="75"/>
                          <w:marBottom w:val="75"/>
                          <w:divBdr>
                            <w:top w:val="none" w:sz="0" w:space="0" w:color="auto"/>
                            <w:left w:val="none" w:sz="0" w:space="0" w:color="auto"/>
                            <w:bottom w:val="none" w:sz="0" w:space="0" w:color="auto"/>
                            <w:right w:val="none" w:sz="0" w:space="0" w:color="auto"/>
                          </w:divBdr>
                          <w:divsChild>
                            <w:div w:id="1983345811">
                              <w:marLeft w:val="75"/>
                              <w:marRight w:val="150"/>
                              <w:marTop w:val="0"/>
                              <w:marBottom w:val="225"/>
                              <w:divBdr>
                                <w:top w:val="none" w:sz="0" w:space="0" w:color="auto"/>
                                <w:left w:val="none" w:sz="0" w:space="0" w:color="auto"/>
                                <w:bottom w:val="none" w:sz="0" w:space="0" w:color="auto"/>
                                <w:right w:val="none" w:sz="0" w:space="0" w:color="auto"/>
                              </w:divBdr>
                              <w:divsChild>
                                <w:div w:id="966738756">
                                  <w:marLeft w:val="0"/>
                                  <w:marRight w:val="0"/>
                                  <w:marTop w:val="0"/>
                                  <w:marBottom w:val="0"/>
                                  <w:divBdr>
                                    <w:top w:val="none" w:sz="0" w:space="0" w:color="auto"/>
                                    <w:left w:val="none" w:sz="0" w:space="0" w:color="auto"/>
                                    <w:bottom w:val="none" w:sz="0" w:space="0" w:color="auto"/>
                                    <w:right w:val="none" w:sz="0" w:space="0" w:color="auto"/>
                                  </w:divBdr>
                                </w:div>
                                <w:div w:id="1581132846">
                                  <w:marLeft w:val="0"/>
                                  <w:marRight w:val="0"/>
                                  <w:marTop w:val="0"/>
                                  <w:marBottom w:val="0"/>
                                  <w:divBdr>
                                    <w:top w:val="none" w:sz="0" w:space="0" w:color="auto"/>
                                    <w:left w:val="none" w:sz="0" w:space="0" w:color="auto"/>
                                    <w:bottom w:val="none" w:sz="0" w:space="0" w:color="auto"/>
                                    <w:right w:val="none" w:sz="0" w:space="0" w:color="auto"/>
                                  </w:divBdr>
                                  <w:divsChild>
                                    <w:div w:id="816603335">
                                      <w:marLeft w:val="0"/>
                                      <w:marRight w:val="0"/>
                                      <w:marTop w:val="0"/>
                                      <w:marBottom w:val="0"/>
                                      <w:divBdr>
                                        <w:top w:val="none" w:sz="0" w:space="0" w:color="auto"/>
                                        <w:left w:val="none" w:sz="0" w:space="0" w:color="auto"/>
                                        <w:bottom w:val="none" w:sz="0" w:space="0" w:color="auto"/>
                                        <w:right w:val="none" w:sz="0" w:space="0" w:color="auto"/>
                                      </w:divBdr>
                                    </w:div>
                                    <w:div w:id="2142728474">
                                      <w:marLeft w:val="0"/>
                                      <w:marRight w:val="0"/>
                                      <w:marTop w:val="0"/>
                                      <w:marBottom w:val="0"/>
                                      <w:divBdr>
                                        <w:top w:val="none" w:sz="0" w:space="0" w:color="auto"/>
                                        <w:left w:val="none" w:sz="0" w:space="0" w:color="auto"/>
                                        <w:bottom w:val="none" w:sz="0" w:space="0" w:color="auto"/>
                                        <w:right w:val="none" w:sz="0" w:space="0" w:color="auto"/>
                                      </w:divBdr>
                                      <w:divsChild>
                                        <w:div w:id="602808943">
                                          <w:marLeft w:val="0"/>
                                          <w:marRight w:val="0"/>
                                          <w:marTop w:val="0"/>
                                          <w:marBottom w:val="0"/>
                                          <w:divBdr>
                                            <w:top w:val="none" w:sz="0" w:space="0" w:color="auto"/>
                                            <w:left w:val="none" w:sz="0" w:space="0" w:color="auto"/>
                                            <w:bottom w:val="none" w:sz="0" w:space="0" w:color="auto"/>
                                            <w:right w:val="none" w:sz="0" w:space="0" w:color="auto"/>
                                          </w:divBdr>
                                          <w:divsChild>
                                            <w:div w:id="1693336778">
                                              <w:marLeft w:val="150"/>
                                              <w:marRight w:val="150"/>
                                              <w:marTop w:val="150"/>
                                              <w:marBottom w:val="150"/>
                                              <w:divBdr>
                                                <w:top w:val="none" w:sz="0" w:space="0" w:color="auto"/>
                                                <w:left w:val="none" w:sz="0" w:space="0" w:color="auto"/>
                                                <w:bottom w:val="none" w:sz="0" w:space="0" w:color="auto"/>
                                                <w:right w:val="none" w:sz="0" w:space="0" w:color="auto"/>
                                              </w:divBdr>
                                              <w:divsChild>
                                                <w:div w:id="888998155">
                                                  <w:marLeft w:val="0"/>
                                                  <w:marRight w:val="0"/>
                                                  <w:marTop w:val="0"/>
                                                  <w:marBottom w:val="0"/>
                                                  <w:divBdr>
                                                    <w:top w:val="none" w:sz="0" w:space="0" w:color="auto"/>
                                                    <w:left w:val="none" w:sz="0" w:space="0" w:color="auto"/>
                                                    <w:bottom w:val="none" w:sz="0" w:space="0" w:color="auto"/>
                                                    <w:right w:val="none" w:sz="0" w:space="0" w:color="auto"/>
                                                  </w:divBdr>
                                                  <w:divsChild>
                                                    <w:div w:id="1946421780">
                                                      <w:marLeft w:val="0"/>
                                                      <w:marRight w:val="0"/>
                                                      <w:marTop w:val="0"/>
                                                      <w:marBottom w:val="0"/>
                                                      <w:divBdr>
                                                        <w:top w:val="none" w:sz="0" w:space="0" w:color="auto"/>
                                                        <w:left w:val="none" w:sz="0" w:space="0" w:color="auto"/>
                                                        <w:bottom w:val="none" w:sz="0" w:space="0" w:color="auto"/>
                                                        <w:right w:val="none" w:sz="0" w:space="0" w:color="auto"/>
                                                      </w:divBdr>
                                                      <w:divsChild>
                                                        <w:div w:id="590772769">
                                                          <w:marLeft w:val="150"/>
                                                          <w:marRight w:val="150"/>
                                                          <w:marTop w:val="15"/>
                                                          <w:marBottom w:val="150"/>
                                                          <w:divBdr>
                                                            <w:top w:val="none" w:sz="0" w:space="0" w:color="auto"/>
                                                            <w:left w:val="none" w:sz="0" w:space="0" w:color="auto"/>
                                                            <w:bottom w:val="none" w:sz="0" w:space="0" w:color="auto"/>
                                                            <w:right w:val="none" w:sz="0" w:space="0" w:color="auto"/>
                                                          </w:divBdr>
                                                          <w:divsChild>
                                                            <w:div w:id="1590886653">
                                                              <w:marLeft w:val="0"/>
                                                              <w:marRight w:val="0"/>
                                                              <w:marTop w:val="0"/>
                                                              <w:marBottom w:val="0"/>
                                                              <w:divBdr>
                                                                <w:top w:val="none" w:sz="0" w:space="0" w:color="auto"/>
                                                                <w:left w:val="none" w:sz="0" w:space="0" w:color="auto"/>
                                                                <w:bottom w:val="none" w:sz="0" w:space="0" w:color="auto"/>
                                                                <w:right w:val="none" w:sz="0" w:space="0" w:color="auto"/>
                                                              </w:divBdr>
                                                            </w:div>
                                                            <w:div w:id="1771390118">
                                                              <w:marLeft w:val="0"/>
                                                              <w:marRight w:val="0"/>
                                                              <w:marTop w:val="525"/>
                                                              <w:marBottom w:val="0"/>
                                                              <w:divBdr>
                                                                <w:top w:val="none" w:sz="0" w:space="0" w:color="auto"/>
                                                                <w:left w:val="none" w:sz="0" w:space="0" w:color="auto"/>
                                                                <w:bottom w:val="none" w:sz="0" w:space="0" w:color="auto"/>
                                                                <w:right w:val="none" w:sz="0" w:space="0" w:color="auto"/>
                                                              </w:divBdr>
                                                            </w:div>
                                                          </w:divsChild>
                                                        </w:div>
                                                        <w:div w:id="1550219712">
                                                          <w:marLeft w:val="135"/>
                                                          <w:marRight w:val="135"/>
                                                          <w:marTop w:val="0"/>
                                                          <w:marBottom w:val="135"/>
                                                          <w:divBdr>
                                                            <w:top w:val="none" w:sz="0" w:space="0" w:color="auto"/>
                                                            <w:left w:val="none" w:sz="0" w:space="0" w:color="auto"/>
                                                            <w:bottom w:val="none" w:sz="0" w:space="0" w:color="auto"/>
                                                            <w:right w:val="none" w:sz="0" w:space="0" w:color="auto"/>
                                                          </w:divBdr>
                                                          <w:divsChild>
                                                            <w:div w:id="1830438161">
                                                              <w:marLeft w:val="0"/>
                                                              <w:marRight w:val="0"/>
                                                              <w:marTop w:val="0"/>
                                                              <w:marBottom w:val="0"/>
                                                              <w:divBdr>
                                                                <w:top w:val="none" w:sz="0" w:space="0" w:color="auto"/>
                                                                <w:left w:val="none" w:sz="0" w:space="0" w:color="auto"/>
                                                                <w:bottom w:val="none" w:sz="0" w:space="0" w:color="auto"/>
                                                                <w:right w:val="none" w:sz="0" w:space="0" w:color="auto"/>
                                                              </w:divBdr>
                                                            </w:div>
                                                            <w:div w:id="106883940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489589">
                                      <w:marLeft w:val="0"/>
                                      <w:marRight w:val="0"/>
                                      <w:marTop w:val="0"/>
                                      <w:marBottom w:val="0"/>
                                      <w:divBdr>
                                        <w:top w:val="none" w:sz="0" w:space="0" w:color="auto"/>
                                        <w:left w:val="none" w:sz="0" w:space="0" w:color="auto"/>
                                        <w:bottom w:val="none" w:sz="0" w:space="0" w:color="auto"/>
                                        <w:right w:val="none" w:sz="0" w:space="0" w:color="auto"/>
                                      </w:divBdr>
                                      <w:divsChild>
                                        <w:div w:id="69162171">
                                          <w:marLeft w:val="0"/>
                                          <w:marRight w:val="0"/>
                                          <w:marTop w:val="0"/>
                                          <w:marBottom w:val="0"/>
                                          <w:divBdr>
                                            <w:top w:val="none" w:sz="0" w:space="0" w:color="auto"/>
                                            <w:left w:val="none" w:sz="0" w:space="0" w:color="auto"/>
                                            <w:bottom w:val="none" w:sz="0" w:space="0" w:color="auto"/>
                                            <w:right w:val="none" w:sz="0" w:space="0" w:color="auto"/>
                                          </w:divBdr>
                                          <w:divsChild>
                                            <w:div w:id="1648240246">
                                              <w:marLeft w:val="150"/>
                                              <w:marRight w:val="150"/>
                                              <w:marTop w:val="150"/>
                                              <w:marBottom w:val="150"/>
                                              <w:divBdr>
                                                <w:top w:val="none" w:sz="0" w:space="0" w:color="auto"/>
                                                <w:left w:val="none" w:sz="0" w:space="0" w:color="auto"/>
                                                <w:bottom w:val="none" w:sz="0" w:space="0" w:color="auto"/>
                                                <w:right w:val="none" w:sz="0" w:space="0" w:color="auto"/>
                                              </w:divBdr>
                                              <w:divsChild>
                                                <w:div w:id="1812938252">
                                                  <w:marLeft w:val="0"/>
                                                  <w:marRight w:val="0"/>
                                                  <w:marTop w:val="0"/>
                                                  <w:marBottom w:val="0"/>
                                                  <w:divBdr>
                                                    <w:top w:val="none" w:sz="0" w:space="0" w:color="auto"/>
                                                    <w:left w:val="none" w:sz="0" w:space="0" w:color="auto"/>
                                                    <w:bottom w:val="none" w:sz="0" w:space="0" w:color="auto"/>
                                                    <w:right w:val="none" w:sz="0" w:space="0" w:color="auto"/>
                                                  </w:divBdr>
                                                  <w:divsChild>
                                                    <w:div w:id="1385450961">
                                                      <w:marLeft w:val="0"/>
                                                      <w:marRight w:val="0"/>
                                                      <w:marTop w:val="0"/>
                                                      <w:marBottom w:val="0"/>
                                                      <w:divBdr>
                                                        <w:top w:val="none" w:sz="0" w:space="0" w:color="auto"/>
                                                        <w:left w:val="none" w:sz="0" w:space="0" w:color="auto"/>
                                                        <w:bottom w:val="none" w:sz="0" w:space="0" w:color="auto"/>
                                                        <w:right w:val="none" w:sz="0" w:space="0" w:color="auto"/>
                                                      </w:divBdr>
                                                      <w:divsChild>
                                                        <w:div w:id="1530332471">
                                                          <w:marLeft w:val="150"/>
                                                          <w:marRight w:val="150"/>
                                                          <w:marTop w:val="15"/>
                                                          <w:marBottom w:val="150"/>
                                                          <w:divBdr>
                                                            <w:top w:val="none" w:sz="0" w:space="0" w:color="auto"/>
                                                            <w:left w:val="none" w:sz="0" w:space="0" w:color="auto"/>
                                                            <w:bottom w:val="none" w:sz="0" w:space="0" w:color="auto"/>
                                                            <w:right w:val="none" w:sz="0" w:space="0" w:color="auto"/>
                                                          </w:divBdr>
                                                          <w:divsChild>
                                                            <w:div w:id="253128827">
                                                              <w:marLeft w:val="0"/>
                                                              <w:marRight w:val="0"/>
                                                              <w:marTop w:val="0"/>
                                                              <w:marBottom w:val="0"/>
                                                              <w:divBdr>
                                                                <w:top w:val="none" w:sz="0" w:space="0" w:color="auto"/>
                                                                <w:left w:val="none" w:sz="0" w:space="0" w:color="auto"/>
                                                                <w:bottom w:val="none" w:sz="0" w:space="0" w:color="auto"/>
                                                                <w:right w:val="none" w:sz="0" w:space="0" w:color="auto"/>
                                                              </w:divBdr>
                                                            </w:div>
                                                            <w:div w:id="1048142086">
                                                              <w:marLeft w:val="0"/>
                                                              <w:marRight w:val="0"/>
                                                              <w:marTop w:val="525"/>
                                                              <w:marBottom w:val="0"/>
                                                              <w:divBdr>
                                                                <w:top w:val="none" w:sz="0" w:space="0" w:color="auto"/>
                                                                <w:left w:val="none" w:sz="0" w:space="0" w:color="auto"/>
                                                                <w:bottom w:val="none" w:sz="0" w:space="0" w:color="auto"/>
                                                                <w:right w:val="none" w:sz="0" w:space="0" w:color="auto"/>
                                                              </w:divBdr>
                                                            </w:div>
                                                          </w:divsChild>
                                                        </w:div>
                                                        <w:div w:id="562104256">
                                                          <w:marLeft w:val="150"/>
                                                          <w:marRight w:val="150"/>
                                                          <w:marTop w:val="15"/>
                                                          <w:marBottom w:val="150"/>
                                                          <w:divBdr>
                                                            <w:top w:val="none" w:sz="0" w:space="0" w:color="auto"/>
                                                            <w:left w:val="none" w:sz="0" w:space="0" w:color="auto"/>
                                                            <w:bottom w:val="none" w:sz="0" w:space="0" w:color="auto"/>
                                                            <w:right w:val="none" w:sz="0" w:space="0" w:color="auto"/>
                                                          </w:divBdr>
                                                          <w:divsChild>
                                                            <w:div w:id="730687996">
                                                              <w:marLeft w:val="0"/>
                                                              <w:marRight w:val="0"/>
                                                              <w:marTop w:val="0"/>
                                                              <w:marBottom w:val="0"/>
                                                              <w:divBdr>
                                                                <w:top w:val="none" w:sz="0" w:space="0" w:color="auto"/>
                                                                <w:left w:val="none" w:sz="0" w:space="0" w:color="auto"/>
                                                                <w:bottom w:val="none" w:sz="0" w:space="0" w:color="auto"/>
                                                                <w:right w:val="none" w:sz="0" w:space="0" w:color="auto"/>
                                                              </w:divBdr>
                                                            </w:div>
                                                            <w:div w:id="4939406">
                                                              <w:marLeft w:val="0"/>
                                                              <w:marRight w:val="0"/>
                                                              <w:marTop w:val="525"/>
                                                              <w:marBottom w:val="0"/>
                                                              <w:divBdr>
                                                                <w:top w:val="none" w:sz="0" w:space="0" w:color="auto"/>
                                                                <w:left w:val="none" w:sz="0" w:space="0" w:color="auto"/>
                                                                <w:bottom w:val="none" w:sz="0" w:space="0" w:color="auto"/>
                                                                <w:right w:val="none" w:sz="0" w:space="0" w:color="auto"/>
                                                              </w:divBdr>
                                                            </w:div>
                                                          </w:divsChild>
                                                        </w:div>
                                                        <w:div w:id="1830946672">
                                                          <w:marLeft w:val="135"/>
                                                          <w:marRight w:val="135"/>
                                                          <w:marTop w:val="0"/>
                                                          <w:marBottom w:val="135"/>
                                                          <w:divBdr>
                                                            <w:top w:val="none" w:sz="0" w:space="0" w:color="auto"/>
                                                            <w:left w:val="none" w:sz="0" w:space="0" w:color="auto"/>
                                                            <w:bottom w:val="none" w:sz="0" w:space="0" w:color="auto"/>
                                                            <w:right w:val="none" w:sz="0" w:space="0" w:color="auto"/>
                                                          </w:divBdr>
                                                          <w:divsChild>
                                                            <w:div w:id="1583643606">
                                                              <w:marLeft w:val="0"/>
                                                              <w:marRight w:val="0"/>
                                                              <w:marTop w:val="0"/>
                                                              <w:marBottom w:val="0"/>
                                                              <w:divBdr>
                                                                <w:top w:val="none" w:sz="0" w:space="0" w:color="auto"/>
                                                                <w:left w:val="none" w:sz="0" w:space="0" w:color="auto"/>
                                                                <w:bottom w:val="none" w:sz="0" w:space="0" w:color="auto"/>
                                                                <w:right w:val="none" w:sz="0" w:space="0" w:color="auto"/>
                                                              </w:divBdr>
                                                            </w:div>
                                                            <w:div w:id="203537548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88424">
                                      <w:marLeft w:val="0"/>
                                      <w:marRight w:val="0"/>
                                      <w:marTop w:val="0"/>
                                      <w:marBottom w:val="0"/>
                                      <w:divBdr>
                                        <w:top w:val="none" w:sz="0" w:space="0" w:color="auto"/>
                                        <w:left w:val="none" w:sz="0" w:space="0" w:color="auto"/>
                                        <w:bottom w:val="none" w:sz="0" w:space="0" w:color="auto"/>
                                        <w:right w:val="none" w:sz="0" w:space="0" w:color="auto"/>
                                      </w:divBdr>
                                      <w:divsChild>
                                        <w:div w:id="2050715032">
                                          <w:marLeft w:val="0"/>
                                          <w:marRight w:val="0"/>
                                          <w:marTop w:val="0"/>
                                          <w:marBottom w:val="0"/>
                                          <w:divBdr>
                                            <w:top w:val="none" w:sz="0" w:space="0" w:color="auto"/>
                                            <w:left w:val="none" w:sz="0" w:space="0" w:color="auto"/>
                                            <w:bottom w:val="none" w:sz="0" w:space="0" w:color="auto"/>
                                            <w:right w:val="none" w:sz="0" w:space="0" w:color="auto"/>
                                          </w:divBdr>
                                          <w:divsChild>
                                            <w:div w:id="766078083">
                                              <w:marLeft w:val="150"/>
                                              <w:marRight w:val="150"/>
                                              <w:marTop w:val="150"/>
                                              <w:marBottom w:val="150"/>
                                              <w:divBdr>
                                                <w:top w:val="none" w:sz="0" w:space="0" w:color="auto"/>
                                                <w:left w:val="none" w:sz="0" w:space="0" w:color="auto"/>
                                                <w:bottom w:val="none" w:sz="0" w:space="0" w:color="auto"/>
                                                <w:right w:val="none" w:sz="0" w:space="0" w:color="auto"/>
                                              </w:divBdr>
                                              <w:divsChild>
                                                <w:div w:id="941910895">
                                                  <w:marLeft w:val="0"/>
                                                  <w:marRight w:val="0"/>
                                                  <w:marTop w:val="0"/>
                                                  <w:marBottom w:val="0"/>
                                                  <w:divBdr>
                                                    <w:top w:val="none" w:sz="0" w:space="0" w:color="auto"/>
                                                    <w:left w:val="none" w:sz="0" w:space="0" w:color="auto"/>
                                                    <w:bottom w:val="none" w:sz="0" w:space="0" w:color="auto"/>
                                                    <w:right w:val="none" w:sz="0" w:space="0" w:color="auto"/>
                                                  </w:divBdr>
                                                  <w:divsChild>
                                                    <w:div w:id="1516533713">
                                                      <w:marLeft w:val="0"/>
                                                      <w:marRight w:val="0"/>
                                                      <w:marTop w:val="0"/>
                                                      <w:marBottom w:val="0"/>
                                                      <w:divBdr>
                                                        <w:top w:val="none" w:sz="0" w:space="0" w:color="auto"/>
                                                        <w:left w:val="none" w:sz="0" w:space="0" w:color="auto"/>
                                                        <w:bottom w:val="none" w:sz="0" w:space="0" w:color="auto"/>
                                                        <w:right w:val="none" w:sz="0" w:space="0" w:color="auto"/>
                                                      </w:divBdr>
                                                      <w:divsChild>
                                                        <w:div w:id="623971294">
                                                          <w:marLeft w:val="105"/>
                                                          <w:marRight w:val="105"/>
                                                          <w:marTop w:val="75"/>
                                                          <w:marBottom w:val="75"/>
                                                          <w:divBdr>
                                                            <w:top w:val="none" w:sz="0" w:space="0" w:color="auto"/>
                                                            <w:left w:val="none" w:sz="0" w:space="0" w:color="auto"/>
                                                            <w:bottom w:val="none" w:sz="0" w:space="0" w:color="auto"/>
                                                            <w:right w:val="none" w:sz="0" w:space="0" w:color="auto"/>
                                                          </w:divBdr>
                                                          <w:divsChild>
                                                            <w:div w:id="1285843772">
                                                              <w:marLeft w:val="0"/>
                                                              <w:marRight w:val="0"/>
                                                              <w:marTop w:val="0"/>
                                                              <w:marBottom w:val="0"/>
                                                              <w:divBdr>
                                                                <w:top w:val="none" w:sz="0" w:space="0" w:color="auto"/>
                                                                <w:left w:val="none" w:sz="0" w:space="0" w:color="auto"/>
                                                                <w:bottom w:val="none" w:sz="0" w:space="0" w:color="auto"/>
                                                                <w:right w:val="none" w:sz="0" w:space="0" w:color="auto"/>
                                                              </w:divBdr>
                                                            </w:div>
                                                            <w:div w:id="1024357935">
                                                              <w:marLeft w:val="0"/>
                                                              <w:marRight w:val="0"/>
                                                              <w:marTop w:val="0"/>
                                                              <w:marBottom w:val="0"/>
                                                              <w:divBdr>
                                                                <w:top w:val="none" w:sz="0" w:space="0" w:color="auto"/>
                                                                <w:left w:val="none" w:sz="0" w:space="0" w:color="auto"/>
                                                                <w:bottom w:val="none" w:sz="0" w:space="0" w:color="auto"/>
                                                                <w:right w:val="none" w:sz="0" w:space="0" w:color="auto"/>
                                                              </w:divBdr>
                                                              <w:divsChild>
                                                                <w:div w:id="1372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603041">
                                          <w:marLeft w:val="0"/>
                                          <w:marRight w:val="0"/>
                                          <w:marTop w:val="0"/>
                                          <w:marBottom w:val="0"/>
                                          <w:divBdr>
                                            <w:top w:val="none" w:sz="0" w:space="0" w:color="auto"/>
                                            <w:left w:val="none" w:sz="0" w:space="0" w:color="auto"/>
                                            <w:bottom w:val="none" w:sz="0" w:space="0" w:color="auto"/>
                                            <w:right w:val="none" w:sz="0" w:space="0" w:color="auto"/>
                                          </w:divBdr>
                                          <w:divsChild>
                                            <w:div w:id="163784629">
                                              <w:marLeft w:val="0"/>
                                              <w:marRight w:val="0"/>
                                              <w:marTop w:val="0"/>
                                              <w:marBottom w:val="0"/>
                                              <w:divBdr>
                                                <w:top w:val="none" w:sz="0" w:space="0" w:color="auto"/>
                                                <w:left w:val="none" w:sz="0" w:space="0" w:color="auto"/>
                                                <w:bottom w:val="none" w:sz="0" w:space="0" w:color="auto"/>
                                                <w:right w:val="none" w:sz="0" w:space="0" w:color="auto"/>
                                              </w:divBdr>
                                              <w:divsChild>
                                                <w:div w:id="499778077">
                                                  <w:marLeft w:val="150"/>
                                                  <w:marRight w:val="150"/>
                                                  <w:marTop w:val="150"/>
                                                  <w:marBottom w:val="150"/>
                                                  <w:divBdr>
                                                    <w:top w:val="none" w:sz="0" w:space="0" w:color="auto"/>
                                                    <w:left w:val="none" w:sz="0" w:space="0" w:color="auto"/>
                                                    <w:bottom w:val="none" w:sz="0" w:space="0" w:color="auto"/>
                                                    <w:right w:val="none" w:sz="0" w:space="0" w:color="auto"/>
                                                  </w:divBdr>
                                                  <w:divsChild>
                                                    <w:div w:id="749891449">
                                                      <w:marLeft w:val="0"/>
                                                      <w:marRight w:val="0"/>
                                                      <w:marTop w:val="0"/>
                                                      <w:marBottom w:val="0"/>
                                                      <w:divBdr>
                                                        <w:top w:val="none" w:sz="0" w:space="0" w:color="auto"/>
                                                        <w:left w:val="none" w:sz="0" w:space="0" w:color="auto"/>
                                                        <w:bottom w:val="none" w:sz="0" w:space="0" w:color="auto"/>
                                                        <w:right w:val="none" w:sz="0" w:space="0" w:color="auto"/>
                                                      </w:divBdr>
                                                      <w:divsChild>
                                                        <w:div w:id="1052659279">
                                                          <w:marLeft w:val="0"/>
                                                          <w:marRight w:val="0"/>
                                                          <w:marTop w:val="0"/>
                                                          <w:marBottom w:val="0"/>
                                                          <w:divBdr>
                                                            <w:top w:val="none" w:sz="0" w:space="0" w:color="auto"/>
                                                            <w:left w:val="none" w:sz="0" w:space="0" w:color="auto"/>
                                                            <w:bottom w:val="none" w:sz="0" w:space="0" w:color="auto"/>
                                                            <w:right w:val="none" w:sz="0" w:space="0" w:color="auto"/>
                                                          </w:divBdr>
                                                          <w:divsChild>
                                                            <w:div w:id="162625203">
                                                              <w:marLeft w:val="150"/>
                                                              <w:marRight w:val="150"/>
                                                              <w:marTop w:val="15"/>
                                                              <w:marBottom w:val="150"/>
                                                              <w:divBdr>
                                                                <w:top w:val="none" w:sz="0" w:space="0" w:color="auto"/>
                                                                <w:left w:val="none" w:sz="0" w:space="0" w:color="auto"/>
                                                                <w:bottom w:val="none" w:sz="0" w:space="0" w:color="auto"/>
                                                                <w:right w:val="none" w:sz="0" w:space="0" w:color="auto"/>
                                                              </w:divBdr>
                                                              <w:divsChild>
                                                                <w:div w:id="936595051">
                                                                  <w:marLeft w:val="0"/>
                                                                  <w:marRight w:val="0"/>
                                                                  <w:marTop w:val="0"/>
                                                                  <w:marBottom w:val="0"/>
                                                                  <w:divBdr>
                                                                    <w:top w:val="none" w:sz="0" w:space="0" w:color="auto"/>
                                                                    <w:left w:val="none" w:sz="0" w:space="0" w:color="auto"/>
                                                                    <w:bottom w:val="none" w:sz="0" w:space="0" w:color="auto"/>
                                                                    <w:right w:val="none" w:sz="0" w:space="0" w:color="auto"/>
                                                                  </w:divBdr>
                                                                  <w:divsChild>
                                                                    <w:div w:id="1837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6013">
                                                              <w:marLeft w:val="135"/>
                                                              <w:marRight w:val="135"/>
                                                              <w:marTop w:val="0"/>
                                                              <w:marBottom w:val="135"/>
                                                              <w:divBdr>
                                                                <w:top w:val="none" w:sz="0" w:space="0" w:color="auto"/>
                                                                <w:left w:val="none" w:sz="0" w:space="0" w:color="auto"/>
                                                                <w:bottom w:val="none" w:sz="0" w:space="0" w:color="auto"/>
                                                                <w:right w:val="none" w:sz="0" w:space="0" w:color="auto"/>
                                                              </w:divBdr>
                                                              <w:divsChild>
                                                                <w:div w:id="1248609707">
                                                                  <w:marLeft w:val="0"/>
                                                                  <w:marRight w:val="0"/>
                                                                  <w:marTop w:val="0"/>
                                                                  <w:marBottom w:val="0"/>
                                                                  <w:divBdr>
                                                                    <w:top w:val="none" w:sz="0" w:space="0" w:color="auto"/>
                                                                    <w:left w:val="none" w:sz="0" w:space="0" w:color="auto"/>
                                                                    <w:bottom w:val="none" w:sz="0" w:space="0" w:color="auto"/>
                                                                    <w:right w:val="none" w:sz="0" w:space="0" w:color="auto"/>
                                                                  </w:divBdr>
                                                                  <w:divsChild>
                                                                    <w:div w:id="15397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2340">
                                                          <w:marLeft w:val="0"/>
                                                          <w:marRight w:val="0"/>
                                                          <w:marTop w:val="0"/>
                                                          <w:marBottom w:val="0"/>
                                                          <w:divBdr>
                                                            <w:top w:val="none" w:sz="0" w:space="0" w:color="auto"/>
                                                            <w:left w:val="none" w:sz="0" w:space="0" w:color="auto"/>
                                                            <w:bottom w:val="none" w:sz="0" w:space="0" w:color="auto"/>
                                                            <w:right w:val="none" w:sz="0" w:space="0" w:color="auto"/>
                                                          </w:divBdr>
                                                          <w:divsChild>
                                                            <w:div w:id="116223526">
                                                              <w:marLeft w:val="0"/>
                                                              <w:marRight w:val="0"/>
                                                              <w:marTop w:val="0"/>
                                                              <w:marBottom w:val="0"/>
                                                              <w:divBdr>
                                                                <w:top w:val="none" w:sz="0" w:space="0" w:color="auto"/>
                                                                <w:left w:val="none" w:sz="0" w:space="0" w:color="auto"/>
                                                                <w:bottom w:val="none" w:sz="0" w:space="0" w:color="auto"/>
                                                                <w:right w:val="none" w:sz="0" w:space="0" w:color="auto"/>
                                                              </w:divBdr>
                                                              <w:divsChild>
                                                                <w:div w:id="886138974">
                                                                  <w:marLeft w:val="0"/>
                                                                  <w:marRight w:val="0"/>
                                                                  <w:marTop w:val="0"/>
                                                                  <w:marBottom w:val="0"/>
                                                                  <w:divBdr>
                                                                    <w:top w:val="none" w:sz="0" w:space="0" w:color="auto"/>
                                                                    <w:left w:val="none" w:sz="0" w:space="0" w:color="auto"/>
                                                                    <w:bottom w:val="none" w:sz="0" w:space="0" w:color="auto"/>
                                                                    <w:right w:val="none" w:sz="0" w:space="0" w:color="auto"/>
                                                                  </w:divBdr>
                                                                  <w:divsChild>
                                                                    <w:div w:id="747191939">
                                                                      <w:marLeft w:val="105"/>
                                                                      <w:marRight w:val="105"/>
                                                                      <w:marTop w:val="75"/>
                                                                      <w:marBottom w:val="75"/>
                                                                      <w:divBdr>
                                                                        <w:top w:val="none" w:sz="0" w:space="0" w:color="auto"/>
                                                                        <w:left w:val="none" w:sz="0" w:space="0" w:color="auto"/>
                                                                        <w:bottom w:val="none" w:sz="0" w:space="0" w:color="auto"/>
                                                                        <w:right w:val="none" w:sz="0" w:space="0" w:color="auto"/>
                                                                      </w:divBdr>
                                                                      <w:divsChild>
                                                                        <w:div w:id="1075972432">
                                                                          <w:marLeft w:val="0"/>
                                                                          <w:marRight w:val="0"/>
                                                                          <w:marTop w:val="0"/>
                                                                          <w:marBottom w:val="0"/>
                                                                          <w:divBdr>
                                                                            <w:top w:val="none" w:sz="0" w:space="0" w:color="auto"/>
                                                                            <w:left w:val="none" w:sz="0" w:space="0" w:color="auto"/>
                                                                            <w:bottom w:val="none" w:sz="0" w:space="0" w:color="auto"/>
                                                                            <w:right w:val="none" w:sz="0" w:space="0" w:color="auto"/>
                                                                          </w:divBdr>
                                                                        </w:div>
                                                                        <w:div w:id="882986874">
                                                                          <w:marLeft w:val="0"/>
                                                                          <w:marRight w:val="0"/>
                                                                          <w:marTop w:val="0"/>
                                                                          <w:marBottom w:val="0"/>
                                                                          <w:divBdr>
                                                                            <w:top w:val="none" w:sz="0" w:space="0" w:color="auto"/>
                                                                            <w:left w:val="none" w:sz="0" w:space="0" w:color="auto"/>
                                                                            <w:bottom w:val="none" w:sz="0" w:space="0" w:color="auto"/>
                                                                            <w:right w:val="none" w:sz="0" w:space="0" w:color="auto"/>
                                                                          </w:divBdr>
                                                                          <w:divsChild>
                                                                            <w:div w:id="833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400913">
                                              <w:marLeft w:val="0"/>
                                              <w:marRight w:val="0"/>
                                              <w:marTop w:val="0"/>
                                              <w:marBottom w:val="0"/>
                                              <w:divBdr>
                                                <w:top w:val="none" w:sz="0" w:space="0" w:color="auto"/>
                                                <w:left w:val="none" w:sz="0" w:space="0" w:color="auto"/>
                                                <w:bottom w:val="none" w:sz="0" w:space="0" w:color="auto"/>
                                                <w:right w:val="none" w:sz="0" w:space="0" w:color="auto"/>
                                              </w:divBdr>
                                              <w:divsChild>
                                                <w:div w:id="961886392">
                                                  <w:marLeft w:val="0"/>
                                                  <w:marRight w:val="0"/>
                                                  <w:marTop w:val="0"/>
                                                  <w:marBottom w:val="0"/>
                                                  <w:divBdr>
                                                    <w:top w:val="none" w:sz="0" w:space="0" w:color="auto"/>
                                                    <w:left w:val="none" w:sz="0" w:space="0" w:color="auto"/>
                                                    <w:bottom w:val="none" w:sz="0" w:space="0" w:color="auto"/>
                                                    <w:right w:val="none" w:sz="0" w:space="0" w:color="auto"/>
                                                  </w:divBdr>
                                                  <w:divsChild>
                                                    <w:div w:id="1057821135">
                                                      <w:marLeft w:val="150"/>
                                                      <w:marRight w:val="150"/>
                                                      <w:marTop w:val="150"/>
                                                      <w:marBottom w:val="150"/>
                                                      <w:divBdr>
                                                        <w:top w:val="none" w:sz="0" w:space="0" w:color="auto"/>
                                                        <w:left w:val="none" w:sz="0" w:space="0" w:color="auto"/>
                                                        <w:bottom w:val="none" w:sz="0" w:space="0" w:color="auto"/>
                                                        <w:right w:val="none" w:sz="0" w:space="0" w:color="auto"/>
                                                      </w:divBdr>
                                                      <w:divsChild>
                                                        <w:div w:id="765271324">
                                                          <w:marLeft w:val="0"/>
                                                          <w:marRight w:val="0"/>
                                                          <w:marTop w:val="0"/>
                                                          <w:marBottom w:val="0"/>
                                                          <w:divBdr>
                                                            <w:top w:val="none" w:sz="0" w:space="0" w:color="auto"/>
                                                            <w:left w:val="none" w:sz="0" w:space="0" w:color="auto"/>
                                                            <w:bottom w:val="none" w:sz="0" w:space="0" w:color="auto"/>
                                                            <w:right w:val="none" w:sz="0" w:space="0" w:color="auto"/>
                                                          </w:divBdr>
                                                          <w:divsChild>
                                                            <w:div w:id="2101561423">
                                                              <w:marLeft w:val="0"/>
                                                              <w:marRight w:val="0"/>
                                                              <w:marTop w:val="0"/>
                                                              <w:marBottom w:val="0"/>
                                                              <w:divBdr>
                                                                <w:top w:val="none" w:sz="0" w:space="0" w:color="auto"/>
                                                                <w:left w:val="none" w:sz="0" w:space="0" w:color="auto"/>
                                                                <w:bottom w:val="none" w:sz="0" w:space="0" w:color="auto"/>
                                                                <w:right w:val="none" w:sz="0" w:space="0" w:color="auto"/>
                                                              </w:divBdr>
                                                              <w:divsChild>
                                                                <w:div w:id="681933078">
                                                                  <w:marLeft w:val="105"/>
                                                                  <w:marRight w:val="105"/>
                                                                  <w:marTop w:val="75"/>
                                                                  <w:marBottom w:val="75"/>
                                                                  <w:divBdr>
                                                                    <w:top w:val="none" w:sz="0" w:space="0" w:color="auto"/>
                                                                    <w:left w:val="none" w:sz="0" w:space="0" w:color="auto"/>
                                                                    <w:bottom w:val="none" w:sz="0" w:space="0" w:color="auto"/>
                                                                    <w:right w:val="none" w:sz="0" w:space="0" w:color="auto"/>
                                                                  </w:divBdr>
                                                                  <w:divsChild>
                                                                    <w:div w:id="1498380589">
                                                                      <w:marLeft w:val="0"/>
                                                                      <w:marRight w:val="0"/>
                                                                      <w:marTop w:val="0"/>
                                                                      <w:marBottom w:val="0"/>
                                                                      <w:divBdr>
                                                                        <w:top w:val="none" w:sz="0" w:space="0" w:color="auto"/>
                                                                        <w:left w:val="none" w:sz="0" w:space="0" w:color="auto"/>
                                                                        <w:bottom w:val="none" w:sz="0" w:space="0" w:color="auto"/>
                                                                        <w:right w:val="none" w:sz="0" w:space="0" w:color="auto"/>
                                                                      </w:divBdr>
                                                                    </w:div>
                                                                    <w:div w:id="1197546876">
                                                                      <w:marLeft w:val="0"/>
                                                                      <w:marRight w:val="0"/>
                                                                      <w:marTop w:val="0"/>
                                                                      <w:marBottom w:val="0"/>
                                                                      <w:divBdr>
                                                                        <w:top w:val="none" w:sz="0" w:space="0" w:color="auto"/>
                                                                        <w:left w:val="none" w:sz="0" w:space="0" w:color="auto"/>
                                                                        <w:bottom w:val="none" w:sz="0" w:space="0" w:color="auto"/>
                                                                        <w:right w:val="none" w:sz="0" w:space="0" w:color="auto"/>
                                                                      </w:divBdr>
                                                                      <w:divsChild>
                                                                        <w:div w:id="16709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629919">
                                                  <w:marLeft w:val="0"/>
                                                  <w:marRight w:val="0"/>
                                                  <w:marTop w:val="0"/>
                                                  <w:marBottom w:val="0"/>
                                                  <w:divBdr>
                                                    <w:top w:val="none" w:sz="0" w:space="0" w:color="auto"/>
                                                    <w:left w:val="none" w:sz="0" w:space="0" w:color="auto"/>
                                                    <w:bottom w:val="none" w:sz="0" w:space="0" w:color="auto"/>
                                                    <w:right w:val="none" w:sz="0" w:space="0" w:color="auto"/>
                                                  </w:divBdr>
                                                  <w:divsChild>
                                                    <w:div w:id="362751964">
                                                      <w:marLeft w:val="0"/>
                                                      <w:marRight w:val="0"/>
                                                      <w:marTop w:val="0"/>
                                                      <w:marBottom w:val="0"/>
                                                      <w:divBdr>
                                                        <w:top w:val="none" w:sz="0" w:space="0" w:color="auto"/>
                                                        <w:left w:val="none" w:sz="0" w:space="0" w:color="auto"/>
                                                        <w:bottom w:val="none" w:sz="0" w:space="0" w:color="auto"/>
                                                        <w:right w:val="none" w:sz="0" w:space="0" w:color="auto"/>
                                                      </w:divBdr>
                                                      <w:divsChild>
                                                        <w:div w:id="1324360043">
                                                          <w:marLeft w:val="150"/>
                                                          <w:marRight w:val="150"/>
                                                          <w:marTop w:val="150"/>
                                                          <w:marBottom w:val="150"/>
                                                          <w:divBdr>
                                                            <w:top w:val="none" w:sz="0" w:space="0" w:color="auto"/>
                                                            <w:left w:val="none" w:sz="0" w:space="0" w:color="auto"/>
                                                            <w:bottom w:val="none" w:sz="0" w:space="0" w:color="auto"/>
                                                            <w:right w:val="none" w:sz="0" w:space="0" w:color="auto"/>
                                                          </w:divBdr>
                                                          <w:divsChild>
                                                            <w:div w:id="124785173">
                                                              <w:marLeft w:val="0"/>
                                                              <w:marRight w:val="0"/>
                                                              <w:marTop w:val="0"/>
                                                              <w:marBottom w:val="0"/>
                                                              <w:divBdr>
                                                                <w:top w:val="none" w:sz="0" w:space="0" w:color="auto"/>
                                                                <w:left w:val="none" w:sz="0" w:space="0" w:color="auto"/>
                                                                <w:bottom w:val="none" w:sz="0" w:space="0" w:color="auto"/>
                                                                <w:right w:val="none" w:sz="0" w:space="0" w:color="auto"/>
                                                              </w:divBdr>
                                                              <w:divsChild>
                                                                <w:div w:id="385111086">
                                                                  <w:marLeft w:val="0"/>
                                                                  <w:marRight w:val="0"/>
                                                                  <w:marTop w:val="0"/>
                                                                  <w:marBottom w:val="0"/>
                                                                  <w:divBdr>
                                                                    <w:top w:val="none" w:sz="0" w:space="0" w:color="auto"/>
                                                                    <w:left w:val="none" w:sz="0" w:space="0" w:color="auto"/>
                                                                    <w:bottom w:val="none" w:sz="0" w:space="0" w:color="auto"/>
                                                                    <w:right w:val="none" w:sz="0" w:space="0" w:color="auto"/>
                                                                  </w:divBdr>
                                                                  <w:divsChild>
                                                                    <w:div w:id="1468164788">
                                                                      <w:marLeft w:val="105"/>
                                                                      <w:marRight w:val="105"/>
                                                                      <w:marTop w:val="75"/>
                                                                      <w:marBottom w:val="75"/>
                                                                      <w:divBdr>
                                                                        <w:top w:val="none" w:sz="0" w:space="0" w:color="auto"/>
                                                                        <w:left w:val="none" w:sz="0" w:space="0" w:color="auto"/>
                                                                        <w:bottom w:val="none" w:sz="0" w:space="0" w:color="auto"/>
                                                                        <w:right w:val="none" w:sz="0" w:space="0" w:color="auto"/>
                                                                      </w:divBdr>
                                                                      <w:divsChild>
                                                                        <w:div w:id="94326005">
                                                                          <w:marLeft w:val="0"/>
                                                                          <w:marRight w:val="0"/>
                                                                          <w:marTop w:val="0"/>
                                                                          <w:marBottom w:val="0"/>
                                                                          <w:divBdr>
                                                                            <w:top w:val="none" w:sz="0" w:space="0" w:color="auto"/>
                                                                            <w:left w:val="none" w:sz="0" w:space="0" w:color="auto"/>
                                                                            <w:bottom w:val="none" w:sz="0" w:space="0" w:color="auto"/>
                                                                            <w:right w:val="none" w:sz="0" w:space="0" w:color="auto"/>
                                                                          </w:divBdr>
                                                                        </w:div>
                                                                        <w:div w:id="768817785">
                                                                          <w:marLeft w:val="0"/>
                                                                          <w:marRight w:val="0"/>
                                                                          <w:marTop w:val="0"/>
                                                                          <w:marBottom w:val="0"/>
                                                                          <w:divBdr>
                                                                            <w:top w:val="none" w:sz="0" w:space="0" w:color="auto"/>
                                                                            <w:left w:val="none" w:sz="0" w:space="0" w:color="auto"/>
                                                                            <w:bottom w:val="none" w:sz="0" w:space="0" w:color="auto"/>
                                                                            <w:right w:val="none" w:sz="0" w:space="0" w:color="auto"/>
                                                                          </w:divBdr>
                                                                          <w:divsChild>
                                                                            <w:div w:id="2139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265885">
                                                      <w:marLeft w:val="0"/>
                                                      <w:marRight w:val="0"/>
                                                      <w:marTop w:val="0"/>
                                                      <w:marBottom w:val="0"/>
                                                      <w:divBdr>
                                                        <w:top w:val="none" w:sz="0" w:space="0" w:color="auto"/>
                                                        <w:left w:val="none" w:sz="0" w:space="0" w:color="auto"/>
                                                        <w:bottom w:val="none" w:sz="0" w:space="0" w:color="auto"/>
                                                        <w:right w:val="none" w:sz="0" w:space="0" w:color="auto"/>
                                                      </w:divBdr>
                                                      <w:divsChild>
                                                        <w:div w:id="642464637">
                                                          <w:marLeft w:val="0"/>
                                                          <w:marRight w:val="0"/>
                                                          <w:marTop w:val="0"/>
                                                          <w:marBottom w:val="0"/>
                                                          <w:divBdr>
                                                            <w:top w:val="none" w:sz="0" w:space="0" w:color="auto"/>
                                                            <w:left w:val="none" w:sz="0" w:space="0" w:color="auto"/>
                                                            <w:bottom w:val="none" w:sz="0" w:space="0" w:color="auto"/>
                                                            <w:right w:val="none" w:sz="0" w:space="0" w:color="auto"/>
                                                          </w:divBdr>
                                                          <w:divsChild>
                                                            <w:div w:id="2144499855">
                                                              <w:marLeft w:val="150"/>
                                                              <w:marRight w:val="150"/>
                                                              <w:marTop w:val="150"/>
                                                              <w:marBottom w:val="150"/>
                                                              <w:divBdr>
                                                                <w:top w:val="none" w:sz="0" w:space="0" w:color="auto"/>
                                                                <w:left w:val="none" w:sz="0" w:space="0" w:color="auto"/>
                                                                <w:bottom w:val="none" w:sz="0" w:space="0" w:color="auto"/>
                                                                <w:right w:val="none" w:sz="0" w:space="0" w:color="auto"/>
                                                              </w:divBdr>
                                                              <w:divsChild>
                                                                <w:div w:id="635915830">
                                                                  <w:marLeft w:val="0"/>
                                                                  <w:marRight w:val="0"/>
                                                                  <w:marTop w:val="0"/>
                                                                  <w:marBottom w:val="0"/>
                                                                  <w:divBdr>
                                                                    <w:top w:val="none" w:sz="0" w:space="0" w:color="auto"/>
                                                                    <w:left w:val="none" w:sz="0" w:space="0" w:color="auto"/>
                                                                    <w:bottom w:val="none" w:sz="0" w:space="0" w:color="auto"/>
                                                                    <w:right w:val="none" w:sz="0" w:space="0" w:color="auto"/>
                                                                  </w:divBdr>
                                                                  <w:divsChild>
                                                                    <w:div w:id="1549992212">
                                                                      <w:marLeft w:val="0"/>
                                                                      <w:marRight w:val="0"/>
                                                                      <w:marTop w:val="0"/>
                                                                      <w:marBottom w:val="0"/>
                                                                      <w:divBdr>
                                                                        <w:top w:val="none" w:sz="0" w:space="0" w:color="auto"/>
                                                                        <w:left w:val="none" w:sz="0" w:space="0" w:color="auto"/>
                                                                        <w:bottom w:val="none" w:sz="0" w:space="0" w:color="auto"/>
                                                                        <w:right w:val="none" w:sz="0" w:space="0" w:color="auto"/>
                                                                      </w:divBdr>
                                                                      <w:divsChild>
                                                                        <w:div w:id="656962214">
                                                                          <w:marLeft w:val="150"/>
                                                                          <w:marRight w:val="150"/>
                                                                          <w:marTop w:val="15"/>
                                                                          <w:marBottom w:val="150"/>
                                                                          <w:divBdr>
                                                                            <w:top w:val="none" w:sz="0" w:space="0" w:color="auto"/>
                                                                            <w:left w:val="none" w:sz="0" w:space="0" w:color="auto"/>
                                                                            <w:bottom w:val="none" w:sz="0" w:space="0" w:color="auto"/>
                                                                            <w:right w:val="none" w:sz="0" w:space="0" w:color="auto"/>
                                                                          </w:divBdr>
                                                                          <w:divsChild>
                                                                            <w:div w:id="111244534">
                                                                              <w:marLeft w:val="0"/>
                                                                              <w:marRight w:val="0"/>
                                                                              <w:marTop w:val="0"/>
                                                                              <w:marBottom w:val="0"/>
                                                                              <w:divBdr>
                                                                                <w:top w:val="none" w:sz="0" w:space="0" w:color="auto"/>
                                                                                <w:left w:val="none" w:sz="0" w:space="0" w:color="auto"/>
                                                                                <w:bottom w:val="none" w:sz="0" w:space="0" w:color="auto"/>
                                                                                <w:right w:val="none" w:sz="0" w:space="0" w:color="auto"/>
                                                                              </w:divBdr>
                                                                              <w:divsChild>
                                                                                <w:div w:id="772937179">
                                                                                  <w:marLeft w:val="0"/>
                                                                                  <w:marRight w:val="0"/>
                                                                                  <w:marTop w:val="0"/>
                                                                                  <w:marBottom w:val="0"/>
                                                                                  <w:divBdr>
                                                                                    <w:top w:val="none" w:sz="0" w:space="0" w:color="auto"/>
                                                                                    <w:left w:val="none" w:sz="0" w:space="0" w:color="auto"/>
                                                                                    <w:bottom w:val="none" w:sz="0" w:space="0" w:color="auto"/>
                                                                                    <w:right w:val="none" w:sz="0" w:space="0" w:color="auto"/>
                                                                                  </w:divBdr>
                                                                                </w:div>
                                                                              </w:divsChild>
                                                                            </w:div>
                                                                            <w:div w:id="928923146">
                                                                              <w:marLeft w:val="0"/>
                                                                              <w:marRight w:val="0"/>
                                                                              <w:marTop w:val="675"/>
                                                                              <w:marBottom w:val="0"/>
                                                                              <w:divBdr>
                                                                                <w:top w:val="none" w:sz="0" w:space="0" w:color="auto"/>
                                                                                <w:left w:val="none" w:sz="0" w:space="0" w:color="auto"/>
                                                                                <w:bottom w:val="none" w:sz="0" w:space="0" w:color="auto"/>
                                                                                <w:right w:val="none" w:sz="0" w:space="0" w:color="auto"/>
                                                                              </w:divBdr>
                                                                            </w:div>
                                                                          </w:divsChild>
                                                                        </w:div>
                                                                        <w:div w:id="1619216856">
                                                                          <w:marLeft w:val="150"/>
                                                                          <w:marRight w:val="150"/>
                                                                          <w:marTop w:val="15"/>
                                                                          <w:marBottom w:val="150"/>
                                                                          <w:divBdr>
                                                                            <w:top w:val="none" w:sz="0" w:space="0" w:color="auto"/>
                                                                            <w:left w:val="none" w:sz="0" w:space="0" w:color="auto"/>
                                                                            <w:bottom w:val="none" w:sz="0" w:space="0" w:color="auto"/>
                                                                            <w:right w:val="none" w:sz="0" w:space="0" w:color="auto"/>
                                                                          </w:divBdr>
                                                                          <w:divsChild>
                                                                            <w:div w:id="2083940699">
                                                                              <w:marLeft w:val="0"/>
                                                                              <w:marRight w:val="0"/>
                                                                              <w:marTop w:val="0"/>
                                                                              <w:marBottom w:val="0"/>
                                                                              <w:divBdr>
                                                                                <w:top w:val="none" w:sz="0" w:space="0" w:color="auto"/>
                                                                                <w:left w:val="none" w:sz="0" w:space="0" w:color="auto"/>
                                                                                <w:bottom w:val="none" w:sz="0" w:space="0" w:color="auto"/>
                                                                                <w:right w:val="none" w:sz="0" w:space="0" w:color="auto"/>
                                                                              </w:divBdr>
                                                                              <w:divsChild>
                                                                                <w:div w:id="21451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7044">
                                                                          <w:marLeft w:val="150"/>
                                                                          <w:marRight w:val="150"/>
                                                                          <w:marTop w:val="15"/>
                                                                          <w:marBottom w:val="150"/>
                                                                          <w:divBdr>
                                                                            <w:top w:val="none" w:sz="0" w:space="0" w:color="auto"/>
                                                                            <w:left w:val="none" w:sz="0" w:space="0" w:color="auto"/>
                                                                            <w:bottom w:val="none" w:sz="0" w:space="0" w:color="auto"/>
                                                                            <w:right w:val="none" w:sz="0" w:space="0" w:color="auto"/>
                                                                          </w:divBdr>
                                                                          <w:divsChild>
                                                                            <w:div w:id="1802767285">
                                                                              <w:marLeft w:val="0"/>
                                                                              <w:marRight w:val="0"/>
                                                                              <w:marTop w:val="0"/>
                                                                              <w:marBottom w:val="0"/>
                                                                              <w:divBdr>
                                                                                <w:top w:val="none" w:sz="0" w:space="0" w:color="auto"/>
                                                                                <w:left w:val="none" w:sz="0" w:space="0" w:color="auto"/>
                                                                                <w:bottom w:val="none" w:sz="0" w:space="0" w:color="auto"/>
                                                                                <w:right w:val="none" w:sz="0" w:space="0" w:color="auto"/>
                                                                              </w:divBdr>
                                                                              <w:divsChild>
                                                                                <w:div w:id="210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2296">
                                                                          <w:marLeft w:val="150"/>
                                                                          <w:marRight w:val="150"/>
                                                                          <w:marTop w:val="15"/>
                                                                          <w:marBottom w:val="150"/>
                                                                          <w:divBdr>
                                                                            <w:top w:val="none" w:sz="0" w:space="0" w:color="auto"/>
                                                                            <w:left w:val="none" w:sz="0" w:space="0" w:color="auto"/>
                                                                            <w:bottom w:val="none" w:sz="0" w:space="0" w:color="auto"/>
                                                                            <w:right w:val="none" w:sz="0" w:space="0" w:color="auto"/>
                                                                          </w:divBdr>
                                                                          <w:divsChild>
                                                                            <w:div w:id="564605301">
                                                                              <w:marLeft w:val="0"/>
                                                                              <w:marRight w:val="0"/>
                                                                              <w:marTop w:val="0"/>
                                                                              <w:marBottom w:val="0"/>
                                                                              <w:divBdr>
                                                                                <w:top w:val="none" w:sz="0" w:space="0" w:color="auto"/>
                                                                                <w:left w:val="none" w:sz="0" w:space="0" w:color="auto"/>
                                                                                <w:bottom w:val="none" w:sz="0" w:space="0" w:color="auto"/>
                                                                                <w:right w:val="none" w:sz="0" w:space="0" w:color="auto"/>
                                                                              </w:divBdr>
                                                                              <w:divsChild>
                                                                                <w:div w:id="1167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622">
                                                                          <w:marLeft w:val="135"/>
                                                                          <w:marRight w:val="135"/>
                                                                          <w:marTop w:val="0"/>
                                                                          <w:marBottom w:val="135"/>
                                                                          <w:divBdr>
                                                                            <w:top w:val="none" w:sz="0" w:space="0" w:color="auto"/>
                                                                            <w:left w:val="none" w:sz="0" w:space="0" w:color="auto"/>
                                                                            <w:bottom w:val="none" w:sz="0" w:space="0" w:color="auto"/>
                                                                            <w:right w:val="none" w:sz="0" w:space="0" w:color="auto"/>
                                                                          </w:divBdr>
                                                                          <w:divsChild>
                                                                            <w:div w:id="403645297">
                                                                              <w:marLeft w:val="0"/>
                                                                              <w:marRight w:val="0"/>
                                                                              <w:marTop w:val="0"/>
                                                                              <w:marBottom w:val="0"/>
                                                                              <w:divBdr>
                                                                                <w:top w:val="none" w:sz="0" w:space="0" w:color="auto"/>
                                                                                <w:left w:val="none" w:sz="0" w:space="0" w:color="auto"/>
                                                                                <w:bottom w:val="none" w:sz="0" w:space="0" w:color="auto"/>
                                                                                <w:right w:val="none" w:sz="0" w:space="0" w:color="auto"/>
                                                                              </w:divBdr>
                                                                              <w:divsChild>
                                                                                <w:div w:id="9467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4555">
                                                                      <w:marLeft w:val="0"/>
                                                                      <w:marRight w:val="0"/>
                                                                      <w:marTop w:val="0"/>
                                                                      <w:marBottom w:val="0"/>
                                                                      <w:divBdr>
                                                                        <w:top w:val="none" w:sz="0" w:space="0" w:color="auto"/>
                                                                        <w:left w:val="none" w:sz="0" w:space="0" w:color="auto"/>
                                                                        <w:bottom w:val="none" w:sz="0" w:space="0" w:color="auto"/>
                                                                        <w:right w:val="none" w:sz="0" w:space="0" w:color="auto"/>
                                                                      </w:divBdr>
                                                                      <w:divsChild>
                                                                        <w:div w:id="220945649">
                                                                          <w:marLeft w:val="0"/>
                                                                          <w:marRight w:val="0"/>
                                                                          <w:marTop w:val="0"/>
                                                                          <w:marBottom w:val="0"/>
                                                                          <w:divBdr>
                                                                            <w:top w:val="none" w:sz="0" w:space="0" w:color="auto"/>
                                                                            <w:left w:val="none" w:sz="0" w:space="0" w:color="auto"/>
                                                                            <w:bottom w:val="none" w:sz="0" w:space="0" w:color="auto"/>
                                                                            <w:right w:val="none" w:sz="0" w:space="0" w:color="auto"/>
                                                                          </w:divBdr>
                                                                          <w:divsChild>
                                                                            <w:div w:id="899170232">
                                                                              <w:marLeft w:val="0"/>
                                                                              <w:marRight w:val="0"/>
                                                                              <w:marTop w:val="0"/>
                                                                              <w:marBottom w:val="0"/>
                                                                              <w:divBdr>
                                                                                <w:top w:val="none" w:sz="0" w:space="0" w:color="auto"/>
                                                                                <w:left w:val="none" w:sz="0" w:space="0" w:color="auto"/>
                                                                                <w:bottom w:val="none" w:sz="0" w:space="0" w:color="auto"/>
                                                                                <w:right w:val="none" w:sz="0" w:space="0" w:color="auto"/>
                                                                              </w:divBdr>
                                                                              <w:divsChild>
                                                                                <w:div w:id="346755898">
                                                                                  <w:marLeft w:val="105"/>
                                                                                  <w:marRight w:val="105"/>
                                                                                  <w:marTop w:val="75"/>
                                                                                  <w:marBottom w:val="75"/>
                                                                                  <w:divBdr>
                                                                                    <w:top w:val="none" w:sz="0" w:space="0" w:color="auto"/>
                                                                                    <w:left w:val="none" w:sz="0" w:space="0" w:color="auto"/>
                                                                                    <w:bottom w:val="none" w:sz="0" w:space="0" w:color="auto"/>
                                                                                    <w:right w:val="none" w:sz="0" w:space="0" w:color="auto"/>
                                                                                  </w:divBdr>
                                                                                  <w:divsChild>
                                                                                    <w:div w:id="1433818615">
                                                                                      <w:marLeft w:val="0"/>
                                                                                      <w:marRight w:val="0"/>
                                                                                      <w:marTop w:val="0"/>
                                                                                      <w:marBottom w:val="0"/>
                                                                                      <w:divBdr>
                                                                                        <w:top w:val="none" w:sz="0" w:space="0" w:color="auto"/>
                                                                                        <w:left w:val="none" w:sz="0" w:space="0" w:color="auto"/>
                                                                                        <w:bottom w:val="none" w:sz="0" w:space="0" w:color="auto"/>
                                                                                        <w:right w:val="none" w:sz="0" w:space="0" w:color="auto"/>
                                                                                      </w:divBdr>
                                                                                    </w:div>
                                                                                    <w:div w:id="599223291">
                                                                                      <w:marLeft w:val="0"/>
                                                                                      <w:marRight w:val="0"/>
                                                                                      <w:marTop w:val="0"/>
                                                                                      <w:marBottom w:val="0"/>
                                                                                      <w:divBdr>
                                                                                        <w:top w:val="none" w:sz="0" w:space="0" w:color="auto"/>
                                                                                        <w:left w:val="none" w:sz="0" w:space="0" w:color="auto"/>
                                                                                        <w:bottom w:val="none" w:sz="0" w:space="0" w:color="auto"/>
                                                                                        <w:right w:val="none" w:sz="0" w:space="0" w:color="auto"/>
                                                                                      </w:divBdr>
                                                                                      <w:divsChild>
                                                                                        <w:div w:id="1463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786396">
                                                          <w:marLeft w:val="0"/>
                                                          <w:marRight w:val="0"/>
                                                          <w:marTop w:val="0"/>
                                                          <w:marBottom w:val="0"/>
                                                          <w:divBdr>
                                                            <w:top w:val="none" w:sz="0" w:space="0" w:color="auto"/>
                                                            <w:left w:val="none" w:sz="0" w:space="0" w:color="auto"/>
                                                            <w:bottom w:val="none" w:sz="0" w:space="0" w:color="auto"/>
                                                            <w:right w:val="none" w:sz="0" w:space="0" w:color="auto"/>
                                                          </w:divBdr>
                                                          <w:divsChild>
                                                            <w:div w:id="731195741">
                                                              <w:marLeft w:val="0"/>
                                                              <w:marRight w:val="0"/>
                                                              <w:marTop w:val="0"/>
                                                              <w:marBottom w:val="0"/>
                                                              <w:divBdr>
                                                                <w:top w:val="none" w:sz="0" w:space="0" w:color="auto"/>
                                                                <w:left w:val="none" w:sz="0" w:space="0" w:color="auto"/>
                                                                <w:bottom w:val="none" w:sz="0" w:space="0" w:color="auto"/>
                                                                <w:right w:val="none" w:sz="0" w:space="0" w:color="auto"/>
                                                              </w:divBdr>
                                                              <w:divsChild>
                                                                <w:div w:id="532693872">
                                                                  <w:marLeft w:val="150"/>
                                                                  <w:marRight w:val="150"/>
                                                                  <w:marTop w:val="150"/>
                                                                  <w:marBottom w:val="150"/>
                                                                  <w:divBdr>
                                                                    <w:top w:val="none" w:sz="0" w:space="0" w:color="auto"/>
                                                                    <w:left w:val="none" w:sz="0" w:space="0" w:color="auto"/>
                                                                    <w:bottom w:val="none" w:sz="0" w:space="0" w:color="auto"/>
                                                                    <w:right w:val="none" w:sz="0" w:space="0" w:color="auto"/>
                                                                  </w:divBdr>
                                                                  <w:divsChild>
                                                                    <w:div w:id="103771651">
                                                                      <w:marLeft w:val="0"/>
                                                                      <w:marRight w:val="0"/>
                                                                      <w:marTop w:val="0"/>
                                                                      <w:marBottom w:val="0"/>
                                                                      <w:divBdr>
                                                                        <w:top w:val="none" w:sz="0" w:space="0" w:color="auto"/>
                                                                        <w:left w:val="none" w:sz="0" w:space="0" w:color="auto"/>
                                                                        <w:bottom w:val="none" w:sz="0" w:space="0" w:color="auto"/>
                                                                        <w:right w:val="none" w:sz="0" w:space="0" w:color="auto"/>
                                                                      </w:divBdr>
                                                                      <w:divsChild>
                                                                        <w:div w:id="1816801951">
                                                                          <w:marLeft w:val="0"/>
                                                                          <w:marRight w:val="0"/>
                                                                          <w:marTop w:val="0"/>
                                                                          <w:marBottom w:val="0"/>
                                                                          <w:divBdr>
                                                                            <w:top w:val="none" w:sz="0" w:space="0" w:color="auto"/>
                                                                            <w:left w:val="none" w:sz="0" w:space="0" w:color="auto"/>
                                                                            <w:bottom w:val="none" w:sz="0" w:space="0" w:color="auto"/>
                                                                            <w:right w:val="none" w:sz="0" w:space="0" w:color="auto"/>
                                                                          </w:divBdr>
                                                                          <w:divsChild>
                                                                            <w:div w:id="205332679">
                                                                              <w:marLeft w:val="150"/>
                                                                              <w:marRight w:val="150"/>
                                                                              <w:marTop w:val="15"/>
                                                                              <w:marBottom w:val="150"/>
                                                                              <w:divBdr>
                                                                                <w:top w:val="none" w:sz="0" w:space="0" w:color="auto"/>
                                                                                <w:left w:val="none" w:sz="0" w:space="0" w:color="auto"/>
                                                                                <w:bottom w:val="none" w:sz="0" w:space="0" w:color="auto"/>
                                                                                <w:right w:val="none" w:sz="0" w:space="0" w:color="auto"/>
                                                                              </w:divBdr>
                                                                              <w:divsChild>
                                                                                <w:div w:id="963345070">
                                                                                  <w:marLeft w:val="0"/>
                                                                                  <w:marRight w:val="0"/>
                                                                                  <w:marTop w:val="0"/>
                                                                                  <w:marBottom w:val="0"/>
                                                                                  <w:divBdr>
                                                                                    <w:top w:val="none" w:sz="0" w:space="0" w:color="auto"/>
                                                                                    <w:left w:val="none" w:sz="0" w:space="0" w:color="auto"/>
                                                                                    <w:bottom w:val="none" w:sz="0" w:space="0" w:color="auto"/>
                                                                                    <w:right w:val="none" w:sz="0" w:space="0" w:color="auto"/>
                                                                                  </w:divBdr>
                                                                                </w:div>
                                                                                <w:div w:id="141235041">
                                                                                  <w:marLeft w:val="0"/>
                                                                                  <w:marRight w:val="0"/>
                                                                                  <w:marTop w:val="525"/>
                                                                                  <w:marBottom w:val="0"/>
                                                                                  <w:divBdr>
                                                                                    <w:top w:val="none" w:sz="0" w:space="0" w:color="auto"/>
                                                                                    <w:left w:val="none" w:sz="0" w:space="0" w:color="auto"/>
                                                                                    <w:bottom w:val="none" w:sz="0" w:space="0" w:color="auto"/>
                                                                                    <w:right w:val="none" w:sz="0" w:space="0" w:color="auto"/>
                                                                                  </w:divBdr>
                                                                                </w:div>
                                                                              </w:divsChild>
                                                                            </w:div>
                                                                            <w:div w:id="1451314031">
                                                                              <w:marLeft w:val="150"/>
                                                                              <w:marRight w:val="150"/>
                                                                              <w:marTop w:val="15"/>
                                                                              <w:marBottom w:val="150"/>
                                                                              <w:divBdr>
                                                                                <w:top w:val="none" w:sz="0" w:space="0" w:color="auto"/>
                                                                                <w:left w:val="none" w:sz="0" w:space="0" w:color="auto"/>
                                                                                <w:bottom w:val="none" w:sz="0" w:space="0" w:color="auto"/>
                                                                                <w:right w:val="none" w:sz="0" w:space="0" w:color="auto"/>
                                                                              </w:divBdr>
                                                                              <w:divsChild>
                                                                                <w:div w:id="269313372">
                                                                                  <w:marLeft w:val="0"/>
                                                                                  <w:marRight w:val="0"/>
                                                                                  <w:marTop w:val="0"/>
                                                                                  <w:marBottom w:val="0"/>
                                                                                  <w:divBdr>
                                                                                    <w:top w:val="none" w:sz="0" w:space="0" w:color="auto"/>
                                                                                    <w:left w:val="none" w:sz="0" w:space="0" w:color="auto"/>
                                                                                    <w:bottom w:val="none" w:sz="0" w:space="0" w:color="auto"/>
                                                                                    <w:right w:val="none" w:sz="0" w:space="0" w:color="auto"/>
                                                                                  </w:divBdr>
                                                                                </w:div>
                                                                                <w:div w:id="380713280">
                                                                                  <w:marLeft w:val="0"/>
                                                                                  <w:marRight w:val="0"/>
                                                                                  <w:marTop w:val="525"/>
                                                                                  <w:marBottom w:val="0"/>
                                                                                  <w:divBdr>
                                                                                    <w:top w:val="none" w:sz="0" w:space="0" w:color="auto"/>
                                                                                    <w:left w:val="none" w:sz="0" w:space="0" w:color="auto"/>
                                                                                    <w:bottom w:val="none" w:sz="0" w:space="0" w:color="auto"/>
                                                                                    <w:right w:val="none" w:sz="0" w:space="0" w:color="auto"/>
                                                                                  </w:divBdr>
                                                                                </w:div>
                                                                              </w:divsChild>
                                                                            </w:div>
                                                                            <w:div w:id="963997794">
                                                                              <w:marLeft w:val="150"/>
                                                                              <w:marRight w:val="150"/>
                                                                              <w:marTop w:val="15"/>
                                                                              <w:marBottom w:val="150"/>
                                                                              <w:divBdr>
                                                                                <w:top w:val="none" w:sz="0" w:space="0" w:color="auto"/>
                                                                                <w:left w:val="none" w:sz="0" w:space="0" w:color="auto"/>
                                                                                <w:bottom w:val="none" w:sz="0" w:space="0" w:color="auto"/>
                                                                                <w:right w:val="none" w:sz="0" w:space="0" w:color="auto"/>
                                                                              </w:divBdr>
                                                                              <w:divsChild>
                                                                                <w:div w:id="222066816">
                                                                                  <w:marLeft w:val="0"/>
                                                                                  <w:marRight w:val="0"/>
                                                                                  <w:marTop w:val="0"/>
                                                                                  <w:marBottom w:val="0"/>
                                                                                  <w:divBdr>
                                                                                    <w:top w:val="none" w:sz="0" w:space="0" w:color="auto"/>
                                                                                    <w:left w:val="none" w:sz="0" w:space="0" w:color="auto"/>
                                                                                    <w:bottom w:val="none" w:sz="0" w:space="0" w:color="auto"/>
                                                                                    <w:right w:val="none" w:sz="0" w:space="0" w:color="auto"/>
                                                                                  </w:divBdr>
                                                                                </w:div>
                                                                                <w:div w:id="2024697959">
                                                                                  <w:marLeft w:val="0"/>
                                                                                  <w:marRight w:val="0"/>
                                                                                  <w:marTop w:val="525"/>
                                                                                  <w:marBottom w:val="0"/>
                                                                                  <w:divBdr>
                                                                                    <w:top w:val="none" w:sz="0" w:space="0" w:color="auto"/>
                                                                                    <w:left w:val="none" w:sz="0" w:space="0" w:color="auto"/>
                                                                                    <w:bottom w:val="none" w:sz="0" w:space="0" w:color="auto"/>
                                                                                    <w:right w:val="none" w:sz="0" w:space="0" w:color="auto"/>
                                                                                  </w:divBdr>
                                                                                </w:div>
                                                                              </w:divsChild>
                                                                            </w:div>
                                                                            <w:div w:id="1920208080">
                                                                              <w:marLeft w:val="150"/>
                                                                              <w:marRight w:val="150"/>
                                                                              <w:marTop w:val="15"/>
                                                                              <w:marBottom w:val="150"/>
                                                                              <w:divBdr>
                                                                                <w:top w:val="none" w:sz="0" w:space="0" w:color="auto"/>
                                                                                <w:left w:val="none" w:sz="0" w:space="0" w:color="auto"/>
                                                                                <w:bottom w:val="none" w:sz="0" w:space="0" w:color="auto"/>
                                                                                <w:right w:val="none" w:sz="0" w:space="0" w:color="auto"/>
                                                                              </w:divBdr>
                                                                              <w:divsChild>
                                                                                <w:div w:id="2105228328">
                                                                                  <w:marLeft w:val="0"/>
                                                                                  <w:marRight w:val="0"/>
                                                                                  <w:marTop w:val="0"/>
                                                                                  <w:marBottom w:val="0"/>
                                                                                  <w:divBdr>
                                                                                    <w:top w:val="none" w:sz="0" w:space="0" w:color="auto"/>
                                                                                    <w:left w:val="none" w:sz="0" w:space="0" w:color="auto"/>
                                                                                    <w:bottom w:val="none" w:sz="0" w:space="0" w:color="auto"/>
                                                                                    <w:right w:val="none" w:sz="0" w:space="0" w:color="auto"/>
                                                                                  </w:divBdr>
                                                                                </w:div>
                                                                                <w:div w:id="1906605885">
                                                                                  <w:marLeft w:val="0"/>
                                                                                  <w:marRight w:val="0"/>
                                                                                  <w:marTop w:val="525"/>
                                                                                  <w:marBottom w:val="0"/>
                                                                                  <w:divBdr>
                                                                                    <w:top w:val="none" w:sz="0" w:space="0" w:color="auto"/>
                                                                                    <w:left w:val="none" w:sz="0" w:space="0" w:color="auto"/>
                                                                                    <w:bottom w:val="none" w:sz="0" w:space="0" w:color="auto"/>
                                                                                    <w:right w:val="none" w:sz="0" w:space="0" w:color="auto"/>
                                                                                  </w:divBdr>
                                                                                </w:div>
                                                                              </w:divsChild>
                                                                            </w:div>
                                                                            <w:div w:id="1932858716">
                                                                              <w:marLeft w:val="135"/>
                                                                              <w:marRight w:val="135"/>
                                                                              <w:marTop w:val="0"/>
                                                                              <w:marBottom w:val="135"/>
                                                                              <w:divBdr>
                                                                                <w:top w:val="none" w:sz="0" w:space="0" w:color="auto"/>
                                                                                <w:left w:val="none" w:sz="0" w:space="0" w:color="auto"/>
                                                                                <w:bottom w:val="none" w:sz="0" w:space="0" w:color="auto"/>
                                                                                <w:right w:val="none" w:sz="0" w:space="0" w:color="auto"/>
                                                                              </w:divBdr>
                                                                              <w:divsChild>
                                                                                <w:div w:id="408237787">
                                                                                  <w:marLeft w:val="0"/>
                                                                                  <w:marRight w:val="0"/>
                                                                                  <w:marTop w:val="0"/>
                                                                                  <w:marBottom w:val="0"/>
                                                                                  <w:divBdr>
                                                                                    <w:top w:val="none" w:sz="0" w:space="0" w:color="auto"/>
                                                                                    <w:left w:val="none" w:sz="0" w:space="0" w:color="auto"/>
                                                                                    <w:bottom w:val="none" w:sz="0" w:space="0" w:color="auto"/>
                                                                                    <w:right w:val="none" w:sz="0" w:space="0" w:color="auto"/>
                                                                                  </w:divBdr>
                                                                                </w:div>
                                                                                <w:div w:id="29460680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786261">
                                                          <w:marLeft w:val="0"/>
                                                          <w:marRight w:val="0"/>
                                                          <w:marTop w:val="0"/>
                                                          <w:marBottom w:val="0"/>
                                                          <w:divBdr>
                                                            <w:top w:val="none" w:sz="0" w:space="0" w:color="auto"/>
                                                            <w:left w:val="none" w:sz="0" w:space="0" w:color="auto"/>
                                                            <w:bottom w:val="none" w:sz="0" w:space="0" w:color="auto"/>
                                                            <w:right w:val="none" w:sz="0" w:space="0" w:color="auto"/>
                                                          </w:divBdr>
                                                          <w:divsChild>
                                                            <w:div w:id="1688292455">
                                                              <w:marLeft w:val="0"/>
                                                              <w:marRight w:val="0"/>
                                                              <w:marTop w:val="0"/>
                                                              <w:marBottom w:val="0"/>
                                                              <w:divBdr>
                                                                <w:top w:val="none" w:sz="0" w:space="0" w:color="auto"/>
                                                                <w:left w:val="none" w:sz="0" w:space="0" w:color="auto"/>
                                                                <w:bottom w:val="none" w:sz="0" w:space="0" w:color="auto"/>
                                                                <w:right w:val="none" w:sz="0" w:space="0" w:color="auto"/>
                                                              </w:divBdr>
                                                              <w:divsChild>
                                                                <w:div w:id="2119251891">
                                                                  <w:marLeft w:val="150"/>
                                                                  <w:marRight w:val="150"/>
                                                                  <w:marTop w:val="150"/>
                                                                  <w:marBottom w:val="150"/>
                                                                  <w:divBdr>
                                                                    <w:top w:val="none" w:sz="0" w:space="0" w:color="auto"/>
                                                                    <w:left w:val="none" w:sz="0" w:space="0" w:color="auto"/>
                                                                    <w:bottom w:val="none" w:sz="0" w:space="0" w:color="auto"/>
                                                                    <w:right w:val="none" w:sz="0" w:space="0" w:color="auto"/>
                                                                  </w:divBdr>
                                                                  <w:divsChild>
                                                                    <w:div w:id="811023457">
                                                                      <w:marLeft w:val="0"/>
                                                                      <w:marRight w:val="0"/>
                                                                      <w:marTop w:val="0"/>
                                                                      <w:marBottom w:val="0"/>
                                                                      <w:divBdr>
                                                                        <w:top w:val="none" w:sz="0" w:space="0" w:color="auto"/>
                                                                        <w:left w:val="none" w:sz="0" w:space="0" w:color="auto"/>
                                                                        <w:bottom w:val="none" w:sz="0" w:space="0" w:color="auto"/>
                                                                        <w:right w:val="none" w:sz="0" w:space="0" w:color="auto"/>
                                                                      </w:divBdr>
                                                                      <w:divsChild>
                                                                        <w:div w:id="368576547">
                                                                          <w:marLeft w:val="0"/>
                                                                          <w:marRight w:val="0"/>
                                                                          <w:marTop w:val="0"/>
                                                                          <w:marBottom w:val="0"/>
                                                                          <w:divBdr>
                                                                            <w:top w:val="none" w:sz="0" w:space="0" w:color="auto"/>
                                                                            <w:left w:val="none" w:sz="0" w:space="0" w:color="auto"/>
                                                                            <w:bottom w:val="none" w:sz="0" w:space="0" w:color="auto"/>
                                                                            <w:right w:val="none" w:sz="0" w:space="0" w:color="auto"/>
                                                                          </w:divBdr>
                                                                          <w:divsChild>
                                                                            <w:div w:id="2076736408">
                                                                              <w:marLeft w:val="150"/>
                                                                              <w:marRight w:val="150"/>
                                                                              <w:marTop w:val="15"/>
                                                                              <w:marBottom w:val="150"/>
                                                                              <w:divBdr>
                                                                                <w:top w:val="none" w:sz="0" w:space="0" w:color="auto"/>
                                                                                <w:left w:val="none" w:sz="0" w:space="0" w:color="auto"/>
                                                                                <w:bottom w:val="none" w:sz="0" w:space="0" w:color="auto"/>
                                                                                <w:right w:val="none" w:sz="0" w:space="0" w:color="auto"/>
                                                                              </w:divBdr>
                                                                              <w:divsChild>
                                                                                <w:div w:id="832837542">
                                                                                  <w:marLeft w:val="0"/>
                                                                                  <w:marRight w:val="0"/>
                                                                                  <w:marTop w:val="0"/>
                                                                                  <w:marBottom w:val="0"/>
                                                                                  <w:divBdr>
                                                                                    <w:top w:val="none" w:sz="0" w:space="0" w:color="auto"/>
                                                                                    <w:left w:val="none" w:sz="0" w:space="0" w:color="auto"/>
                                                                                    <w:bottom w:val="none" w:sz="0" w:space="0" w:color="auto"/>
                                                                                    <w:right w:val="none" w:sz="0" w:space="0" w:color="auto"/>
                                                                                  </w:divBdr>
                                                                                </w:div>
                                                                                <w:div w:id="1533574169">
                                                                                  <w:marLeft w:val="0"/>
                                                                                  <w:marRight w:val="0"/>
                                                                                  <w:marTop w:val="525"/>
                                                                                  <w:marBottom w:val="0"/>
                                                                                  <w:divBdr>
                                                                                    <w:top w:val="none" w:sz="0" w:space="0" w:color="auto"/>
                                                                                    <w:left w:val="none" w:sz="0" w:space="0" w:color="auto"/>
                                                                                    <w:bottom w:val="none" w:sz="0" w:space="0" w:color="auto"/>
                                                                                    <w:right w:val="none" w:sz="0" w:space="0" w:color="auto"/>
                                                                                  </w:divBdr>
                                                                                </w:div>
                                                                              </w:divsChild>
                                                                            </w:div>
                                                                            <w:div w:id="559750463">
                                                                              <w:marLeft w:val="135"/>
                                                                              <w:marRight w:val="135"/>
                                                                              <w:marTop w:val="0"/>
                                                                              <w:marBottom w:val="135"/>
                                                                              <w:divBdr>
                                                                                <w:top w:val="none" w:sz="0" w:space="0" w:color="auto"/>
                                                                                <w:left w:val="none" w:sz="0" w:space="0" w:color="auto"/>
                                                                                <w:bottom w:val="none" w:sz="0" w:space="0" w:color="auto"/>
                                                                                <w:right w:val="none" w:sz="0" w:space="0" w:color="auto"/>
                                                                              </w:divBdr>
                                                                              <w:divsChild>
                                                                                <w:div w:id="748576716">
                                                                                  <w:marLeft w:val="0"/>
                                                                                  <w:marRight w:val="0"/>
                                                                                  <w:marTop w:val="0"/>
                                                                                  <w:marBottom w:val="0"/>
                                                                                  <w:divBdr>
                                                                                    <w:top w:val="none" w:sz="0" w:space="0" w:color="auto"/>
                                                                                    <w:left w:val="none" w:sz="0" w:space="0" w:color="auto"/>
                                                                                    <w:bottom w:val="none" w:sz="0" w:space="0" w:color="auto"/>
                                                                                    <w:right w:val="none" w:sz="0" w:space="0" w:color="auto"/>
                                                                                  </w:divBdr>
                                                                                </w:div>
                                                                                <w:div w:id="92996627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718221">
                                                          <w:marLeft w:val="0"/>
                                                          <w:marRight w:val="0"/>
                                                          <w:marTop w:val="0"/>
                                                          <w:marBottom w:val="0"/>
                                                          <w:divBdr>
                                                            <w:top w:val="none" w:sz="0" w:space="0" w:color="auto"/>
                                                            <w:left w:val="none" w:sz="0" w:space="0" w:color="auto"/>
                                                            <w:bottom w:val="none" w:sz="0" w:space="0" w:color="auto"/>
                                                            <w:right w:val="none" w:sz="0" w:space="0" w:color="auto"/>
                                                          </w:divBdr>
                                                          <w:divsChild>
                                                            <w:div w:id="1121727932">
                                                              <w:marLeft w:val="0"/>
                                                              <w:marRight w:val="0"/>
                                                              <w:marTop w:val="0"/>
                                                              <w:marBottom w:val="0"/>
                                                              <w:divBdr>
                                                                <w:top w:val="none" w:sz="0" w:space="0" w:color="auto"/>
                                                                <w:left w:val="none" w:sz="0" w:space="0" w:color="auto"/>
                                                                <w:bottom w:val="none" w:sz="0" w:space="0" w:color="auto"/>
                                                                <w:right w:val="none" w:sz="0" w:space="0" w:color="auto"/>
                                                              </w:divBdr>
                                                              <w:divsChild>
                                                                <w:div w:id="142818200">
                                                                  <w:marLeft w:val="150"/>
                                                                  <w:marRight w:val="150"/>
                                                                  <w:marTop w:val="150"/>
                                                                  <w:marBottom w:val="150"/>
                                                                  <w:divBdr>
                                                                    <w:top w:val="none" w:sz="0" w:space="0" w:color="auto"/>
                                                                    <w:left w:val="none" w:sz="0" w:space="0" w:color="auto"/>
                                                                    <w:bottom w:val="none" w:sz="0" w:space="0" w:color="auto"/>
                                                                    <w:right w:val="none" w:sz="0" w:space="0" w:color="auto"/>
                                                                  </w:divBdr>
                                                                  <w:divsChild>
                                                                    <w:div w:id="96484423">
                                                                      <w:marLeft w:val="0"/>
                                                                      <w:marRight w:val="0"/>
                                                                      <w:marTop w:val="0"/>
                                                                      <w:marBottom w:val="0"/>
                                                                      <w:divBdr>
                                                                        <w:top w:val="none" w:sz="0" w:space="0" w:color="auto"/>
                                                                        <w:left w:val="none" w:sz="0" w:space="0" w:color="auto"/>
                                                                        <w:bottom w:val="none" w:sz="0" w:space="0" w:color="auto"/>
                                                                        <w:right w:val="none" w:sz="0" w:space="0" w:color="auto"/>
                                                                      </w:divBdr>
                                                                      <w:divsChild>
                                                                        <w:div w:id="510032214">
                                                                          <w:marLeft w:val="0"/>
                                                                          <w:marRight w:val="0"/>
                                                                          <w:marTop w:val="0"/>
                                                                          <w:marBottom w:val="0"/>
                                                                          <w:divBdr>
                                                                            <w:top w:val="none" w:sz="0" w:space="0" w:color="auto"/>
                                                                            <w:left w:val="none" w:sz="0" w:space="0" w:color="auto"/>
                                                                            <w:bottom w:val="none" w:sz="0" w:space="0" w:color="auto"/>
                                                                            <w:right w:val="none" w:sz="0" w:space="0" w:color="auto"/>
                                                                          </w:divBdr>
                                                                          <w:divsChild>
                                                                            <w:div w:id="1139954412">
                                                                              <w:marLeft w:val="150"/>
                                                                              <w:marRight w:val="150"/>
                                                                              <w:marTop w:val="15"/>
                                                                              <w:marBottom w:val="150"/>
                                                                              <w:divBdr>
                                                                                <w:top w:val="none" w:sz="0" w:space="0" w:color="auto"/>
                                                                                <w:left w:val="none" w:sz="0" w:space="0" w:color="auto"/>
                                                                                <w:bottom w:val="none" w:sz="0" w:space="0" w:color="auto"/>
                                                                                <w:right w:val="none" w:sz="0" w:space="0" w:color="auto"/>
                                                                              </w:divBdr>
                                                                              <w:divsChild>
                                                                                <w:div w:id="1363022088">
                                                                                  <w:marLeft w:val="0"/>
                                                                                  <w:marRight w:val="0"/>
                                                                                  <w:marTop w:val="0"/>
                                                                                  <w:marBottom w:val="0"/>
                                                                                  <w:divBdr>
                                                                                    <w:top w:val="none" w:sz="0" w:space="0" w:color="auto"/>
                                                                                    <w:left w:val="none" w:sz="0" w:space="0" w:color="auto"/>
                                                                                    <w:bottom w:val="none" w:sz="0" w:space="0" w:color="auto"/>
                                                                                    <w:right w:val="none" w:sz="0" w:space="0" w:color="auto"/>
                                                                                  </w:divBdr>
                                                                                </w:div>
                                                                                <w:div w:id="2029789755">
                                                                                  <w:marLeft w:val="0"/>
                                                                                  <w:marRight w:val="0"/>
                                                                                  <w:marTop w:val="525"/>
                                                                                  <w:marBottom w:val="0"/>
                                                                                  <w:divBdr>
                                                                                    <w:top w:val="none" w:sz="0" w:space="0" w:color="auto"/>
                                                                                    <w:left w:val="none" w:sz="0" w:space="0" w:color="auto"/>
                                                                                    <w:bottom w:val="none" w:sz="0" w:space="0" w:color="auto"/>
                                                                                    <w:right w:val="none" w:sz="0" w:space="0" w:color="auto"/>
                                                                                  </w:divBdr>
                                                                                </w:div>
                                                                              </w:divsChild>
                                                                            </w:div>
                                                                            <w:div w:id="1914897053">
                                                                              <w:marLeft w:val="150"/>
                                                                              <w:marRight w:val="150"/>
                                                                              <w:marTop w:val="15"/>
                                                                              <w:marBottom w:val="150"/>
                                                                              <w:divBdr>
                                                                                <w:top w:val="none" w:sz="0" w:space="0" w:color="auto"/>
                                                                                <w:left w:val="none" w:sz="0" w:space="0" w:color="auto"/>
                                                                                <w:bottom w:val="none" w:sz="0" w:space="0" w:color="auto"/>
                                                                                <w:right w:val="none" w:sz="0" w:space="0" w:color="auto"/>
                                                                              </w:divBdr>
                                                                              <w:divsChild>
                                                                                <w:div w:id="1336567964">
                                                                                  <w:marLeft w:val="0"/>
                                                                                  <w:marRight w:val="0"/>
                                                                                  <w:marTop w:val="0"/>
                                                                                  <w:marBottom w:val="0"/>
                                                                                  <w:divBdr>
                                                                                    <w:top w:val="none" w:sz="0" w:space="0" w:color="auto"/>
                                                                                    <w:left w:val="none" w:sz="0" w:space="0" w:color="auto"/>
                                                                                    <w:bottom w:val="none" w:sz="0" w:space="0" w:color="auto"/>
                                                                                    <w:right w:val="none" w:sz="0" w:space="0" w:color="auto"/>
                                                                                  </w:divBdr>
                                                                                </w:div>
                                                                                <w:div w:id="1316688490">
                                                                                  <w:marLeft w:val="0"/>
                                                                                  <w:marRight w:val="0"/>
                                                                                  <w:marTop w:val="525"/>
                                                                                  <w:marBottom w:val="0"/>
                                                                                  <w:divBdr>
                                                                                    <w:top w:val="none" w:sz="0" w:space="0" w:color="auto"/>
                                                                                    <w:left w:val="none" w:sz="0" w:space="0" w:color="auto"/>
                                                                                    <w:bottom w:val="none" w:sz="0" w:space="0" w:color="auto"/>
                                                                                    <w:right w:val="none" w:sz="0" w:space="0" w:color="auto"/>
                                                                                  </w:divBdr>
                                                                                </w:div>
                                                                              </w:divsChild>
                                                                            </w:div>
                                                                            <w:div w:id="1098990741">
                                                                              <w:marLeft w:val="135"/>
                                                                              <w:marRight w:val="135"/>
                                                                              <w:marTop w:val="0"/>
                                                                              <w:marBottom w:val="135"/>
                                                                              <w:divBdr>
                                                                                <w:top w:val="none" w:sz="0" w:space="0" w:color="auto"/>
                                                                                <w:left w:val="none" w:sz="0" w:space="0" w:color="auto"/>
                                                                                <w:bottom w:val="none" w:sz="0" w:space="0" w:color="auto"/>
                                                                                <w:right w:val="none" w:sz="0" w:space="0" w:color="auto"/>
                                                                              </w:divBdr>
                                                                              <w:divsChild>
                                                                                <w:div w:id="1154683879">
                                                                                  <w:marLeft w:val="0"/>
                                                                                  <w:marRight w:val="0"/>
                                                                                  <w:marTop w:val="0"/>
                                                                                  <w:marBottom w:val="0"/>
                                                                                  <w:divBdr>
                                                                                    <w:top w:val="none" w:sz="0" w:space="0" w:color="auto"/>
                                                                                    <w:left w:val="none" w:sz="0" w:space="0" w:color="auto"/>
                                                                                    <w:bottom w:val="none" w:sz="0" w:space="0" w:color="auto"/>
                                                                                    <w:right w:val="none" w:sz="0" w:space="0" w:color="auto"/>
                                                                                  </w:divBdr>
                                                                                </w:div>
                                                                                <w:div w:id="1920496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351740">
                                                          <w:marLeft w:val="0"/>
                                                          <w:marRight w:val="0"/>
                                                          <w:marTop w:val="0"/>
                                                          <w:marBottom w:val="0"/>
                                                          <w:divBdr>
                                                            <w:top w:val="none" w:sz="0" w:space="0" w:color="auto"/>
                                                            <w:left w:val="none" w:sz="0" w:space="0" w:color="auto"/>
                                                            <w:bottom w:val="none" w:sz="0" w:space="0" w:color="auto"/>
                                                            <w:right w:val="none" w:sz="0" w:space="0" w:color="auto"/>
                                                          </w:divBdr>
                                                          <w:divsChild>
                                                            <w:div w:id="2047023404">
                                                              <w:marLeft w:val="0"/>
                                                              <w:marRight w:val="0"/>
                                                              <w:marTop w:val="0"/>
                                                              <w:marBottom w:val="0"/>
                                                              <w:divBdr>
                                                                <w:top w:val="none" w:sz="0" w:space="0" w:color="auto"/>
                                                                <w:left w:val="none" w:sz="0" w:space="0" w:color="auto"/>
                                                                <w:bottom w:val="none" w:sz="0" w:space="0" w:color="auto"/>
                                                                <w:right w:val="none" w:sz="0" w:space="0" w:color="auto"/>
                                                              </w:divBdr>
                                                              <w:divsChild>
                                                                <w:div w:id="2111854635">
                                                                  <w:marLeft w:val="150"/>
                                                                  <w:marRight w:val="150"/>
                                                                  <w:marTop w:val="150"/>
                                                                  <w:marBottom w:val="150"/>
                                                                  <w:divBdr>
                                                                    <w:top w:val="none" w:sz="0" w:space="0" w:color="auto"/>
                                                                    <w:left w:val="none" w:sz="0" w:space="0" w:color="auto"/>
                                                                    <w:bottom w:val="none" w:sz="0" w:space="0" w:color="auto"/>
                                                                    <w:right w:val="none" w:sz="0" w:space="0" w:color="auto"/>
                                                                  </w:divBdr>
                                                                  <w:divsChild>
                                                                    <w:div w:id="13366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6042">
                                                          <w:marLeft w:val="0"/>
                                                          <w:marRight w:val="0"/>
                                                          <w:marTop w:val="0"/>
                                                          <w:marBottom w:val="0"/>
                                                          <w:divBdr>
                                                            <w:top w:val="none" w:sz="0" w:space="0" w:color="auto"/>
                                                            <w:left w:val="none" w:sz="0" w:space="0" w:color="auto"/>
                                                            <w:bottom w:val="none" w:sz="0" w:space="0" w:color="auto"/>
                                                            <w:right w:val="none" w:sz="0" w:space="0" w:color="auto"/>
                                                          </w:divBdr>
                                                          <w:divsChild>
                                                            <w:div w:id="2125225610">
                                                              <w:marLeft w:val="0"/>
                                                              <w:marRight w:val="0"/>
                                                              <w:marTop w:val="0"/>
                                                              <w:marBottom w:val="0"/>
                                                              <w:divBdr>
                                                                <w:top w:val="none" w:sz="0" w:space="0" w:color="auto"/>
                                                                <w:left w:val="none" w:sz="0" w:space="0" w:color="auto"/>
                                                                <w:bottom w:val="none" w:sz="0" w:space="0" w:color="auto"/>
                                                                <w:right w:val="none" w:sz="0" w:space="0" w:color="auto"/>
                                                              </w:divBdr>
                                                              <w:divsChild>
                                                                <w:div w:id="1115444510">
                                                                  <w:marLeft w:val="150"/>
                                                                  <w:marRight w:val="150"/>
                                                                  <w:marTop w:val="150"/>
                                                                  <w:marBottom w:val="150"/>
                                                                  <w:divBdr>
                                                                    <w:top w:val="none" w:sz="0" w:space="0" w:color="auto"/>
                                                                    <w:left w:val="none" w:sz="0" w:space="0" w:color="auto"/>
                                                                    <w:bottom w:val="none" w:sz="0" w:space="0" w:color="auto"/>
                                                                    <w:right w:val="none" w:sz="0" w:space="0" w:color="auto"/>
                                                                  </w:divBdr>
                                                                  <w:divsChild>
                                                                    <w:div w:id="860511397">
                                                                      <w:marLeft w:val="0"/>
                                                                      <w:marRight w:val="0"/>
                                                                      <w:marTop w:val="0"/>
                                                                      <w:marBottom w:val="0"/>
                                                                      <w:divBdr>
                                                                        <w:top w:val="none" w:sz="0" w:space="0" w:color="auto"/>
                                                                        <w:left w:val="none" w:sz="0" w:space="0" w:color="auto"/>
                                                                        <w:bottom w:val="none" w:sz="0" w:space="0" w:color="auto"/>
                                                                        <w:right w:val="none" w:sz="0" w:space="0" w:color="auto"/>
                                                                      </w:divBdr>
                                                                      <w:divsChild>
                                                                        <w:div w:id="2044162154">
                                                                          <w:marLeft w:val="0"/>
                                                                          <w:marRight w:val="0"/>
                                                                          <w:marTop w:val="0"/>
                                                                          <w:marBottom w:val="0"/>
                                                                          <w:divBdr>
                                                                            <w:top w:val="none" w:sz="0" w:space="0" w:color="auto"/>
                                                                            <w:left w:val="none" w:sz="0" w:space="0" w:color="auto"/>
                                                                            <w:bottom w:val="none" w:sz="0" w:space="0" w:color="auto"/>
                                                                            <w:right w:val="none" w:sz="0" w:space="0" w:color="auto"/>
                                                                          </w:divBdr>
                                                                          <w:divsChild>
                                                                            <w:div w:id="1870530011">
                                                                              <w:marLeft w:val="150"/>
                                                                              <w:marRight w:val="150"/>
                                                                              <w:marTop w:val="15"/>
                                                                              <w:marBottom w:val="150"/>
                                                                              <w:divBdr>
                                                                                <w:top w:val="none" w:sz="0" w:space="0" w:color="auto"/>
                                                                                <w:left w:val="none" w:sz="0" w:space="0" w:color="auto"/>
                                                                                <w:bottom w:val="none" w:sz="0" w:space="0" w:color="auto"/>
                                                                                <w:right w:val="none" w:sz="0" w:space="0" w:color="auto"/>
                                                                              </w:divBdr>
                                                                              <w:divsChild>
                                                                                <w:div w:id="558856837">
                                                                                  <w:marLeft w:val="0"/>
                                                                                  <w:marRight w:val="0"/>
                                                                                  <w:marTop w:val="0"/>
                                                                                  <w:marBottom w:val="0"/>
                                                                                  <w:divBdr>
                                                                                    <w:top w:val="none" w:sz="0" w:space="0" w:color="auto"/>
                                                                                    <w:left w:val="none" w:sz="0" w:space="0" w:color="auto"/>
                                                                                    <w:bottom w:val="none" w:sz="0" w:space="0" w:color="auto"/>
                                                                                    <w:right w:val="none" w:sz="0" w:space="0" w:color="auto"/>
                                                                                  </w:divBdr>
                                                                                  <w:divsChild>
                                                                                    <w:div w:id="2129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646">
                                                                              <w:marLeft w:val="150"/>
                                                                              <w:marRight w:val="150"/>
                                                                              <w:marTop w:val="15"/>
                                                                              <w:marBottom w:val="150"/>
                                                                              <w:divBdr>
                                                                                <w:top w:val="none" w:sz="0" w:space="0" w:color="auto"/>
                                                                                <w:left w:val="none" w:sz="0" w:space="0" w:color="auto"/>
                                                                                <w:bottom w:val="none" w:sz="0" w:space="0" w:color="auto"/>
                                                                                <w:right w:val="none" w:sz="0" w:space="0" w:color="auto"/>
                                                                              </w:divBdr>
                                                                              <w:divsChild>
                                                                                <w:div w:id="1623536276">
                                                                                  <w:marLeft w:val="0"/>
                                                                                  <w:marRight w:val="0"/>
                                                                                  <w:marTop w:val="0"/>
                                                                                  <w:marBottom w:val="0"/>
                                                                                  <w:divBdr>
                                                                                    <w:top w:val="none" w:sz="0" w:space="0" w:color="auto"/>
                                                                                    <w:left w:val="none" w:sz="0" w:space="0" w:color="auto"/>
                                                                                    <w:bottom w:val="none" w:sz="0" w:space="0" w:color="auto"/>
                                                                                    <w:right w:val="none" w:sz="0" w:space="0" w:color="auto"/>
                                                                                  </w:divBdr>
                                                                                  <w:divsChild>
                                                                                    <w:div w:id="4572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18">
                                                                              <w:marLeft w:val="135"/>
                                                                              <w:marRight w:val="135"/>
                                                                              <w:marTop w:val="0"/>
                                                                              <w:marBottom w:val="135"/>
                                                                              <w:divBdr>
                                                                                <w:top w:val="none" w:sz="0" w:space="0" w:color="auto"/>
                                                                                <w:left w:val="none" w:sz="0" w:space="0" w:color="auto"/>
                                                                                <w:bottom w:val="none" w:sz="0" w:space="0" w:color="auto"/>
                                                                                <w:right w:val="none" w:sz="0" w:space="0" w:color="auto"/>
                                                                              </w:divBdr>
                                                                              <w:divsChild>
                                                                                <w:div w:id="694772578">
                                                                                  <w:marLeft w:val="0"/>
                                                                                  <w:marRight w:val="0"/>
                                                                                  <w:marTop w:val="0"/>
                                                                                  <w:marBottom w:val="0"/>
                                                                                  <w:divBdr>
                                                                                    <w:top w:val="none" w:sz="0" w:space="0" w:color="auto"/>
                                                                                    <w:left w:val="none" w:sz="0" w:space="0" w:color="auto"/>
                                                                                    <w:bottom w:val="none" w:sz="0" w:space="0" w:color="auto"/>
                                                                                    <w:right w:val="none" w:sz="0" w:space="0" w:color="auto"/>
                                                                                  </w:divBdr>
                                                                                  <w:divsChild>
                                                                                    <w:div w:id="15875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7213">
                                                                          <w:marLeft w:val="0"/>
                                                                          <w:marRight w:val="0"/>
                                                                          <w:marTop w:val="0"/>
                                                                          <w:marBottom w:val="0"/>
                                                                          <w:divBdr>
                                                                            <w:top w:val="none" w:sz="0" w:space="0" w:color="auto"/>
                                                                            <w:left w:val="none" w:sz="0" w:space="0" w:color="auto"/>
                                                                            <w:bottom w:val="none" w:sz="0" w:space="0" w:color="auto"/>
                                                                            <w:right w:val="none" w:sz="0" w:space="0" w:color="auto"/>
                                                                          </w:divBdr>
                                                                          <w:divsChild>
                                                                            <w:div w:id="1861896457">
                                                                              <w:marLeft w:val="0"/>
                                                                              <w:marRight w:val="0"/>
                                                                              <w:marTop w:val="0"/>
                                                                              <w:marBottom w:val="0"/>
                                                                              <w:divBdr>
                                                                                <w:top w:val="none" w:sz="0" w:space="0" w:color="auto"/>
                                                                                <w:left w:val="none" w:sz="0" w:space="0" w:color="auto"/>
                                                                                <w:bottom w:val="none" w:sz="0" w:space="0" w:color="auto"/>
                                                                                <w:right w:val="none" w:sz="0" w:space="0" w:color="auto"/>
                                                                              </w:divBdr>
                                                                              <w:divsChild>
                                                                                <w:div w:id="1544756459">
                                                                                  <w:marLeft w:val="0"/>
                                                                                  <w:marRight w:val="0"/>
                                                                                  <w:marTop w:val="0"/>
                                                                                  <w:marBottom w:val="0"/>
                                                                                  <w:divBdr>
                                                                                    <w:top w:val="none" w:sz="0" w:space="0" w:color="auto"/>
                                                                                    <w:left w:val="none" w:sz="0" w:space="0" w:color="auto"/>
                                                                                    <w:bottom w:val="none" w:sz="0" w:space="0" w:color="auto"/>
                                                                                    <w:right w:val="none" w:sz="0" w:space="0" w:color="auto"/>
                                                                                  </w:divBdr>
                                                                                  <w:divsChild>
                                                                                    <w:div w:id="11421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425341">
                                                          <w:marLeft w:val="0"/>
                                                          <w:marRight w:val="0"/>
                                                          <w:marTop w:val="0"/>
                                                          <w:marBottom w:val="0"/>
                                                          <w:divBdr>
                                                            <w:top w:val="none" w:sz="0" w:space="0" w:color="auto"/>
                                                            <w:left w:val="none" w:sz="0" w:space="0" w:color="auto"/>
                                                            <w:bottom w:val="none" w:sz="0" w:space="0" w:color="auto"/>
                                                            <w:right w:val="none" w:sz="0" w:space="0" w:color="auto"/>
                                                          </w:divBdr>
                                                          <w:divsChild>
                                                            <w:div w:id="1222670217">
                                                              <w:marLeft w:val="0"/>
                                                              <w:marRight w:val="0"/>
                                                              <w:marTop w:val="0"/>
                                                              <w:marBottom w:val="0"/>
                                                              <w:divBdr>
                                                                <w:top w:val="none" w:sz="0" w:space="0" w:color="auto"/>
                                                                <w:left w:val="none" w:sz="0" w:space="0" w:color="auto"/>
                                                                <w:bottom w:val="none" w:sz="0" w:space="0" w:color="auto"/>
                                                                <w:right w:val="none" w:sz="0" w:space="0" w:color="auto"/>
                                                              </w:divBdr>
                                                              <w:divsChild>
                                                                <w:div w:id="255142296">
                                                                  <w:marLeft w:val="150"/>
                                                                  <w:marRight w:val="150"/>
                                                                  <w:marTop w:val="150"/>
                                                                  <w:marBottom w:val="150"/>
                                                                  <w:divBdr>
                                                                    <w:top w:val="none" w:sz="0" w:space="0" w:color="auto"/>
                                                                    <w:left w:val="none" w:sz="0" w:space="0" w:color="auto"/>
                                                                    <w:bottom w:val="none" w:sz="0" w:space="0" w:color="auto"/>
                                                                    <w:right w:val="none" w:sz="0" w:space="0" w:color="auto"/>
                                                                  </w:divBdr>
                                                                  <w:divsChild>
                                                                    <w:div w:id="972783468">
                                                                      <w:marLeft w:val="0"/>
                                                                      <w:marRight w:val="0"/>
                                                                      <w:marTop w:val="0"/>
                                                                      <w:marBottom w:val="0"/>
                                                                      <w:divBdr>
                                                                        <w:top w:val="none" w:sz="0" w:space="0" w:color="auto"/>
                                                                        <w:left w:val="none" w:sz="0" w:space="0" w:color="auto"/>
                                                                        <w:bottom w:val="none" w:sz="0" w:space="0" w:color="auto"/>
                                                                        <w:right w:val="none" w:sz="0" w:space="0" w:color="auto"/>
                                                                      </w:divBdr>
                                                                      <w:divsChild>
                                                                        <w:div w:id="261258293">
                                                                          <w:marLeft w:val="0"/>
                                                                          <w:marRight w:val="0"/>
                                                                          <w:marTop w:val="0"/>
                                                                          <w:marBottom w:val="0"/>
                                                                          <w:divBdr>
                                                                            <w:top w:val="none" w:sz="0" w:space="0" w:color="auto"/>
                                                                            <w:left w:val="none" w:sz="0" w:space="0" w:color="auto"/>
                                                                            <w:bottom w:val="none" w:sz="0" w:space="0" w:color="auto"/>
                                                                            <w:right w:val="none" w:sz="0" w:space="0" w:color="auto"/>
                                                                          </w:divBdr>
                                                                          <w:divsChild>
                                                                            <w:div w:id="1529370679">
                                                                              <w:marLeft w:val="150"/>
                                                                              <w:marRight w:val="150"/>
                                                                              <w:marTop w:val="15"/>
                                                                              <w:marBottom w:val="150"/>
                                                                              <w:divBdr>
                                                                                <w:top w:val="none" w:sz="0" w:space="0" w:color="auto"/>
                                                                                <w:left w:val="none" w:sz="0" w:space="0" w:color="auto"/>
                                                                                <w:bottom w:val="none" w:sz="0" w:space="0" w:color="auto"/>
                                                                                <w:right w:val="none" w:sz="0" w:space="0" w:color="auto"/>
                                                                              </w:divBdr>
                                                                              <w:divsChild>
                                                                                <w:div w:id="1915969862">
                                                                                  <w:marLeft w:val="0"/>
                                                                                  <w:marRight w:val="0"/>
                                                                                  <w:marTop w:val="0"/>
                                                                                  <w:marBottom w:val="0"/>
                                                                                  <w:divBdr>
                                                                                    <w:top w:val="none" w:sz="0" w:space="0" w:color="auto"/>
                                                                                    <w:left w:val="none" w:sz="0" w:space="0" w:color="auto"/>
                                                                                    <w:bottom w:val="none" w:sz="0" w:space="0" w:color="auto"/>
                                                                                    <w:right w:val="none" w:sz="0" w:space="0" w:color="auto"/>
                                                                                  </w:divBdr>
                                                                                  <w:divsChild>
                                                                                    <w:div w:id="187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334">
                                                                              <w:marLeft w:val="150"/>
                                                                              <w:marRight w:val="150"/>
                                                                              <w:marTop w:val="15"/>
                                                                              <w:marBottom w:val="150"/>
                                                                              <w:divBdr>
                                                                                <w:top w:val="none" w:sz="0" w:space="0" w:color="auto"/>
                                                                                <w:left w:val="none" w:sz="0" w:space="0" w:color="auto"/>
                                                                                <w:bottom w:val="none" w:sz="0" w:space="0" w:color="auto"/>
                                                                                <w:right w:val="none" w:sz="0" w:space="0" w:color="auto"/>
                                                                              </w:divBdr>
                                                                              <w:divsChild>
                                                                                <w:div w:id="358287567">
                                                                                  <w:marLeft w:val="0"/>
                                                                                  <w:marRight w:val="0"/>
                                                                                  <w:marTop w:val="0"/>
                                                                                  <w:marBottom w:val="0"/>
                                                                                  <w:divBdr>
                                                                                    <w:top w:val="none" w:sz="0" w:space="0" w:color="auto"/>
                                                                                    <w:left w:val="none" w:sz="0" w:space="0" w:color="auto"/>
                                                                                    <w:bottom w:val="none" w:sz="0" w:space="0" w:color="auto"/>
                                                                                    <w:right w:val="none" w:sz="0" w:space="0" w:color="auto"/>
                                                                                  </w:divBdr>
                                                                                  <w:divsChild>
                                                                                    <w:div w:id="17446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680">
                                                                              <w:marLeft w:val="135"/>
                                                                              <w:marRight w:val="135"/>
                                                                              <w:marTop w:val="0"/>
                                                                              <w:marBottom w:val="135"/>
                                                                              <w:divBdr>
                                                                                <w:top w:val="none" w:sz="0" w:space="0" w:color="auto"/>
                                                                                <w:left w:val="none" w:sz="0" w:space="0" w:color="auto"/>
                                                                                <w:bottom w:val="none" w:sz="0" w:space="0" w:color="auto"/>
                                                                                <w:right w:val="none" w:sz="0" w:space="0" w:color="auto"/>
                                                                              </w:divBdr>
                                                                              <w:divsChild>
                                                                                <w:div w:id="1814177242">
                                                                                  <w:marLeft w:val="0"/>
                                                                                  <w:marRight w:val="0"/>
                                                                                  <w:marTop w:val="0"/>
                                                                                  <w:marBottom w:val="0"/>
                                                                                  <w:divBdr>
                                                                                    <w:top w:val="none" w:sz="0" w:space="0" w:color="auto"/>
                                                                                    <w:left w:val="none" w:sz="0" w:space="0" w:color="auto"/>
                                                                                    <w:bottom w:val="none" w:sz="0" w:space="0" w:color="auto"/>
                                                                                    <w:right w:val="none" w:sz="0" w:space="0" w:color="auto"/>
                                                                                  </w:divBdr>
                                                                                  <w:divsChild>
                                                                                    <w:div w:id="1289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7438">
                                                                          <w:marLeft w:val="0"/>
                                                                          <w:marRight w:val="0"/>
                                                                          <w:marTop w:val="0"/>
                                                                          <w:marBottom w:val="0"/>
                                                                          <w:divBdr>
                                                                            <w:top w:val="none" w:sz="0" w:space="0" w:color="auto"/>
                                                                            <w:left w:val="none" w:sz="0" w:space="0" w:color="auto"/>
                                                                            <w:bottom w:val="none" w:sz="0" w:space="0" w:color="auto"/>
                                                                            <w:right w:val="none" w:sz="0" w:space="0" w:color="auto"/>
                                                                          </w:divBdr>
                                                                          <w:divsChild>
                                                                            <w:div w:id="6567303">
                                                                              <w:marLeft w:val="0"/>
                                                                              <w:marRight w:val="0"/>
                                                                              <w:marTop w:val="0"/>
                                                                              <w:marBottom w:val="0"/>
                                                                              <w:divBdr>
                                                                                <w:top w:val="none" w:sz="0" w:space="0" w:color="auto"/>
                                                                                <w:left w:val="none" w:sz="0" w:space="0" w:color="auto"/>
                                                                                <w:bottom w:val="none" w:sz="0" w:space="0" w:color="auto"/>
                                                                                <w:right w:val="none" w:sz="0" w:space="0" w:color="auto"/>
                                                                              </w:divBdr>
                                                                              <w:divsChild>
                                                                                <w:div w:id="556354956">
                                                                                  <w:marLeft w:val="0"/>
                                                                                  <w:marRight w:val="0"/>
                                                                                  <w:marTop w:val="0"/>
                                                                                  <w:marBottom w:val="0"/>
                                                                                  <w:divBdr>
                                                                                    <w:top w:val="none" w:sz="0" w:space="0" w:color="auto"/>
                                                                                    <w:left w:val="none" w:sz="0" w:space="0" w:color="auto"/>
                                                                                    <w:bottom w:val="none" w:sz="0" w:space="0" w:color="auto"/>
                                                                                    <w:right w:val="none" w:sz="0" w:space="0" w:color="auto"/>
                                                                                  </w:divBdr>
                                                                                  <w:divsChild>
                                                                                    <w:div w:id="5666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7827">
                                                          <w:marLeft w:val="0"/>
                                                          <w:marRight w:val="0"/>
                                                          <w:marTop w:val="0"/>
                                                          <w:marBottom w:val="0"/>
                                                          <w:divBdr>
                                                            <w:top w:val="none" w:sz="0" w:space="0" w:color="auto"/>
                                                            <w:left w:val="none" w:sz="0" w:space="0" w:color="auto"/>
                                                            <w:bottom w:val="none" w:sz="0" w:space="0" w:color="auto"/>
                                                            <w:right w:val="none" w:sz="0" w:space="0" w:color="auto"/>
                                                          </w:divBdr>
                                                          <w:divsChild>
                                                            <w:div w:id="696738186">
                                                              <w:marLeft w:val="0"/>
                                                              <w:marRight w:val="0"/>
                                                              <w:marTop w:val="0"/>
                                                              <w:marBottom w:val="0"/>
                                                              <w:divBdr>
                                                                <w:top w:val="none" w:sz="0" w:space="0" w:color="auto"/>
                                                                <w:left w:val="none" w:sz="0" w:space="0" w:color="auto"/>
                                                                <w:bottom w:val="none" w:sz="0" w:space="0" w:color="auto"/>
                                                                <w:right w:val="none" w:sz="0" w:space="0" w:color="auto"/>
                                                              </w:divBdr>
                                                              <w:divsChild>
                                                                <w:div w:id="892077067">
                                                                  <w:marLeft w:val="150"/>
                                                                  <w:marRight w:val="150"/>
                                                                  <w:marTop w:val="150"/>
                                                                  <w:marBottom w:val="150"/>
                                                                  <w:divBdr>
                                                                    <w:top w:val="none" w:sz="0" w:space="0" w:color="auto"/>
                                                                    <w:left w:val="none" w:sz="0" w:space="0" w:color="auto"/>
                                                                    <w:bottom w:val="none" w:sz="0" w:space="0" w:color="auto"/>
                                                                    <w:right w:val="none" w:sz="0" w:space="0" w:color="auto"/>
                                                                  </w:divBdr>
                                                                  <w:divsChild>
                                                                    <w:div w:id="316806847">
                                                                      <w:marLeft w:val="0"/>
                                                                      <w:marRight w:val="0"/>
                                                                      <w:marTop w:val="0"/>
                                                                      <w:marBottom w:val="0"/>
                                                                      <w:divBdr>
                                                                        <w:top w:val="none" w:sz="0" w:space="0" w:color="auto"/>
                                                                        <w:left w:val="none" w:sz="0" w:space="0" w:color="auto"/>
                                                                        <w:bottom w:val="none" w:sz="0" w:space="0" w:color="auto"/>
                                                                        <w:right w:val="none" w:sz="0" w:space="0" w:color="auto"/>
                                                                      </w:divBdr>
                                                                      <w:divsChild>
                                                                        <w:div w:id="1815295768">
                                                                          <w:marLeft w:val="0"/>
                                                                          <w:marRight w:val="0"/>
                                                                          <w:marTop w:val="0"/>
                                                                          <w:marBottom w:val="0"/>
                                                                          <w:divBdr>
                                                                            <w:top w:val="none" w:sz="0" w:space="0" w:color="auto"/>
                                                                            <w:left w:val="none" w:sz="0" w:space="0" w:color="auto"/>
                                                                            <w:bottom w:val="none" w:sz="0" w:space="0" w:color="auto"/>
                                                                            <w:right w:val="none" w:sz="0" w:space="0" w:color="auto"/>
                                                                          </w:divBdr>
                                                                          <w:divsChild>
                                                                            <w:div w:id="272979070">
                                                                              <w:marLeft w:val="150"/>
                                                                              <w:marRight w:val="150"/>
                                                                              <w:marTop w:val="15"/>
                                                                              <w:marBottom w:val="150"/>
                                                                              <w:divBdr>
                                                                                <w:top w:val="none" w:sz="0" w:space="0" w:color="auto"/>
                                                                                <w:left w:val="none" w:sz="0" w:space="0" w:color="auto"/>
                                                                                <w:bottom w:val="none" w:sz="0" w:space="0" w:color="auto"/>
                                                                                <w:right w:val="none" w:sz="0" w:space="0" w:color="auto"/>
                                                                              </w:divBdr>
                                                                              <w:divsChild>
                                                                                <w:div w:id="421608402">
                                                                                  <w:marLeft w:val="0"/>
                                                                                  <w:marRight w:val="0"/>
                                                                                  <w:marTop w:val="0"/>
                                                                                  <w:marBottom w:val="0"/>
                                                                                  <w:divBdr>
                                                                                    <w:top w:val="none" w:sz="0" w:space="0" w:color="auto"/>
                                                                                    <w:left w:val="none" w:sz="0" w:space="0" w:color="auto"/>
                                                                                    <w:bottom w:val="none" w:sz="0" w:space="0" w:color="auto"/>
                                                                                    <w:right w:val="none" w:sz="0" w:space="0" w:color="auto"/>
                                                                                  </w:divBdr>
                                                                                  <w:divsChild>
                                                                                    <w:div w:id="1040856148">
                                                                                      <w:marLeft w:val="0"/>
                                                                                      <w:marRight w:val="0"/>
                                                                                      <w:marTop w:val="0"/>
                                                                                      <w:marBottom w:val="0"/>
                                                                                      <w:divBdr>
                                                                                        <w:top w:val="none" w:sz="0" w:space="0" w:color="auto"/>
                                                                                        <w:left w:val="none" w:sz="0" w:space="0" w:color="auto"/>
                                                                                        <w:bottom w:val="none" w:sz="0" w:space="0" w:color="auto"/>
                                                                                        <w:right w:val="none" w:sz="0" w:space="0" w:color="auto"/>
                                                                                      </w:divBdr>
                                                                                    </w:div>
                                                                                  </w:divsChild>
                                                                                </w:div>
                                                                                <w:div w:id="180974984">
                                                                                  <w:marLeft w:val="0"/>
                                                                                  <w:marRight w:val="0"/>
                                                                                  <w:marTop w:val="675"/>
                                                                                  <w:marBottom w:val="0"/>
                                                                                  <w:divBdr>
                                                                                    <w:top w:val="none" w:sz="0" w:space="0" w:color="auto"/>
                                                                                    <w:left w:val="none" w:sz="0" w:space="0" w:color="auto"/>
                                                                                    <w:bottom w:val="none" w:sz="0" w:space="0" w:color="auto"/>
                                                                                    <w:right w:val="none" w:sz="0" w:space="0" w:color="auto"/>
                                                                                  </w:divBdr>
                                                                                </w:div>
                                                                              </w:divsChild>
                                                                            </w:div>
                                                                            <w:div w:id="98919555">
                                                                              <w:marLeft w:val="150"/>
                                                                              <w:marRight w:val="150"/>
                                                                              <w:marTop w:val="15"/>
                                                                              <w:marBottom w:val="150"/>
                                                                              <w:divBdr>
                                                                                <w:top w:val="none" w:sz="0" w:space="0" w:color="auto"/>
                                                                                <w:left w:val="none" w:sz="0" w:space="0" w:color="auto"/>
                                                                                <w:bottom w:val="none" w:sz="0" w:space="0" w:color="auto"/>
                                                                                <w:right w:val="none" w:sz="0" w:space="0" w:color="auto"/>
                                                                              </w:divBdr>
                                                                              <w:divsChild>
                                                                                <w:div w:id="693769781">
                                                                                  <w:marLeft w:val="0"/>
                                                                                  <w:marRight w:val="0"/>
                                                                                  <w:marTop w:val="0"/>
                                                                                  <w:marBottom w:val="0"/>
                                                                                  <w:divBdr>
                                                                                    <w:top w:val="none" w:sz="0" w:space="0" w:color="auto"/>
                                                                                    <w:left w:val="none" w:sz="0" w:space="0" w:color="auto"/>
                                                                                    <w:bottom w:val="none" w:sz="0" w:space="0" w:color="auto"/>
                                                                                    <w:right w:val="none" w:sz="0" w:space="0" w:color="auto"/>
                                                                                  </w:divBdr>
                                                                                  <w:divsChild>
                                                                                    <w:div w:id="20117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7005">
                                                                              <w:marLeft w:val="150"/>
                                                                              <w:marRight w:val="150"/>
                                                                              <w:marTop w:val="15"/>
                                                                              <w:marBottom w:val="150"/>
                                                                              <w:divBdr>
                                                                                <w:top w:val="none" w:sz="0" w:space="0" w:color="auto"/>
                                                                                <w:left w:val="none" w:sz="0" w:space="0" w:color="auto"/>
                                                                                <w:bottom w:val="none" w:sz="0" w:space="0" w:color="auto"/>
                                                                                <w:right w:val="none" w:sz="0" w:space="0" w:color="auto"/>
                                                                              </w:divBdr>
                                                                              <w:divsChild>
                                                                                <w:div w:id="460198775">
                                                                                  <w:marLeft w:val="0"/>
                                                                                  <w:marRight w:val="0"/>
                                                                                  <w:marTop w:val="0"/>
                                                                                  <w:marBottom w:val="0"/>
                                                                                  <w:divBdr>
                                                                                    <w:top w:val="none" w:sz="0" w:space="0" w:color="auto"/>
                                                                                    <w:left w:val="none" w:sz="0" w:space="0" w:color="auto"/>
                                                                                    <w:bottom w:val="none" w:sz="0" w:space="0" w:color="auto"/>
                                                                                    <w:right w:val="none" w:sz="0" w:space="0" w:color="auto"/>
                                                                                  </w:divBdr>
                                                                                  <w:divsChild>
                                                                                    <w:div w:id="5171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679">
                                                                              <w:marLeft w:val="135"/>
                                                                              <w:marRight w:val="135"/>
                                                                              <w:marTop w:val="0"/>
                                                                              <w:marBottom w:val="135"/>
                                                                              <w:divBdr>
                                                                                <w:top w:val="none" w:sz="0" w:space="0" w:color="auto"/>
                                                                                <w:left w:val="none" w:sz="0" w:space="0" w:color="auto"/>
                                                                                <w:bottom w:val="none" w:sz="0" w:space="0" w:color="auto"/>
                                                                                <w:right w:val="none" w:sz="0" w:space="0" w:color="auto"/>
                                                                              </w:divBdr>
                                                                              <w:divsChild>
                                                                                <w:div w:id="1780102059">
                                                                                  <w:marLeft w:val="0"/>
                                                                                  <w:marRight w:val="0"/>
                                                                                  <w:marTop w:val="0"/>
                                                                                  <w:marBottom w:val="0"/>
                                                                                  <w:divBdr>
                                                                                    <w:top w:val="none" w:sz="0" w:space="0" w:color="auto"/>
                                                                                    <w:left w:val="none" w:sz="0" w:space="0" w:color="auto"/>
                                                                                    <w:bottom w:val="none" w:sz="0" w:space="0" w:color="auto"/>
                                                                                    <w:right w:val="none" w:sz="0" w:space="0" w:color="auto"/>
                                                                                  </w:divBdr>
                                                                                  <w:divsChild>
                                                                                    <w:div w:id="3659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71344">
                                                                          <w:marLeft w:val="0"/>
                                                                          <w:marRight w:val="0"/>
                                                                          <w:marTop w:val="0"/>
                                                                          <w:marBottom w:val="0"/>
                                                                          <w:divBdr>
                                                                            <w:top w:val="none" w:sz="0" w:space="0" w:color="auto"/>
                                                                            <w:left w:val="none" w:sz="0" w:space="0" w:color="auto"/>
                                                                            <w:bottom w:val="none" w:sz="0" w:space="0" w:color="auto"/>
                                                                            <w:right w:val="none" w:sz="0" w:space="0" w:color="auto"/>
                                                                          </w:divBdr>
                                                                          <w:divsChild>
                                                                            <w:div w:id="354766762">
                                                                              <w:marLeft w:val="0"/>
                                                                              <w:marRight w:val="0"/>
                                                                              <w:marTop w:val="0"/>
                                                                              <w:marBottom w:val="0"/>
                                                                              <w:divBdr>
                                                                                <w:top w:val="none" w:sz="0" w:space="0" w:color="auto"/>
                                                                                <w:left w:val="none" w:sz="0" w:space="0" w:color="auto"/>
                                                                                <w:bottom w:val="none" w:sz="0" w:space="0" w:color="auto"/>
                                                                                <w:right w:val="none" w:sz="0" w:space="0" w:color="auto"/>
                                                                              </w:divBdr>
                                                                              <w:divsChild>
                                                                                <w:div w:id="550535091">
                                                                                  <w:marLeft w:val="0"/>
                                                                                  <w:marRight w:val="0"/>
                                                                                  <w:marTop w:val="0"/>
                                                                                  <w:marBottom w:val="0"/>
                                                                                  <w:divBdr>
                                                                                    <w:top w:val="none" w:sz="0" w:space="0" w:color="auto"/>
                                                                                    <w:left w:val="none" w:sz="0" w:space="0" w:color="auto"/>
                                                                                    <w:bottom w:val="none" w:sz="0" w:space="0" w:color="auto"/>
                                                                                    <w:right w:val="none" w:sz="0" w:space="0" w:color="auto"/>
                                                                                  </w:divBdr>
                                                                                  <w:divsChild>
                                                                                    <w:div w:id="8460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97712">
                                                          <w:marLeft w:val="0"/>
                                                          <w:marRight w:val="0"/>
                                                          <w:marTop w:val="0"/>
                                                          <w:marBottom w:val="0"/>
                                                          <w:divBdr>
                                                            <w:top w:val="none" w:sz="0" w:space="0" w:color="auto"/>
                                                            <w:left w:val="none" w:sz="0" w:space="0" w:color="auto"/>
                                                            <w:bottom w:val="none" w:sz="0" w:space="0" w:color="auto"/>
                                                            <w:right w:val="none" w:sz="0" w:space="0" w:color="auto"/>
                                                          </w:divBdr>
                                                          <w:divsChild>
                                                            <w:div w:id="1042636313">
                                                              <w:marLeft w:val="0"/>
                                                              <w:marRight w:val="0"/>
                                                              <w:marTop w:val="0"/>
                                                              <w:marBottom w:val="0"/>
                                                              <w:divBdr>
                                                                <w:top w:val="none" w:sz="0" w:space="0" w:color="auto"/>
                                                                <w:left w:val="none" w:sz="0" w:space="0" w:color="auto"/>
                                                                <w:bottom w:val="none" w:sz="0" w:space="0" w:color="auto"/>
                                                                <w:right w:val="none" w:sz="0" w:space="0" w:color="auto"/>
                                                              </w:divBdr>
                                                              <w:divsChild>
                                                                <w:div w:id="1679578900">
                                                                  <w:marLeft w:val="150"/>
                                                                  <w:marRight w:val="150"/>
                                                                  <w:marTop w:val="150"/>
                                                                  <w:marBottom w:val="150"/>
                                                                  <w:divBdr>
                                                                    <w:top w:val="none" w:sz="0" w:space="0" w:color="auto"/>
                                                                    <w:left w:val="none" w:sz="0" w:space="0" w:color="auto"/>
                                                                    <w:bottom w:val="none" w:sz="0" w:space="0" w:color="auto"/>
                                                                    <w:right w:val="none" w:sz="0" w:space="0" w:color="auto"/>
                                                                  </w:divBdr>
                                                                  <w:divsChild>
                                                                    <w:div w:id="323512633">
                                                                      <w:marLeft w:val="0"/>
                                                                      <w:marRight w:val="0"/>
                                                                      <w:marTop w:val="0"/>
                                                                      <w:marBottom w:val="0"/>
                                                                      <w:divBdr>
                                                                        <w:top w:val="none" w:sz="0" w:space="0" w:color="auto"/>
                                                                        <w:left w:val="none" w:sz="0" w:space="0" w:color="auto"/>
                                                                        <w:bottom w:val="none" w:sz="0" w:space="0" w:color="auto"/>
                                                                        <w:right w:val="none" w:sz="0" w:space="0" w:color="auto"/>
                                                                      </w:divBdr>
                                                                      <w:divsChild>
                                                                        <w:div w:id="1351837647">
                                                                          <w:marLeft w:val="0"/>
                                                                          <w:marRight w:val="75"/>
                                                                          <w:marTop w:val="75"/>
                                                                          <w:marBottom w:val="75"/>
                                                                          <w:divBdr>
                                                                            <w:top w:val="none" w:sz="0" w:space="0" w:color="auto"/>
                                                                            <w:left w:val="none" w:sz="0" w:space="0" w:color="auto"/>
                                                                            <w:bottom w:val="none" w:sz="0" w:space="0" w:color="auto"/>
                                                                            <w:right w:val="none" w:sz="0" w:space="0" w:color="auto"/>
                                                                          </w:divBdr>
                                                                          <w:divsChild>
                                                                            <w:div w:id="1042827875">
                                                                              <w:marLeft w:val="75"/>
                                                                              <w:marRight w:val="150"/>
                                                                              <w:marTop w:val="0"/>
                                                                              <w:marBottom w:val="225"/>
                                                                              <w:divBdr>
                                                                                <w:top w:val="none" w:sz="0" w:space="0" w:color="auto"/>
                                                                                <w:left w:val="none" w:sz="0" w:space="0" w:color="auto"/>
                                                                                <w:bottom w:val="none" w:sz="0" w:space="0" w:color="auto"/>
                                                                                <w:right w:val="none" w:sz="0" w:space="0" w:color="auto"/>
                                                                              </w:divBdr>
                                                                              <w:divsChild>
                                                                                <w:div w:id="785732279">
                                                                                  <w:marLeft w:val="0"/>
                                                                                  <w:marRight w:val="0"/>
                                                                                  <w:marTop w:val="0"/>
                                                                                  <w:marBottom w:val="0"/>
                                                                                  <w:divBdr>
                                                                                    <w:top w:val="none" w:sz="0" w:space="0" w:color="auto"/>
                                                                                    <w:left w:val="none" w:sz="0" w:space="0" w:color="auto"/>
                                                                                    <w:bottom w:val="none" w:sz="0" w:space="0" w:color="auto"/>
                                                                                    <w:right w:val="none" w:sz="0" w:space="0" w:color="auto"/>
                                                                                  </w:divBdr>
                                                                                </w:div>
                                                                                <w:div w:id="520048137">
                                                                                  <w:marLeft w:val="0"/>
                                                                                  <w:marRight w:val="0"/>
                                                                                  <w:marTop w:val="0"/>
                                                                                  <w:marBottom w:val="0"/>
                                                                                  <w:divBdr>
                                                                                    <w:top w:val="none" w:sz="0" w:space="0" w:color="auto"/>
                                                                                    <w:left w:val="none" w:sz="0" w:space="0" w:color="auto"/>
                                                                                    <w:bottom w:val="none" w:sz="0" w:space="0" w:color="auto"/>
                                                                                    <w:right w:val="none" w:sz="0" w:space="0" w:color="auto"/>
                                                                                  </w:divBdr>
                                                                                  <w:divsChild>
                                                                                    <w:div w:id="1557625508">
                                                                                      <w:marLeft w:val="0"/>
                                                                                      <w:marRight w:val="0"/>
                                                                                      <w:marTop w:val="0"/>
                                                                                      <w:marBottom w:val="0"/>
                                                                                      <w:divBdr>
                                                                                        <w:top w:val="none" w:sz="0" w:space="0" w:color="auto"/>
                                                                                        <w:left w:val="none" w:sz="0" w:space="0" w:color="auto"/>
                                                                                        <w:bottom w:val="none" w:sz="0" w:space="0" w:color="auto"/>
                                                                                        <w:right w:val="none" w:sz="0" w:space="0" w:color="auto"/>
                                                                                      </w:divBdr>
                                                                                    </w:div>
                                                                                    <w:div w:id="1034768833">
                                                                                      <w:marLeft w:val="0"/>
                                                                                      <w:marRight w:val="0"/>
                                                                                      <w:marTop w:val="0"/>
                                                                                      <w:marBottom w:val="0"/>
                                                                                      <w:divBdr>
                                                                                        <w:top w:val="none" w:sz="0" w:space="0" w:color="auto"/>
                                                                                        <w:left w:val="none" w:sz="0" w:space="0" w:color="auto"/>
                                                                                        <w:bottom w:val="none" w:sz="0" w:space="0" w:color="auto"/>
                                                                                        <w:right w:val="none" w:sz="0" w:space="0" w:color="auto"/>
                                                                                      </w:divBdr>
                                                                                      <w:divsChild>
                                                                                        <w:div w:id="46102214">
                                                                                          <w:marLeft w:val="0"/>
                                                                                          <w:marRight w:val="0"/>
                                                                                          <w:marTop w:val="0"/>
                                                                                          <w:marBottom w:val="0"/>
                                                                                          <w:divBdr>
                                                                                            <w:top w:val="none" w:sz="0" w:space="0" w:color="auto"/>
                                                                                            <w:left w:val="none" w:sz="0" w:space="0" w:color="auto"/>
                                                                                            <w:bottom w:val="none" w:sz="0" w:space="0" w:color="auto"/>
                                                                                            <w:right w:val="none" w:sz="0" w:space="0" w:color="auto"/>
                                                                                          </w:divBdr>
                                                                                        </w:div>
                                                                                      </w:divsChild>
                                                                                    </w:div>
                                                                                    <w:div w:id="372928351">
                                                                                      <w:marLeft w:val="0"/>
                                                                                      <w:marRight w:val="0"/>
                                                                                      <w:marTop w:val="0"/>
                                                                                      <w:marBottom w:val="0"/>
                                                                                      <w:divBdr>
                                                                                        <w:top w:val="none" w:sz="0" w:space="0" w:color="auto"/>
                                                                                        <w:left w:val="none" w:sz="0" w:space="0" w:color="auto"/>
                                                                                        <w:bottom w:val="none" w:sz="0" w:space="0" w:color="auto"/>
                                                                                        <w:right w:val="none" w:sz="0" w:space="0" w:color="auto"/>
                                                                                      </w:divBdr>
                                                                                      <w:divsChild>
                                                                                        <w:div w:id="192310797">
                                                                                          <w:marLeft w:val="0"/>
                                                                                          <w:marRight w:val="0"/>
                                                                                          <w:marTop w:val="0"/>
                                                                                          <w:marBottom w:val="0"/>
                                                                                          <w:divBdr>
                                                                                            <w:top w:val="none" w:sz="0" w:space="0" w:color="auto"/>
                                                                                            <w:left w:val="none" w:sz="0" w:space="0" w:color="auto"/>
                                                                                            <w:bottom w:val="none" w:sz="0" w:space="0" w:color="auto"/>
                                                                                            <w:right w:val="none" w:sz="0" w:space="0" w:color="auto"/>
                                                                                          </w:divBdr>
                                                                                        </w:div>
                                                                                      </w:divsChild>
                                                                                    </w:div>
                                                                                    <w:div w:id="2078821354">
                                                                                      <w:marLeft w:val="0"/>
                                                                                      <w:marRight w:val="0"/>
                                                                                      <w:marTop w:val="0"/>
                                                                                      <w:marBottom w:val="0"/>
                                                                                      <w:divBdr>
                                                                                        <w:top w:val="none" w:sz="0" w:space="0" w:color="auto"/>
                                                                                        <w:left w:val="none" w:sz="0" w:space="0" w:color="auto"/>
                                                                                        <w:bottom w:val="none" w:sz="0" w:space="0" w:color="auto"/>
                                                                                        <w:right w:val="none" w:sz="0" w:space="0" w:color="auto"/>
                                                                                      </w:divBdr>
                                                                                      <w:divsChild>
                                                                                        <w:div w:id="1010522715">
                                                                                          <w:marLeft w:val="0"/>
                                                                                          <w:marRight w:val="0"/>
                                                                                          <w:marTop w:val="0"/>
                                                                                          <w:marBottom w:val="0"/>
                                                                                          <w:divBdr>
                                                                                            <w:top w:val="none" w:sz="0" w:space="0" w:color="auto"/>
                                                                                            <w:left w:val="none" w:sz="0" w:space="0" w:color="auto"/>
                                                                                            <w:bottom w:val="none" w:sz="0" w:space="0" w:color="auto"/>
                                                                                            <w:right w:val="none" w:sz="0" w:space="0" w:color="auto"/>
                                                                                          </w:divBdr>
                                                                                        </w:div>
                                                                                      </w:divsChild>
                                                                                    </w:div>
                                                                                    <w:div w:id="423185764">
                                                                                      <w:marLeft w:val="0"/>
                                                                                      <w:marRight w:val="0"/>
                                                                                      <w:marTop w:val="0"/>
                                                                                      <w:marBottom w:val="0"/>
                                                                                      <w:divBdr>
                                                                                        <w:top w:val="none" w:sz="0" w:space="0" w:color="auto"/>
                                                                                        <w:left w:val="none" w:sz="0" w:space="0" w:color="auto"/>
                                                                                        <w:bottom w:val="none" w:sz="0" w:space="0" w:color="auto"/>
                                                                                        <w:right w:val="none" w:sz="0" w:space="0" w:color="auto"/>
                                                                                      </w:divBdr>
                                                                                      <w:divsChild>
                                                                                        <w:div w:id="387270368">
                                                                                          <w:marLeft w:val="0"/>
                                                                                          <w:marRight w:val="0"/>
                                                                                          <w:marTop w:val="0"/>
                                                                                          <w:marBottom w:val="0"/>
                                                                                          <w:divBdr>
                                                                                            <w:top w:val="none" w:sz="0" w:space="0" w:color="auto"/>
                                                                                            <w:left w:val="none" w:sz="0" w:space="0" w:color="auto"/>
                                                                                            <w:bottom w:val="none" w:sz="0" w:space="0" w:color="auto"/>
                                                                                            <w:right w:val="none" w:sz="0" w:space="0" w:color="auto"/>
                                                                                          </w:divBdr>
                                                                                          <w:divsChild>
                                                                                            <w:div w:id="1033574636">
                                                                                              <w:marLeft w:val="150"/>
                                                                                              <w:marRight w:val="150"/>
                                                                                              <w:marTop w:val="150"/>
                                                                                              <w:marBottom w:val="150"/>
                                                                                              <w:divBdr>
                                                                                                <w:top w:val="none" w:sz="0" w:space="0" w:color="auto"/>
                                                                                                <w:left w:val="none" w:sz="0" w:space="0" w:color="auto"/>
                                                                                                <w:bottom w:val="none" w:sz="0" w:space="0" w:color="auto"/>
                                                                                                <w:right w:val="none" w:sz="0" w:space="0" w:color="auto"/>
                                                                                              </w:divBdr>
                                                                                              <w:divsChild>
                                                                                                <w:div w:id="20929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597629">
      <w:bodyDiv w:val="1"/>
      <w:marLeft w:val="0"/>
      <w:marRight w:val="0"/>
      <w:marTop w:val="0"/>
      <w:marBottom w:val="0"/>
      <w:divBdr>
        <w:top w:val="none" w:sz="0" w:space="0" w:color="auto"/>
        <w:left w:val="none" w:sz="0" w:space="0" w:color="auto"/>
        <w:bottom w:val="none" w:sz="0" w:space="0" w:color="auto"/>
        <w:right w:val="none" w:sz="0" w:space="0" w:color="auto"/>
      </w:divBdr>
    </w:div>
    <w:div w:id="2071222953">
      <w:bodyDiv w:val="1"/>
      <w:marLeft w:val="0"/>
      <w:marRight w:val="0"/>
      <w:marTop w:val="0"/>
      <w:marBottom w:val="0"/>
      <w:divBdr>
        <w:top w:val="none" w:sz="0" w:space="0" w:color="auto"/>
        <w:left w:val="none" w:sz="0" w:space="0" w:color="auto"/>
        <w:bottom w:val="none" w:sz="0" w:space="0" w:color="auto"/>
        <w:right w:val="none" w:sz="0" w:space="0" w:color="auto"/>
      </w:divBdr>
    </w:div>
    <w:div w:id="212776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osf.io/pjm5n/registration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7471</Words>
  <Characters>42590</Characters>
  <Application>Microsoft Macintosh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2019-09-30T02:32:00Z</dcterms:created>
  <dcterms:modified xsi:type="dcterms:W3CDTF">2019-09-30T18:51:00Z</dcterms:modified>
</cp:coreProperties>
</file>